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8A2E0C" w14:textId="77777777" w:rsidR="00BA4A2F" w:rsidRDefault="00BA4A2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80" w:line="259" w:lineRule="auto"/>
        <w:rPr>
          <w:rFonts w:ascii="Arial" w:eastAsia="Arial" w:hAnsi="Arial" w:cs="Arial"/>
          <w:color w:val="0F4761"/>
          <w:sz w:val="40"/>
          <w:szCs w:val="40"/>
        </w:rPr>
      </w:pPr>
    </w:p>
    <w:sdt>
      <w:sdtPr>
        <w:id w:val="388682819"/>
        <w:docPartObj>
          <w:docPartGallery w:val="Table of Contents"/>
          <w:docPartUnique/>
        </w:docPartObj>
      </w:sdtPr>
      <w:sdtEndPr/>
      <w:sdtContent>
        <w:p w14:paraId="3A156856" w14:textId="77777777" w:rsidR="00BA4A2F" w:rsidRDefault="00187031">
          <w:pPr>
            <w:rPr>
              <w:rFonts w:ascii="Arial" w:eastAsia="Arial" w:hAnsi="Arial" w:cs="Ari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end"/>
          </w:r>
        </w:p>
      </w:sdtContent>
    </w:sdt>
    <w:p w14:paraId="62508D52" w14:textId="77777777" w:rsidR="00BA4A2F" w:rsidRPr="00187031" w:rsidRDefault="00187031">
      <w:pPr>
        <w:rPr>
          <w:rFonts w:ascii="Arial" w:eastAsia="Arial" w:hAnsi="Arial" w:cs="Arial"/>
          <w:color w:val="0F4761"/>
          <w:sz w:val="40"/>
          <w:szCs w:val="40"/>
          <w:lang w:val="ru-RU"/>
        </w:rPr>
      </w:pPr>
      <w:r w:rsidRPr="00187031">
        <w:rPr>
          <w:rFonts w:ascii="Arial" w:eastAsia="Arial" w:hAnsi="Arial" w:cs="Arial"/>
          <w:color w:val="0F4761"/>
          <w:sz w:val="40"/>
          <w:szCs w:val="40"/>
          <w:lang w:val="ru-RU"/>
        </w:rPr>
        <w:t xml:space="preserve">Техническое задание на выполнение интеграции между  СУЗ (1С-Битрикс </w:t>
      </w:r>
      <w:commentRangeStart w:id="0"/>
      <w:r>
        <w:rPr>
          <w:rFonts w:ascii="Arial" w:eastAsia="Arial" w:hAnsi="Arial" w:cs="Arial"/>
          <w:color w:val="0F4761"/>
          <w:sz w:val="40"/>
          <w:szCs w:val="40"/>
        </w:rPr>
        <w:t>CMS</w:t>
      </w:r>
      <w:commentRangeEnd w:id="0"/>
      <w:r>
        <w:rPr>
          <w:rStyle w:val="afff3"/>
        </w:rPr>
        <w:commentReference w:id="0"/>
      </w:r>
      <w:r w:rsidRPr="00187031">
        <w:rPr>
          <w:rFonts w:ascii="Arial" w:eastAsia="Arial" w:hAnsi="Arial" w:cs="Arial"/>
          <w:color w:val="0F4761"/>
          <w:sz w:val="40"/>
          <w:szCs w:val="40"/>
          <w:lang w:val="ru-RU"/>
        </w:rPr>
        <w:t xml:space="preserve">) и </w:t>
      </w:r>
      <w:r>
        <w:rPr>
          <w:rFonts w:ascii="Arial" w:eastAsia="Arial" w:hAnsi="Arial" w:cs="Arial"/>
          <w:color w:val="0F4761"/>
          <w:sz w:val="40"/>
          <w:szCs w:val="40"/>
        </w:rPr>
        <w:t>RAG</w:t>
      </w:r>
      <w:r w:rsidRPr="00187031">
        <w:rPr>
          <w:rFonts w:ascii="Arial" w:eastAsia="Arial" w:hAnsi="Arial" w:cs="Arial"/>
          <w:color w:val="0F4761"/>
          <w:sz w:val="40"/>
          <w:szCs w:val="40"/>
          <w:lang w:val="ru-RU"/>
        </w:rPr>
        <w:t xml:space="preserve">-моделью </w:t>
      </w:r>
      <w:commentRangeStart w:id="1"/>
      <w:r w:rsidRPr="00187031">
        <w:rPr>
          <w:rFonts w:ascii="Arial" w:eastAsia="Arial" w:hAnsi="Arial" w:cs="Arial"/>
          <w:color w:val="0F4761"/>
          <w:sz w:val="40"/>
          <w:szCs w:val="40"/>
          <w:lang w:val="ru-RU"/>
        </w:rPr>
        <w:t>суфлера</w:t>
      </w:r>
      <w:commentRangeEnd w:id="1"/>
      <w:r w:rsidR="007D33AA">
        <w:rPr>
          <w:rStyle w:val="afff3"/>
        </w:rPr>
        <w:commentReference w:id="1"/>
      </w:r>
    </w:p>
    <w:p w14:paraId="474A7A13" w14:textId="77777777" w:rsidR="00BA4A2F" w:rsidRPr="00187031" w:rsidRDefault="00BA4A2F">
      <w:pPr>
        <w:rPr>
          <w:rFonts w:ascii="Arial" w:eastAsia="Arial" w:hAnsi="Arial" w:cs="Arial"/>
          <w:color w:val="0F4761"/>
          <w:sz w:val="40"/>
          <w:szCs w:val="40"/>
          <w:lang w:val="ru-RU"/>
        </w:rPr>
      </w:pPr>
    </w:p>
    <w:p w14:paraId="0F3A0B57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Версия: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187031">
        <w:rPr>
          <w:rFonts w:ascii="Arial" w:eastAsia="Arial" w:hAnsi="Arial" w:cs="Arial"/>
          <w:color w:val="000000"/>
          <w:lang w:val="ru-RU"/>
        </w:rPr>
        <w:t>0.</w:t>
      </w:r>
      <w:proofErr w:type="gramStart"/>
      <w:r w:rsidRPr="00187031">
        <w:rPr>
          <w:rFonts w:ascii="Arial" w:eastAsia="Arial" w:hAnsi="Arial" w:cs="Arial"/>
          <w:color w:val="000000"/>
          <w:lang w:val="ru-RU"/>
        </w:rPr>
        <w:t xml:space="preserve">2 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Дата</w:t>
      </w:r>
      <w:proofErr w:type="gramEnd"/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2026-06-03 </w:t>
      </w:r>
    </w:p>
    <w:p w14:paraId="40D1B351" w14:textId="77777777" w:rsidR="00BA4A2F" w:rsidRPr="00442CED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Проект: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lang w:val="ru-RU"/>
        </w:rPr>
        <w:t xml:space="preserve">Проект по кастомизации и внедрению </w:t>
      </w:r>
      <w:r w:rsidRPr="00442CED">
        <w:rPr>
          <w:rFonts w:ascii="Arial" w:eastAsia="Arial" w:hAnsi="Arial" w:cs="Arial"/>
          <w:lang w:val="ru-RU"/>
        </w:rPr>
        <w:t xml:space="preserve">ПО на базе </w:t>
      </w:r>
      <w:commentRangeStart w:id="2"/>
      <w:r w:rsidRPr="00442CED">
        <w:rPr>
          <w:rFonts w:ascii="Arial" w:eastAsia="Arial" w:hAnsi="Arial" w:cs="Arial"/>
          <w:lang w:val="ru-RU"/>
        </w:rPr>
        <w:t>ИИ</w:t>
      </w:r>
      <w:commentRangeEnd w:id="2"/>
      <w:r>
        <w:rPr>
          <w:rStyle w:val="afff3"/>
        </w:rPr>
        <w:commentReference w:id="2"/>
      </w:r>
      <w:r w:rsidRPr="00442CED">
        <w:rPr>
          <w:rFonts w:ascii="Arial" w:eastAsia="Arial" w:hAnsi="Arial" w:cs="Arial"/>
          <w:color w:val="000000"/>
          <w:lang w:val="ru-RU"/>
        </w:rPr>
        <w:t xml:space="preserve"> </w:t>
      </w:r>
    </w:p>
    <w:p w14:paraId="47D8F26F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lang w:val="ru-RU"/>
        </w:rPr>
        <w:t>Заказчик:</w:t>
      </w:r>
      <w:r w:rsidRPr="00187031">
        <w:rPr>
          <w:rFonts w:ascii="Arial" w:eastAsia="Arial" w:hAnsi="Arial" w:cs="Arial"/>
          <w:lang w:val="ru-RU"/>
        </w:rPr>
        <w:t xml:space="preserve"> </w:t>
      </w:r>
      <w:r w:rsidRPr="00187031">
        <w:rPr>
          <w:rFonts w:ascii="Arial" w:eastAsia="Arial" w:hAnsi="Arial" w:cs="Arial"/>
          <w:color w:val="000000"/>
          <w:lang w:val="ru-RU"/>
        </w:rPr>
        <w:t xml:space="preserve">ОАО </w:t>
      </w:r>
      <w:r w:rsidRPr="00187031">
        <w:rPr>
          <w:rFonts w:ascii="Arial" w:eastAsia="Arial" w:hAnsi="Arial" w:cs="Arial"/>
          <w:lang w:val="ru-RU"/>
        </w:rPr>
        <w:t>“</w:t>
      </w:r>
      <w:r>
        <w:rPr>
          <w:rFonts w:ascii="Arial" w:eastAsia="Arial" w:hAnsi="Arial" w:cs="Arial"/>
        </w:rPr>
        <w:t>AC</w:t>
      </w:r>
      <w:r w:rsidRPr="00187031">
        <w:rPr>
          <w:rFonts w:ascii="Arial" w:eastAsia="Arial" w:hAnsi="Arial" w:cs="Arial"/>
          <w:lang w:val="ru-RU"/>
        </w:rPr>
        <w:t xml:space="preserve">Б </w:t>
      </w:r>
      <w:r w:rsidRPr="00187031">
        <w:rPr>
          <w:rFonts w:ascii="Arial" w:eastAsia="Arial" w:hAnsi="Arial" w:cs="Arial"/>
          <w:color w:val="000000"/>
          <w:lang w:val="ru-RU"/>
        </w:rPr>
        <w:t>Беларусбанк</w:t>
      </w:r>
      <w:r w:rsidRPr="00187031">
        <w:rPr>
          <w:rFonts w:ascii="Arial" w:eastAsia="Arial" w:hAnsi="Arial" w:cs="Arial"/>
          <w:lang w:val="ru-RU"/>
        </w:rPr>
        <w:t>”</w:t>
      </w:r>
    </w:p>
    <w:p w14:paraId="68D95527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Модель интеграции:</w:t>
      </w:r>
      <w:r w:rsidRPr="00187031">
        <w:rPr>
          <w:rFonts w:ascii="Arial" w:eastAsia="Arial" w:hAnsi="Arial" w:cs="Arial"/>
          <w:lang w:val="ru-RU"/>
        </w:rPr>
        <w:t xml:space="preserve"> </w:t>
      </w:r>
    </w:p>
    <w:p w14:paraId="74A4A849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lang w:val="ru-RU"/>
        </w:rPr>
        <w:t>При изменении статьи Битрикс отправляет в Суфлёр короткое уведомление (</w:t>
      </w:r>
      <w:r>
        <w:rPr>
          <w:rFonts w:ascii="Arial" w:eastAsia="Arial" w:hAnsi="Arial" w:cs="Arial"/>
        </w:rPr>
        <w:t>webhook</w:t>
      </w:r>
      <w:r w:rsidRPr="00187031">
        <w:rPr>
          <w:rFonts w:ascii="Arial" w:eastAsia="Arial" w:hAnsi="Arial" w:cs="Arial"/>
          <w:lang w:val="ru-RU"/>
        </w:rPr>
        <w:t xml:space="preserve">), содержащее только идентификатор статьи и </w:t>
      </w:r>
      <w:commentRangeStart w:id="3"/>
      <w:r w:rsidRPr="00187031">
        <w:rPr>
          <w:rFonts w:ascii="Arial" w:eastAsia="Arial" w:hAnsi="Arial" w:cs="Arial"/>
          <w:lang w:val="ru-RU"/>
        </w:rPr>
        <w:t>метаданные</w:t>
      </w:r>
      <w:commentRangeEnd w:id="3"/>
      <w:r w:rsidR="007B1009">
        <w:rPr>
          <w:rStyle w:val="afff3"/>
        </w:rPr>
        <w:commentReference w:id="3"/>
      </w:r>
      <w:r w:rsidRPr="00187031">
        <w:rPr>
          <w:rFonts w:ascii="Arial" w:eastAsia="Arial" w:hAnsi="Arial" w:cs="Arial"/>
          <w:lang w:val="ru-RU"/>
        </w:rPr>
        <w:t xml:space="preserve"> о событии. Получив уведомление, Суфлёр самостоятельно запрашивает полный текст статьи через отдельный </w:t>
      </w:r>
      <w:r>
        <w:rPr>
          <w:rFonts w:ascii="Arial" w:eastAsia="Arial" w:hAnsi="Arial" w:cs="Arial"/>
        </w:rPr>
        <w:t>GET</w:t>
      </w:r>
      <w:r w:rsidRPr="00187031">
        <w:rPr>
          <w:rFonts w:ascii="Arial" w:eastAsia="Arial" w:hAnsi="Arial" w:cs="Arial"/>
          <w:lang w:val="ru-RU"/>
        </w:rPr>
        <w:t xml:space="preserve">-запрос к Битриксу и передает ее в </w:t>
      </w:r>
      <w:r>
        <w:rPr>
          <w:rFonts w:ascii="Arial" w:eastAsia="Arial" w:hAnsi="Arial" w:cs="Arial"/>
        </w:rPr>
        <w:t>RAG</w:t>
      </w:r>
      <w:r w:rsidRPr="00187031">
        <w:rPr>
          <w:rFonts w:ascii="Arial" w:eastAsia="Arial" w:hAnsi="Arial" w:cs="Arial"/>
          <w:lang w:val="ru-RU"/>
        </w:rPr>
        <w:t xml:space="preserve">. </w:t>
      </w:r>
    </w:p>
    <w:p w14:paraId="6BD8E0AB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A2FEC8A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B92640B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A14C1DA" w14:textId="77777777" w:rsidR="00BA4A2F" w:rsidRDefault="0018703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Содержание</w:t>
      </w:r>
    </w:p>
    <w:sdt>
      <w:sdtPr>
        <w:id w:val="1831239930"/>
        <w:docPartObj>
          <w:docPartGallery w:val="Table of Contents"/>
          <w:docPartUnique/>
        </w:docPartObj>
      </w:sdtPr>
      <w:sdtEndPr/>
      <w:sdtContent>
        <w:p w14:paraId="695DA973" w14:textId="77777777" w:rsidR="00BA4A2F" w:rsidRDefault="00187031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rFonts w:ascii="Arial" w:eastAsia="Arial" w:hAnsi="Arial" w:cs="Arial"/>
                <w:color w:val="000000"/>
              </w:rPr>
              <w:t>Техническое задание на выполнение интеграции между  СУЗ (1С-Битрикс CMS) и RAG-моделью суфлера</w:t>
            </w:r>
            <w:r>
              <w:rPr>
                <w:rFonts w:ascii="Arial" w:eastAsia="Arial" w:hAnsi="Arial" w:cs="Arial"/>
                <w:color w:val="000000"/>
              </w:rPr>
              <w:tab/>
              <w:t>1</w:t>
            </w:r>
          </w:hyperlink>
        </w:p>
        <w:p w14:paraId="493A9823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Легенда маркеров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67EB5E1D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Краткий глоссарий интеграции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4B8671D9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1. Глоссарий основных терминов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4</w:t>
            </w:r>
          </w:hyperlink>
        </w:p>
        <w:p w14:paraId="7FCA8093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2. Контекст и ограничения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16B37314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3. Принципы интеграции и API 1С-Битрикс CMS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7D527A7D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4. Описание задачи для разработчиков 1С-Битрикс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12</w:t>
            </w:r>
          </w:hyperlink>
        </w:p>
        <w:p w14:paraId="6031FE66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 xml:space="preserve">6. Спецификация обмена данными между СУЗ (1С-Битрикс) и контуром </w:t>
            </w:r>
          </w:hyperlink>
          <w:hyperlink w:anchor="_heading=">
            <w:r w:rsidR="00187031"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ab/>
              <w:t>18</w:t>
            </w:r>
          </w:hyperlink>
        </w:p>
        <w:p w14:paraId="78F98BF5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6.1. Реестр сценариев интеграции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18</w:t>
            </w:r>
          </w:hyperlink>
        </w:p>
        <w:p w14:paraId="187B2E57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6.2. Общие поля payload webhook (INT-01…05, 08)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19</w:t>
            </w:r>
          </w:hyperlink>
        </w:p>
        <w:p w14:paraId="48AD8EA8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INT-01. Публикация статьи в СУЗ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20</w:t>
            </w:r>
          </w:hyperlink>
        </w:p>
        <w:p w14:paraId="45468EB5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INT-02. Сохранение черновика (без индексации КЦ)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23</w:t>
            </w:r>
          </w:hyperlink>
        </w:p>
        <w:p w14:paraId="3EDDA120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INT-03. Снятие с публикации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25</w:t>
            </w:r>
          </w:hyperlink>
        </w:p>
        <w:p w14:paraId="577B2DA1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INT-04. Удаление статьи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26</w:t>
            </w:r>
          </w:hyperlink>
        </w:p>
        <w:p w14:paraId="2B924DA2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INT-05. Публикация новой версии статьи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28</w:t>
            </w:r>
          </w:hyperlink>
        </w:p>
        <w:p w14:paraId="26B91905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 xml:space="preserve">INT-06. </w:t>
            </w:r>
          </w:hyperlink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Догрузка</w:t>
            </w:r>
          </w:hyperlink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 xml:space="preserve"> текста статьи (GET)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29</w:t>
            </w:r>
          </w:hyperlink>
        </w:p>
        <w:p w14:paraId="26018E23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INT-07. Приём webhook: успех, валидация, дубликат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31</w:t>
            </w:r>
          </w:hyperlink>
        </w:p>
        <w:p w14:paraId="24B6ACD5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INT-08. Повтор отправки из outbox (retry)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33</w:t>
            </w:r>
          </w:hyperlink>
        </w:p>
        <w:p w14:paraId="0F11323C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INT-09. Инкремент изменений (fallback)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35</w:t>
            </w:r>
          </w:hyperlink>
        </w:p>
        <w:p w14:paraId="21C0ECE2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 w:rsidR="00187031">
              <w:rPr>
                <w:rFonts w:ascii="Arial" w:eastAsia="Arial" w:hAnsi="Arial" w:cs="Arial"/>
                <w:color w:val="000000"/>
              </w:rPr>
              <w:t>INT-10. Полная первичная загрузка данных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37</w:t>
            </w:r>
          </w:hyperlink>
        </w:p>
        <w:p w14:paraId="014C5FB7" w14:textId="77777777" w:rsidR="00BA4A2F" w:rsidRDefault="000B0CAA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icfrajet884c">
            <w:r w:rsidR="00187031">
              <w:rPr>
                <w:rFonts w:ascii="Arial" w:eastAsia="Arial" w:hAnsi="Arial" w:cs="Arial"/>
                <w:color w:val="000000"/>
              </w:rPr>
              <w:t>Приложение. Вопросы заказчику</w:t>
            </w:r>
            <w:r w:rsidR="00187031">
              <w:rPr>
                <w:rFonts w:ascii="Arial" w:eastAsia="Arial" w:hAnsi="Arial" w:cs="Arial"/>
                <w:color w:val="000000"/>
              </w:rPr>
              <w:tab/>
              <w:t>39</w:t>
            </w:r>
          </w:hyperlink>
          <w:r w:rsidR="00187031">
            <w:fldChar w:fldCharType="end"/>
          </w:r>
        </w:p>
      </w:sdtContent>
    </w:sdt>
    <w:p w14:paraId="6A009923" w14:textId="77777777" w:rsidR="00BA4A2F" w:rsidRDefault="00BA4A2F">
      <w:pPr>
        <w:pStyle w:val="2"/>
        <w:rPr>
          <w:rFonts w:ascii="Arial" w:eastAsia="Arial" w:hAnsi="Arial" w:cs="Arial"/>
        </w:rPr>
      </w:pPr>
    </w:p>
    <w:p w14:paraId="33FFD39F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78663C05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0519940A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4150FFCD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5B722FD7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46A2392D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587846AB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193BE75D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2A279B13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4C74FBE6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3EF071C8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2949ED95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142C4480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014C8E0A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70F1B733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040E07C2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294C4F9B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6F96B4A3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039CCE6D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31A7CCCB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0D684D22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7563CC78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10A7FD80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17B4CC2D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0E09A86D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</w:rPr>
      </w:pPr>
    </w:p>
    <w:p w14:paraId="238F1B6A" w14:textId="77777777" w:rsidR="00BA4A2F" w:rsidRDefault="00BA4A2F">
      <w:pPr>
        <w:pStyle w:val="2"/>
        <w:rPr>
          <w:rFonts w:ascii="Arial" w:eastAsia="Arial" w:hAnsi="Arial" w:cs="Arial"/>
        </w:rPr>
      </w:pPr>
    </w:p>
    <w:p w14:paraId="441B85BA" w14:textId="77777777" w:rsidR="00BA4A2F" w:rsidRDefault="00BA4A2F"/>
    <w:p w14:paraId="6EE610B3" w14:textId="77777777" w:rsidR="00BA4A2F" w:rsidRDefault="00BA4A2F"/>
    <w:p w14:paraId="0B1BA4F5" w14:textId="77777777" w:rsidR="00BA4A2F" w:rsidRDefault="00187031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Легенда маркеров</w:t>
      </w:r>
    </w:p>
    <w:tbl>
      <w:tblPr>
        <w:tblStyle w:val="a5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59"/>
        <w:gridCol w:w="5201"/>
      </w:tblGrid>
      <w:tr w:rsidR="00BA4A2F" w14:paraId="1B468C33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59" w:type="dxa"/>
            <w:tcBorders>
              <w:bottom w:val="single" w:sz="8" w:space="0" w:color="000000"/>
            </w:tcBorders>
          </w:tcPr>
          <w:p w14:paraId="3E93FD4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5201" w:type="dxa"/>
            <w:tcBorders>
              <w:bottom w:val="single" w:sz="8" w:space="0" w:color="000000"/>
            </w:tcBorders>
          </w:tcPr>
          <w:p w14:paraId="4E6888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BA4A2F" w:rsidRPr="000B0CAA" w14:paraId="2776B273" w14:textId="77777777" w:rsidTr="00BA4A2F">
        <w:tc>
          <w:tcPr>
            <w:tcW w:w="4159" w:type="dxa"/>
          </w:tcPr>
          <w:p w14:paraId="7C7D48C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  <w:tc>
          <w:tcPr>
            <w:tcW w:w="5201" w:type="dxa"/>
          </w:tcPr>
          <w:p w14:paraId="6D5D1836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Есть в официальной документации </w:t>
            </w:r>
            <w:r w:rsidR="000B0CAA">
              <w:fldChar w:fldCharType="begin"/>
            </w:r>
            <w:r w:rsidR="000B0CAA" w:rsidRPr="000B0CAA">
              <w:rPr>
                <w:lang w:val="ru-RU"/>
                <w:rPrChange w:id="4" w:author="Солдатенко Евгений Павлович" w:date="2026-06-09T09:07:00Z">
                  <w:rPr/>
                </w:rPrChange>
              </w:rPr>
              <w:instrText xml:space="preserve"> </w:instrText>
            </w:r>
            <w:r w:rsidR="000B0CAA">
              <w:instrText>HYPERLINK</w:instrText>
            </w:r>
            <w:r w:rsidR="000B0CAA" w:rsidRPr="000B0CAA">
              <w:rPr>
                <w:lang w:val="ru-RU"/>
                <w:rPrChange w:id="5" w:author="Солдатенко Евгений Павлович" w:date="2026-06-09T09:07:00Z">
                  <w:rPr/>
                </w:rPrChange>
              </w:rPr>
              <w:instrText xml:space="preserve"> "</w:instrText>
            </w:r>
            <w:r w:rsidR="000B0CAA">
              <w:instrText>https</w:instrText>
            </w:r>
            <w:r w:rsidR="000B0CAA" w:rsidRPr="000B0CAA">
              <w:rPr>
                <w:lang w:val="ru-RU"/>
                <w:rPrChange w:id="6" w:author="Солдатенко Евгений Павлович" w:date="2026-06-09T09:07:00Z">
                  <w:rPr/>
                </w:rPrChange>
              </w:rPr>
              <w:instrText>://</w:instrText>
            </w:r>
            <w:r w:rsidR="000B0CAA">
              <w:instrText>dev</w:instrText>
            </w:r>
            <w:r w:rsidR="000B0CAA" w:rsidRPr="000B0CAA">
              <w:rPr>
                <w:lang w:val="ru-RU"/>
                <w:rPrChange w:id="7" w:author="Солдатенко Евгений Павлович" w:date="2026-06-09T09:07:00Z">
                  <w:rPr/>
                </w:rPrChange>
              </w:rPr>
              <w:instrText>.1</w:instrText>
            </w:r>
            <w:r w:rsidR="000B0CAA">
              <w:instrText>c</w:instrText>
            </w:r>
            <w:r w:rsidR="000B0CAA" w:rsidRPr="000B0CAA">
              <w:rPr>
                <w:lang w:val="ru-RU"/>
                <w:rPrChange w:id="8" w:author="Солдатенко Евгений Павлович" w:date="2026-06-09T09:07:00Z">
                  <w:rPr/>
                </w:rPrChange>
              </w:rPr>
              <w:instrText>-</w:instrText>
            </w:r>
            <w:r w:rsidR="000B0CAA">
              <w:instrText>bitrix</w:instrText>
            </w:r>
            <w:r w:rsidR="000B0CAA" w:rsidRPr="000B0CAA">
              <w:rPr>
                <w:lang w:val="ru-RU"/>
                <w:rPrChange w:id="9" w:author="Солдатенко Евгений Павлович" w:date="2026-06-09T09:07:00Z">
                  <w:rPr/>
                </w:rPrChange>
              </w:rPr>
              <w:instrText>.</w:instrText>
            </w:r>
            <w:r w:rsidR="000B0CAA">
              <w:instrText>ru</w:instrText>
            </w:r>
            <w:r w:rsidR="000B0CAA" w:rsidRPr="000B0CAA">
              <w:rPr>
                <w:lang w:val="ru-RU"/>
                <w:rPrChange w:id="10" w:author="Солдатенко Евгений Павлович" w:date="2026-06-09T09:07:00Z">
                  <w:rPr/>
                </w:rPrChange>
              </w:rPr>
              <w:instrText>/" \</w:instrText>
            </w:r>
            <w:r w:rsidR="000B0CAA">
              <w:instrText>h</w:instrText>
            </w:r>
            <w:r w:rsidR="000B0CAA" w:rsidRPr="000B0CAA">
              <w:rPr>
                <w:lang w:val="ru-RU"/>
                <w:rPrChange w:id="11" w:author="Солдатенко Евгений Павлович" w:date="2026-06-09T09:07:00Z">
                  <w:rPr/>
                </w:rPrChange>
              </w:rPr>
              <w:instrText xml:space="preserve"> </w:instrText>
            </w:r>
            <w:r w:rsidR="000B0CAA">
              <w:fldChar w:fldCharType="separate"/>
            </w:r>
            <w:r w:rsidRPr="00187031">
              <w:rPr>
                <w:rFonts w:ascii="Arial" w:eastAsia="Arial" w:hAnsi="Arial" w:cs="Arial"/>
                <w:color w:val="156082"/>
                <w:lang w:val="ru-RU"/>
              </w:rPr>
              <w:t>1С-Битрикс: Управление сайтом</w:t>
            </w:r>
            <w:r w:rsidR="000B0CAA">
              <w:rPr>
                <w:rFonts w:ascii="Arial" w:eastAsia="Arial" w:hAnsi="Arial" w:cs="Arial"/>
                <w:color w:val="156082"/>
                <w:lang w:val="ru-RU"/>
              </w:rPr>
              <w:fldChar w:fldCharType="end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события ядра, агенты). В настоящем ТЗ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расписывается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детально — только ссылка на </w:t>
            </w:r>
            <w:r w:rsidRPr="00187031">
              <w:rPr>
                <w:rFonts w:ascii="Arial" w:eastAsia="Arial" w:hAnsi="Arial" w:cs="Arial"/>
                <w:lang w:val="ru-RU"/>
              </w:rPr>
              <w:t xml:space="preserve">разделы 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3.2 / </w:t>
            </w:r>
            <w:commentRangeStart w:id="12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5</w:t>
            </w:r>
            <w:commentRangeEnd w:id="12"/>
            <w:r w:rsidR="007B1009">
              <w:rPr>
                <w:rStyle w:val="afff3"/>
              </w:rPr>
              <w:commentReference w:id="12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715CF51B" w14:textId="77777777" w:rsidTr="00BA4A2F">
        <w:tc>
          <w:tcPr>
            <w:tcW w:w="4159" w:type="dxa"/>
          </w:tcPr>
          <w:p w14:paraId="0FA8AFB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5201" w:type="dxa"/>
          </w:tcPr>
          <w:p w14:paraId="556A7D7D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Нет в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«из коробки» или семантики недостаточно для интеграции с </w:t>
            </w:r>
            <w:r w:rsidRPr="00187031">
              <w:rPr>
                <w:rFonts w:ascii="Arial" w:eastAsia="Arial" w:hAnsi="Arial" w:cs="Arial"/>
                <w:lang w:val="ru-RU"/>
              </w:rPr>
              <w:t>суфлером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. Реализует модуль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proofErr w:type="gramEnd"/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sync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(или эквивалент в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local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). В ТЗ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описывается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контракт, поля, </w:t>
            </w:r>
            <w:commentRangeStart w:id="13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примеры</w:t>
            </w:r>
            <w:commentRangeEnd w:id="13"/>
            <w:r w:rsidR="007B1009">
              <w:rPr>
                <w:rStyle w:val="afff3"/>
              </w:rPr>
              <w:commentReference w:id="13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3001FA1D" w14:textId="77777777" w:rsidTr="00BA4A2F">
        <w:tc>
          <w:tcPr>
            <w:tcW w:w="4159" w:type="dxa"/>
          </w:tcPr>
          <w:p w14:paraId="1633FEB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[Суфлёр]</w:t>
            </w:r>
          </w:p>
        </w:tc>
        <w:tc>
          <w:tcPr>
            <w:tcW w:w="5201" w:type="dxa"/>
          </w:tcPr>
          <w:p w14:paraId="63BEF676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Реализует Исполнитель (контур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). Указано для понимания полной цепочки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входит в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разработчиков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</w:tbl>
    <w:p w14:paraId="56E4FDEE" w14:textId="77777777" w:rsidR="00BA4A2F" w:rsidRPr="00187031" w:rsidRDefault="00187031">
      <w:pPr>
        <w:shd w:val="clear" w:color="auto" w:fill="FFFFFF"/>
        <w:spacing w:after="240"/>
        <w:rPr>
          <w:rFonts w:ascii="Arial" w:eastAsia="Arial" w:hAnsi="Arial" w:cs="Arial"/>
          <w:b/>
          <w:bCs/>
          <w:lang w:val="ru-RU"/>
        </w:rPr>
      </w:pPr>
      <w:r w:rsidRPr="00187031">
        <w:rPr>
          <w:rFonts w:ascii="Arial" w:eastAsia="Arial" w:hAnsi="Arial" w:cs="Arial"/>
          <w:i/>
          <w:iCs/>
          <w:color w:val="0F1115"/>
          <w:lang w:val="ru-RU"/>
        </w:rPr>
        <w:t xml:space="preserve">*Примечание. Описание сценариев в разделе 6 подробно описано для маркеров </w:t>
      </w:r>
      <w:r w:rsidRPr="00187031">
        <w:rPr>
          <w:rFonts w:ascii="Arial" w:eastAsia="Arial" w:hAnsi="Arial" w:cs="Arial"/>
          <w:b/>
          <w:bCs/>
          <w:lang w:val="ru-RU"/>
        </w:rPr>
        <w:t xml:space="preserve">[Доработка] </w:t>
      </w:r>
      <w:r w:rsidRPr="00187031">
        <w:rPr>
          <w:rFonts w:ascii="Arial" w:eastAsia="Arial" w:hAnsi="Arial" w:cs="Arial"/>
          <w:i/>
          <w:iCs/>
          <w:color w:val="0F1115"/>
          <w:lang w:val="ru-RU"/>
        </w:rPr>
        <w:t>и</w:t>
      </w:r>
      <w:r w:rsidRPr="00187031">
        <w:rPr>
          <w:rFonts w:ascii="Arial" w:eastAsia="Arial" w:hAnsi="Arial" w:cs="Arial"/>
          <w:b/>
          <w:bCs/>
          <w:lang w:val="ru-RU"/>
        </w:rPr>
        <w:t xml:space="preserve"> [Суфлёр]</w:t>
      </w:r>
      <w:r w:rsidRPr="00187031">
        <w:rPr>
          <w:rFonts w:ascii="Arial" w:eastAsia="Arial" w:hAnsi="Arial" w:cs="Arial"/>
          <w:lang w:val="ru-RU"/>
        </w:rPr>
        <w:t xml:space="preserve">. </w:t>
      </w:r>
      <w:r w:rsidRPr="00187031">
        <w:rPr>
          <w:rFonts w:ascii="Arial" w:eastAsia="Arial" w:hAnsi="Arial" w:cs="Arial"/>
          <w:i/>
          <w:iCs/>
          <w:color w:val="0F1115"/>
          <w:lang w:val="ru-RU"/>
        </w:rPr>
        <w:t xml:space="preserve">Штатные методы подробно не описываются, т к их описание имеется в официальной документации </w:t>
      </w:r>
      <w:commentRangeStart w:id="14"/>
      <w:r>
        <w:rPr>
          <w:rFonts w:ascii="Arial" w:eastAsia="Arial" w:hAnsi="Arial" w:cs="Arial"/>
          <w:i/>
          <w:iCs/>
          <w:color w:val="0F1115"/>
        </w:rPr>
        <w:t>Bitrix</w:t>
      </w:r>
      <w:commentRangeEnd w:id="14"/>
      <w:r w:rsidR="007B1009">
        <w:rPr>
          <w:rStyle w:val="afff3"/>
        </w:rPr>
        <w:commentReference w:id="14"/>
      </w:r>
      <w:r w:rsidRPr="00187031">
        <w:rPr>
          <w:rFonts w:ascii="Arial" w:eastAsia="Arial" w:hAnsi="Arial" w:cs="Arial"/>
          <w:i/>
          <w:iCs/>
          <w:color w:val="0F1115"/>
          <w:lang w:val="ru-RU"/>
        </w:rPr>
        <w:t xml:space="preserve">. </w:t>
      </w:r>
    </w:p>
    <w:p w14:paraId="29EE73AC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BD849A7" w14:textId="77777777" w:rsidR="00BA4A2F" w:rsidRDefault="00187031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Краткий глоссарий интеграции</w:t>
      </w:r>
    </w:p>
    <w:tbl>
      <w:tblPr>
        <w:tblStyle w:val="a6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66"/>
        <w:gridCol w:w="5794"/>
      </w:tblGrid>
      <w:tr w:rsidR="00BA4A2F" w14:paraId="057D0801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6" w:type="dxa"/>
            <w:tcBorders>
              <w:bottom w:val="single" w:sz="8" w:space="0" w:color="000000"/>
            </w:tcBorders>
          </w:tcPr>
          <w:p w14:paraId="738E600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5794" w:type="dxa"/>
            <w:tcBorders>
              <w:bottom w:val="single" w:sz="8" w:space="0" w:color="000000"/>
            </w:tcBorders>
          </w:tcPr>
          <w:p w14:paraId="3807275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BA4A2F" w:rsidRPr="000B0CAA" w14:paraId="493AA263" w14:textId="77777777" w:rsidTr="00BA4A2F">
        <w:tc>
          <w:tcPr>
            <w:tcW w:w="3566" w:type="dxa"/>
          </w:tcPr>
          <w:p w14:paraId="28A8C83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Payload</w:t>
            </w:r>
          </w:p>
        </w:tc>
        <w:tc>
          <w:tcPr>
            <w:tcW w:w="5794" w:type="dxa"/>
          </w:tcPr>
          <w:p w14:paraId="6E157BC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Тело 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исходящего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webhook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— бизнес-поля события, формируемые модулем </w:t>
            </w:r>
            <w:r>
              <w:rPr>
                <w:rFonts w:ascii="Arial" w:eastAsia="Arial" w:hAnsi="Arial" w:cs="Arial"/>
                <w:color w:val="000000"/>
              </w:rPr>
              <w:t>sync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[Доработка]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а не «сырой» ответ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2D9457E1" w14:textId="77777777" w:rsidTr="00BA4A2F">
        <w:tc>
          <w:tcPr>
            <w:tcW w:w="3566" w:type="dxa"/>
          </w:tcPr>
          <w:p w14:paraId="69749E2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Outbox</w:t>
            </w:r>
          </w:p>
        </w:tc>
        <w:tc>
          <w:tcPr>
            <w:tcW w:w="5794" w:type="dxa"/>
          </w:tcPr>
          <w:p w14:paraId="39E55255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Таблица/очередь на стороне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событие сначала сохраняется, затем отправляется; при ошибке —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retry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[Доработка]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781DE744" w14:textId="77777777" w:rsidTr="00BA4A2F">
        <w:tc>
          <w:tcPr>
            <w:tcW w:w="3566" w:type="dxa"/>
          </w:tcPr>
          <w:p w14:paraId="2EFC13C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Курсор (cursor)</w:t>
            </w:r>
          </w:p>
        </w:tc>
        <w:tc>
          <w:tcPr>
            <w:tcW w:w="5794" w:type="dxa"/>
          </w:tcPr>
          <w:p w14:paraId="178F863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Метка «обработано до …» (время или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) для инкрементальной выгрузки в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-09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[Доработка]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51F047DC" w14:textId="77777777" w:rsidTr="00BA4A2F">
        <w:tc>
          <w:tcPr>
            <w:tcW w:w="3566" w:type="dxa"/>
          </w:tcPr>
          <w:p w14:paraId="2E3E076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Хвост событий</w:t>
            </w:r>
          </w:p>
        </w:tc>
        <w:tc>
          <w:tcPr>
            <w:tcW w:w="5794" w:type="dxa"/>
          </w:tcPr>
          <w:p w14:paraId="1CADC87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Пропущенные или неуспешные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-события, которые догоняют через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-09) или </w:t>
            </w:r>
            <w:r>
              <w:rPr>
                <w:rFonts w:ascii="Arial" w:eastAsia="Arial" w:hAnsi="Arial" w:cs="Arial"/>
                <w:color w:val="000000"/>
              </w:rPr>
              <w:t>reconciliation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323765CB" w14:textId="77777777" w:rsidTr="00BA4A2F">
        <w:tc>
          <w:tcPr>
            <w:tcW w:w="3566" w:type="dxa"/>
          </w:tcPr>
          <w:p w14:paraId="0A01997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Webhook</w:t>
            </w:r>
          </w:p>
        </w:tc>
        <w:tc>
          <w:tcPr>
            <w:tcW w:w="5794" w:type="dxa"/>
          </w:tcPr>
          <w:p w14:paraId="7A693C3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Исходящий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из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 контур суфлёра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[Доработка]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(штатный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сам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не отправляет).</w:t>
            </w:r>
          </w:p>
        </w:tc>
      </w:tr>
      <w:tr w:rsidR="00BA4A2F" w:rsidRPr="000B0CAA" w14:paraId="5C36338A" w14:textId="77777777" w:rsidTr="00BA4A2F">
        <w:tc>
          <w:tcPr>
            <w:tcW w:w="3566" w:type="dxa"/>
          </w:tcPr>
          <w:p w14:paraId="1248DA9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event_type</w:t>
            </w:r>
          </w:p>
        </w:tc>
        <w:tc>
          <w:tcPr>
            <w:tcW w:w="5794" w:type="dxa"/>
          </w:tcPr>
          <w:p w14:paraId="0FF59A8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Код вида изменения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published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…) — словарь проекта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[Доработка]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не имя метода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4A8CA6DD" w14:textId="77777777" w:rsidTr="00BA4A2F">
        <w:tc>
          <w:tcPr>
            <w:tcW w:w="3566" w:type="dxa"/>
          </w:tcPr>
          <w:p w14:paraId="266410B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ИБ</w:t>
            </w:r>
          </w:p>
        </w:tc>
        <w:tc>
          <w:tcPr>
            <w:tcW w:w="5794" w:type="dxa"/>
          </w:tcPr>
          <w:p w14:paraId="67E1552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lang w:val="ru-RU"/>
              </w:rPr>
              <w:t xml:space="preserve">Подразделение по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Информационная безопасность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Start w:id="15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банка</w:t>
            </w:r>
            <w:commentRangeEnd w:id="15"/>
            <w:r w:rsidR="00C17916">
              <w:rPr>
                <w:rStyle w:val="afff3"/>
              </w:rPr>
              <w:commentReference w:id="15"/>
            </w:r>
          </w:p>
        </w:tc>
      </w:tr>
      <w:tr w:rsidR="00BA4A2F" w:rsidRPr="000B0CAA" w14:paraId="4A6AB05F" w14:textId="77777777" w:rsidTr="00BA4A2F">
        <w:tc>
          <w:tcPr>
            <w:tcW w:w="3566" w:type="dxa"/>
          </w:tcPr>
          <w:p w14:paraId="10EA432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Replay</w:t>
            </w:r>
          </w:p>
        </w:tc>
        <w:tc>
          <w:tcPr>
            <w:tcW w:w="5794" w:type="dxa"/>
          </w:tcPr>
          <w:p w14:paraId="061E107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Ручная повторная отправка записи из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из админки </w:t>
            </w:r>
            <w:commentRangeStart w:id="16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модуля</w:t>
            </w:r>
            <w:commentRangeEnd w:id="16"/>
            <w:r w:rsidR="00C17916">
              <w:rPr>
                <w:rStyle w:val="afff3"/>
              </w:rPr>
              <w:commentReference w:id="16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(тот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)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[Доработка]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0B83EC73" w14:textId="77777777" w:rsidTr="00BA4A2F">
        <w:tc>
          <w:tcPr>
            <w:tcW w:w="3566" w:type="dxa"/>
          </w:tcPr>
          <w:p w14:paraId="79FD121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Полная первичная загрузка данных</w:t>
            </w:r>
          </w:p>
        </w:tc>
        <w:tc>
          <w:tcPr>
            <w:tcW w:w="5794" w:type="dxa"/>
          </w:tcPr>
          <w:p w14:paraId="7CACC80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-10: разовый обход всех опубликованных статей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КЦ через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[Штатно]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индексация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[Суфлёр]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20BAB0BB" w14:textId="77777777" w:rsidTr="00BA4A2F">
        <w:tc>
          <w:tcPr>
            <w:tcW w:w="3566" w:type="dxa"/>
          </w:tcPr>
          <w:p w14:paraId="5F12BB2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Production-индекс</w:t>
            </w:r>
          </w:p>
        </w:tc>
        <w:tc>
          <w:tcPr>
            <w:tcW w:w="5794" w:type="dxa"/>
          </w:tcPr>
          <w:p w14:paraId="6CA212DE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Рабочий векторный индекс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только для </w:t>
            </w:r>
            <w:commentRangeStart w:id="17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опубликованного</w:t>
            </w:r>
            <w:commentRangeEnd w:id="17"/>
            <w:r w:rsidR="00C17916">
              <w:rPr>
                <w:rStyle w:val="afff3"/>
              </w:rPr>
              <w:commentReference w:id="17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контента КЦ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[Суфлёр]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</w:tbl>
    <w:p w14:paraId="351AC6EF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19F9DC0A" wp14:editId="217B3CB5">
                <wp:extent cx="12700" cy="19050"/>
                <wp:effectExtent l="0" t="0" r="0" b="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BF82D1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9DC0A" id="Прямоугольник 4" o:spid="_x0000_s1026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6BF82D1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F4E7FDC" w14:textId="77777777" w:rsidR="00BA4A2F" w:rsidRDefault="00187031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Глоссарий основных </w:t>
      </w:r>
      <w:commentRangeStart w:id="18"/>
      <w:r>
        <w:rPr>
          <w:rFonts w:ascii="Arial" w:eastAsia="Arial" w:hAnsi="Arial" w:cs="Arial"/>
        </w:rPr>
        <w:t>терминов</w:t>
      </w:r>
      <w:commentRangeEnd w:id="18"/>
      <w:r w:rsidR="002B579D">
        <w:rPr>
          <w:rStyle w:val="afff3"/>
          <w:rFonts w:ascii="Aptos" w:eastAsia="Aptos" w:hAnsi="Aptos" w:cs="Aptos"/>
          <w:color w:val="auto"/>
        </w:rPr>
        <w:commentReference w:id="18"/>
      </w:r>
    </w:p>
    <w:p w14:paraId="618C0E3C" w14:textId="77777777" w:rsidR="00BA4A2F" w:rsidRDefault="00187031">
      <w:pPr>
        <w:rPr>
          <w:rFonts w:ascii="Arial" w:eastAsia="Arial" w:hAnsi="Arial" w:cs="Arial"/>
          <w:color w:val="0F4761"/>
          <w:sz w:val="28"/>
          <w:szCs w:val="28"/>
        </w:rPr>
      </w:pPr>
      <w:r>
        <w:rPr>
          <w:rFonts w:ascii="Arial" w:eastAsia="Arial" w:hAnsi="Arial" w:cs="Arial"/>
          <w:color w:val="0F4761"/>
          <w:sz w:val="28"/>
          <w:szCs w:val="28"/>
        </w:rPr>
        <w:t xml:space="preserve">1.0. Сводная таблица </w:t>
      </w:r>
    </w:p>
    <w:tbl>
      <w:tblPr>
        <w:tblStyle w:val="a7"/>
        <w:tblW w:w="10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70"/>
        <w:gridCol w:w="6450"/>
      </w:tblGrid>
      <w:tr w:rsidR="00BA4A2F" w14:paraId="5734E059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70" w:type="dxa"/>
            <w:tcBorders>
              <w:bottom w:val="single" w:sz="8" w:space="0" w:color="000000"/>
            </w:tcBorders>
          </w:tcPr>
          <w:p w14:paraId="550B028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6450" w:type="dxa"/>
            <w:tcBorders>
              <w:bottom w:val="single" w:sz="8" w:space="0" w:color="000000"/>
            </w:tcBorders>
          </w:tcPr>
          <w:p w14:paraId="226D53C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BA4A2F" w:rsidRPr="000B0CAA" w14:paraId="6E3A93CD" w14:textId="77777777" w:rsidTr="00BA4A2F">
        <w:tc>
          <w:tcPr>
            <w:tcW w:w="3570" w:type="dxa"/>
          </w:tcPr>
          <w:p w14:paraId="228FA05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9"/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  <w:commentRangeEnd w:id="19"/>
            <w:r w:rsidR="002B579D">
              <w:rPr>
                <w:rStyle w:val="afff3"/>
              </w:rPr>
              <w:commentReference w:id="19"/>
            </w:r>
          </w:p>
        </w:tc>
        <w:tc>
          <w:tcPr>
            <w:tcW w:w="6450" w:type="dxa"/>
          </w:tcPr>
          <w:p w14:paraId="7B079DB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База знаний на 1С-Битрикс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(инфоблоки)</w:t>
            </w:r>
          </w:p>
        </w:tc>
      </w:tr>
      <w:tr w:rsidR="00BA4A2F" w:rsidRPr="000B0CAA" w14:paraId="789E7B4A" w14:textId="77777777" w:rsidTr="00BA4A2F">
        <w:tc>
          <w:tcPr>
            <w:tcW w:w="3570" w:type="dxa"/>
          </w:tcPr>
          <w:p w14:paraId="5845185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"/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  <w:commentRangeEnd w:id="20"/>
            <w:r w:rsidR="002B579D">
              <w:rPr>
                <w:rStyle w:val="afff3"/>
              </w:rPr>
              <w:commentReference w:id="20"/>
            </w:r>
          </w:p>
        </w:tc>
        <w:tc>
          <w:tcPr>
            <w:tcW w:w="6450" w:type="dxa"/>
          </w:tcPr>
          <w:p w14:paraId="6DC34E4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ПО с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для подсказок оператору КЦ</w:t>
            </w:r>
          </w:p>
        </w:tc>
      </w:tr>
      <w:tr w:rsidR="00BA4A2F" w:rsidRPr="000B0CAA" w14:paraId="1CB16EA7" w14:textId="77777777" w:rsidTr="00BA4A2F">
        <w:tc>
          <w:tcPr>
            <w:tcW w:w="3570" w:type="dxa"/>
          </w:tcPr>
          <w:p w14:paraId="72ECB7F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Webhook / Push</w:t>
            </w:r>
          </w:p>
        </w:tc>
        <w:tc>
          <w:tcPr>
            <w:tcW w:w="6450" w:type="dxa"/>
          </w:tcPr>
          <w:p w14:paraId="7E5BA40C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HTTP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события из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 контур суфлёра</w:t>
            </w:r>
          </w:p>
        </w:tc>
      </w:tr>
      <w:tr w:rsidR="00BA4A2F" w:rsidRPr="000B0CAA" w14:paraId="2A15EE6D" w14:textId="77777777" w:rsidTr="00BA4A2F">
        <w:tc>
          <w:tcPr>
            <w:tcW w:w="3570" w:type="dxa"/>
          </w:tcPr>
          <w:p w14:paraId="5DEEADB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Outbox</w:t>
            </w:r>
          </w:p>
        </w:tc>
        <w:tc>
          <w:tcPr>
            <w:tcW w:w="6450" w:type="dxa"/>
          </w:tcPr>
          <w:p w14:paraId="288C514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Очередь исходящих событий на стороне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>
              <w:rPr>
                <w:rFonts w:ascii="Arial" w:eastAsia="Arial" w:hAnsi="Arial" w:cs="Arial"/>
                <w:color w:val="000000"/>
              </w:rPr>
              <w:t>retry</w:t>
            </w:r>
          </w:p>
        </w:tc>
      </w:tr>
      <w:tr w:rsidR="00BA4A2F" w14:paraId="2E0DD641" w14:textId="77777777" w:rsidTr="00BA4A2F">
        <w:tc>
          <w:tcPr>
            <w:tcW w:w="3570" w:type="dxa"/>
          </w:tcPr>
          <w:p w14:paraId="26688DD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event_id</w:t>
            </w:r>
          </w:p>
        </w:tc>
        <w:tc>
          <w:tcPr>
            <w:tcW w:w="6450" w:type="dxa"/>
          </w:tcPr>
          <w:p w14:paraId="1416141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UUID сообщения для идемпотентности</w:t>
            </w:r>
          </w:p>
        </w:tc>
      </w:tr>
      <w:tr w:rsidR="00BA4A2F" w:rsidRPr="000B0CAA" w14:paraId="12070A2B" w14:textId="77777777" w:rsidTr="00BA4A2F">
        <w:tc>
          <w:tcPr>
            <w:tcW w:w="3570" w:type="dxa"/>
          </w:tcPr>
          <w:p w14:paraId="63E146E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Production-индекс</w:t>
            </w:r>
          </w:p>
        </w:tc>
        <w:tc>
          <w:tcPr>
            <w:tcW w:w="6450" w:type="dxa"/>
          </w:tcPr>
          <w:p w14:paraId="546A6DE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Рабочий векторный индекс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(без черновиков)</w:t>
            </w:r>
          </w:p>
        </w:tc>
      </w:tr>
      <w:tr w:rsidR="00BA4A2F" w14:paraId="7B128D8B" w14:textId="77777777" w:rsidTr="00BA4A2F">
        <w:tc>
          <w:tcPr>
            <w:tcW w:w="3570" w:type="dxa"/>
          </w:tcPr>
          <w:p w14:paraId="331DBF8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INT-xx</w:t>
            </w:r>
          </w:p>
        </w:tc>
        <w:tc>
          <w:tcPr>
            <w:tcW w:w="6450" w:type="dxa"/>
          </w:tcPr>
          <w:p w14:paraId="174988D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Технический сценарий обмена данными </w:t>
            </w:r>
          </w:p>
        </w:tc>
      </w:tr>
      <w:tr w:rsidR="00BA4A2F" w14:paraId="29CC1D79" w14:textId="77777777" w:rsidTr="00BA4A2F">
        <w:tc>
          <w:tcPr>
            <w:tcW w:w="3570" w:type="dxa"/>
          </w:tcPr>
          <w:p w14:paraId="11CD029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ИБ</w:t>
            </w:r>
          </w:p>
        </w:tc>
        <w:tc>
          <w:tcPr>
            <w:tcW w:w="6450" w:type="dxa"/>
          </w:tcPr>
          <w:p w14:paraId="00E9F0E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Информационная безопасность банка </w:t>
            </w:r>
          </w:p>
        </w:tc>
      </w:tr>
    </w:tbl>
    <w:p w14:paraId="169363FB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0FD4B3C3" wp14:editId="6E0108AB">
                <wp:extent cx="12700" cy="19050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B7AD4C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4B3C3" id="Прямоугольник 3" o:spid="_x0000_s1027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9B7AD4C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F6F5BEE" w14:textId="77777777" w:rsidR="00BA4A2F" w:rsidRDefault="00187031">
      <w:r>
        <w:rPr>
          <w:rFonts w:ascii="Arial" w:eastAsia="Arial" w:hAnsi="Arial" w:cs="Arial"/>
          <w:color w:val="0F4761"/>
          <w:sz w:val="28"/>
          <w:szCs w:val="28"/>
        </w:rPr>
        <w:t xml:space="preserve">1.1. Системы и </w:t>
      </w:r>
      <w:commentRangeStart w:id="21"/>
      <w:r>
        <w:rPr>
          <w:rFonts w:ascii="Arial" w:eastAsia="Arial" w:hAnsi="Arial" w:cs="Arial"/>
          <w:color w:val="0F4761"/>
          <w:sz w:val="28"/>
          <w:szCs w:val="28"/>
        </w:rPr>
        <w:t>роли</w:t>
      </w:r>
      <w:commentRangeEnd w:id="21"/>
      <w:r w:rsidR="002B579D">
        <w:rPr>
          <w:rStyle w:val="afff3"/>
        </w:rPr>
        <w:commentReference w:id="21"/>
      </w:r>
    </w:p>
    <w:tbl>
      <w:tblPr>
        <w:tblStyle w:val="a8"/>
        <w:tblW w:w="100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7695"/>
      </w:tblGrid>
      <w:tr w:rsidR="00BA4A2F" w14:paraId="6BC368B6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  <w:tcBorders>
              <w:bottom w:val="single" w:sz="8" w:space="0" w:color="000000"/>
            </w:tcBorders>
          </w:tcPr>
          <w:p w14:paraId="5E267D1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7695" w:type="dxa"/>
            <w:tcBorders>
              <w:bottom w:val="single" w:sz="8" w:space="0" w:color="000000"/>
            </w:tcBorders>
          </w:tcPr>
          <w:p w14:paraId="059978F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BA4A2F" w:rsidRPr="000B0CAA" w14:paraId="6A81194C" w14:textId="77777777" w:rsidTr="00BA4A2F">
        <w:tc>
          <w:tcPr>
            <w:tcW w:w="2370" w:type="dxa"/>
          </w:tcPr>
          <w:p w14:paraId="4294F00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2"/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  <w:commentRangeEnd w:id="22"/>
            <w:r w:rsidR="002B579D">
              <w:rPr>
                <w:rStyle w:val="afff3"/>
              </w:rPr>
              <w:commentReference w:id="22"/>
            </w:r>
          </w:p>
        </w:tc>
        <w:tc>
          <w:tcPr>
            <w:tcW w:w="7695" w:type="dxa"/>
          </w:tcPr>
          <w:p w14:paraId="66C9E5C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Система управления знаниями банка — корпоративная база регламентов и статей для сотрудников; в контуре проекта реализована на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1С-Битрикс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CMS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(инфоблоки).</w:t>
            </w:r>
          </w:p>
        </w:tc>
      </w:tr>
      <w:tr w:rsidR="00BA4A2F" w:rsidRPr="000B0CAA" w14:paraId="4AD9B016" w14:textId="77777777" w:rsidTr="00BA4A2F">
        <w:tc>
          <w:tcPr>
            <w:tcW w:w="2370" w:type="dxa"/>
          </w:tcPr>
          <w:p w14:paraId="75B46B2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1С-Битрикс: Управление сайтом</w:t>
            </w:r>
          </w:p>
        </w:tc>
        <w:tc>
          <w:tcPr>
            <w:tcW w:w="7695" w:type="dxa"/>
          </w:tcPr>
          <w:p w14:paraId="25806CC6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CMS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заказчика. Платформа хранения и публикации статей СУЗ.</w:t>
            </w:r>
          </w:p>
        </w:tc>
      </w:tr>
      <w:tr w:rsidR="00BA4A2F" w:rsidRPr="000B0CAA" w14:paraId="52D4FC98" w14:textId="77777777" w:rsidTr="00BA4A2F">
        <w:tc>
          <w:tcPr>
            <w:tcW w:w="2370" w:type="dxa"/>
          </w:tcPr>
          <w:p w14:paraId="1C4512C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</w:p>
        </w:tc>
        <w:tc>
          <w:tcPr>
            <w:tcW w:w="7695" w:type="dxa"/>
          </w:tcPr>
          <w:p w14:paraId="20ED835B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ПО на базе ИИ для </w:t>
            </w:r>
            <w:commentRangeStart w:id="23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операторов</w:t>
            </w:r>
            <w:commentRangeEnd w:id="23"/>
            <w:r w:rsidR="007D33AA">
              <w:rPr>
                <w:rStyle w:val="afff3"/>
              </w:rPr>
              <w:commentReference w:id="23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КЦ: подсказки по диалогу с опорой на актуальный контент СУЗ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BA4A2F" w:rsidRPr="007B1009" w14:paraId="18BEE009" w14:textId="77777777" w:rsidTr="00BA4A2F">
        <w:tc>
          <w:tcPr>
            <w:tcW w:w="2370" w:type="dxa"/>
          </w:tcPr>
          <w:p w14:paraId="4FEB387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КЦ</w:t>
            </w:r>
          </w:p>
        </w:tc>
        <w:tc>
          <w:tcPr>
            <w:tcW w:w="7695" w:type="dxa"/>
          </w:tcPr>
          <w:p w14:paraId="0DE15678" w14:textId="70C97C2A" w:rsidR="00BA4A2F" w:rsidRPr="00187031" w:rsidRDefault="00187031" w:rsidP="007D33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Контакт-центр банка (</w:t>
            </w:r>
            <w:del w:id="24" w:author="Михайловская Татьяна Евгеньевна" w:date="2026-06-08T17:47:00Z">
              <w:r w:rsidRPr="00187031" w:rsidDel="007D33AA">
                <w:rPr>
                  <w:rFonts w:ascii="Arial" w:eastAsia="Arial" w:hAnsi="Arial" w:cs="Arial"/>
                  <w:color w:val="000000"/>
                  <w:lang w:val="ru-RU"/>
                </w:rPr>
                <w:delText>телефония, онлайн-чат).</w:delText>
              </w:r>
            </w:del>
          </w:p>
        </w:tc>
      </w:tr>
      <w:tr w:rsidR="00BA4A2F" w:rsidRPr="000B0CAA" w14:paraId="7B1569BE" w14:textId="77777777" w:rsidTr="00BA4A2F">
        <w:tc>
          <w:tcPr>
            <w:tcW w:w="2370" w:type="dxa"/>
          </w:tcPr>
          <w:p w14:paraId="6DA573B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Редактор </w:t>
            </w:r>
            <w:commentRangeStart w:id="25"/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  <w:commentRangeEnd w:id="25"/>
            <w:r w:rsidR="007D33AA">
              <w:rPr>
                <w:rStyle w:val="afff3"/>
              </w:rPr>
              <w:commentReference w:id="25"/>
            </w:r>
          </w:p>
        </w:tc>
        <w:tc>
          <w:tcPr>
            <w:tcW w:w="7695" w:type="dxa"/>
          </w:tcPr>
          <w:p w14:paraId="7F55010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Сотрудник, создающий и публикующий статьи в админке Битрикс (не оператор линии).</w:t>
            </w:r>
          </w:p>
        </w:tc>
      </w:tr>
      <w:tr w:rsidR="00BA4A2F" w:rsidRPr="000B0CAA" w14:paraId="02EBCE2C" w14:textId="77777777" w:rsidTr="00BA4A2F">
        <w:tc>
          <w:tcPr>
            <w:tcW w:w="2370" w:type="dxa"/>
          </w:tcPr>
          <w:p w14:paraId="7F86962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КЦ</w:t>
            </w:r>
          </w:p>
        </w:tc>
        <w:tc>
          <w:tcPr>
            <w:tcW w:w="7695" w:type="dxa"/>
          </w:tcPr>
          <w:p w14:paraId="693A76C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Сотрудник линии;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редактирует СУЗ, использует подсказки и ссылки на </w:t>
            </w:r>
            <w:commentRangeStart w:id="26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статьи</w:t>
            </w:r>
            <w:commentRangeEnd w:id="26"/>
            <w:r w:rsidR="007D33AA">
              <w:rPr>
                <w:rStyle w:val="afff3"/>
              </w:rPr>
              <w:commentReference w:id="26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0D640D62" w14:textId="77777777" w:rsidTr="00BA4A2F">
        <w:tc>
          <w:tcPr>
            <w:tcW w:w="2370" w:type="dxa"/>
          </w:tcPr>
          <w:p w14:paraId="2B51169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Контур суфлёра</w:t>
            </w:r>
          </w:p>
        </w:tc>
        <w:tc>
          <w:tcPr>
            <w:tcW w:w="7695" w:type="dxa"/>
          </w:tcPr>
          <w:p w14:paraId="60DCB04B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Совокупность сервисов Исполнителя: </w:t>
            </w:r>
            <w:r w:rsidRPr="00187031">
              <w:rPr>
                <w:rFonts w:ascii="Arial" w:eastAsia="Arial" w:hAnsi="Arial" w:cs="Arial"/>
                <w:lang w:val="ru-RU"/>
              </w:rPr>
              <w:t>прием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событий, индексация,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интеграция </w:t>
            </w:r>
            <w:commentRangeStart w:id="27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с АРМ оператора.</w:t>
            </w:r>
            <w:commentRangeEnd w:id="27"/>
            <w:r w:rsidR="007D33AA">
              <w:rPr>
                <w:rStyle w:val="afff3"/>
              </w:rPr>
              <w:commentReference w:id="27"/>
            </w:r>
          </w:p>
        </w:tc>
      </w:tr>
    </w:tbl>
    <w:p w14:paraId="52621DCD" w14:textId="77777777" w:rsidR="00BA4A2F" w:rsidRDefault="00187031">
      <w:r>
        <w:rPr>
          <w:rFonts w:ascii="Arial" w:eastAsia="Arial" w:hAnsi="Arial" w:cs="Arial"/>
          <w:color w:val="0F4761"/>
          <w:sz w:val="28"/>
          <w:szCs w:val="28"/>
        </w:rPr>
        <w:t>1.2. Контент и структура в Битрикс</w:t>
      </w:r>
    </w:p>
    <w:tbl>
      <w:tblPr>
        <w:tblStyle w:val="a9"/>
        <w:tblW w:w="101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55"/>
        <w:gridCol w:w="7815"/>
      </w:tblGrid>
      <w:tr w:rsidR="00BA4A2F" w14:paraId="785E9CA7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5" w:type="dxa"/>
            <w:tcBorders>
              <w:bottom w:val="single" w:sz="8" w:space="0" w:color="000000"/>
            </w:tcBorders>
          </w:tcPr>
          <w:p w14:paraId="191E19F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7815" w:type="dxa"/>
            <w:tcBorders>
              <w:bottom w:val="single" w:sz="8" w:space="0" w:color="000000"/>
            </w:tcBorders>
          </w:tcPr>
          <w:p w14:paraId="32D6E01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BA4A2F" w:rsidRPr="000B0CAA" w14:paraId="037F097F" w14:textId="77777777" w:rsidTr="00BA4A2F">
        <w:tc>
          <w:tcPr>
            <w:tcW w:w="2355" w:type="dxa"/>
          </w:tcPr>
          <w:p w14:paraId="60ACA08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8"/>
            <w:r>
              <w:rPr>
                <w:rFonts w:ascii="Arial" w:eastAsia="Arial" w:hAnsi="Arial" w:cs="Arial"/>
                <w:b/>
                <w:bCs/>
                <w:color w:val="000000"/>
              </w:rPr>
              <w:t>Инфоблок</w:t>
            </w:r>
            <w:commentRangeEnd w:id="28"/>
            <w:r w:rsidR="007D33AA">
              <w:rPr>
                <w:rStyle w:val="afff3"/>
              </w:rPr>
              <w:commentReference w:id="28"/>
            </w:r>
          </w:p>
        </w:tc>
        <w:tc>
          <w:tcPr>
            <w:tcW w:w="7815" w:type="dxa"/>
          </w:tcPr>
          <w:p w14:paraId="5996A68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Основная сущность хранения в 1С-Битрикс: тип контента «статья </w:t>
            </w:r>
            <w:commentRangeStart w:id="29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СУЗ</w:t>
            </w:r>
            <w:commentRangeEnd w:id="29"/>
            <w:r w:rsidR="007D33AA">
              <w:rPr>
                <w:rStyle w:val="afff3"/>
              </w:rPr>
              <w:commentReference w:id="29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» (элементы, разделы, свойства, файлы).</w:t>
            </w:r>
          </w:p>
        </w:tc>
      </w:tr>
      <w:tr w:rsidR="00BA4A2F" w:rsidRPr="000B0CAA" w14:paraId="268EF81E" w14:textId="77777777" w:rsidTr="00BA4A2F">
        <w:tc>
          <w:tcPr>
            <w:tcW w:w="2355" w:type="dxa"/>
          </w:tcPr>
          <w:p w14:paraId="3B9C040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0"/>
            <w:r>
              <w:rPr>
                <w:rFonts w:ascii="Arial" w:eastAsia="Arial" w:hAnsi="Arial" w:cs="Arial"/>
                <w:b/>
                <w:bCs/>
                <w:color w:val="000000"/>
              </w:rPr>
              <w:t>Элемент</w:t>
            </w:r>
            <w:commentRangeEnd w:id="30"/>
            <w:r w:rsidR="007D33AA">
              <w:rPr>
                <w:rStyle w:val="afff3"/>
              </w:rPr>
              <w:commentReference w:id="30"/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/ статья</w:t>
            </w:r>
          </w:p>
        </w:tc>
        <w:tc>
          <w:tcPr>
            <w:tcW w:w="7815" w:type="dxa"/>
          </w:tcPr>
          <w:p w14:paraId="6B5492C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Запись инфоблока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 интеграции) — одна логическая статья базы знаний.</w:t>
            </w:r>
          </w:p>
        </w:tc>
      </w:tr>
      <w:tr w:rsidR="00BA4A2F" w:rsidRPr="000B0CAA" w14:paraId="559841F0" w14:textId="77777777" w:rsidTr="00BA4A2F">
        <w:tc>
          <w:tcPr>
            <w:tcW w:w="2355" w:type="dxa"/>
          </w:tcPr>
          <w:p w14:paraId="55D1501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1"/>
            <w:r>
              <w:rPr>
                <w:rFonts w:ascii="Arial" w:eastAsia="Arial" w:hAnsi="Arial" w:cs="Arial"/>
                <w:b/>
                <w:bCs/>
                <w:color w:val="000000"/>
              </w:rPr>
              <w:t>Раздел</w:t>
            </w:r>
            <w:commentRangeEnd w:id="31"/>
            <w:r w:rsidR="007D33AA">
              <w:rPr>
                <w:rStyle w:val="afff3"/>
              </w:rPr>
              <w:commentReference w:id="31"/>
            </w:r>
          </w:p>
        </w:tc>
        <w:tc>
          <w:tcPr>
            <w:tcW w:w="7815" w:type="dxa"/>
          </w:tcPr>
          <w:p w14:paraId="59F98CB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Узел дерева каталога СУЗ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section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); влияет на метаданные и фильтры поиска.</w:t>
            </w:r>
          </w:p>
        </w:tc>
      </w:tr>
      <w:tr w:rsidR="00BA4A2F" w:rsidRPr="000B0CAA" w14:paraId="6E582CC4" w14:textId="77777777" w:rsidTr="00BA4A2F">
        <w:tc>
          <w:tcPr>
            <w:tcW w:w="2355" w:type="dxa"/>
          </w:tcPr>
          <w:p w14:paraId="4D267EE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2"/>
            <w:r>
              <w:rPr>
                <w:rFonts w:ascii="Arial" w:eastAsia="Arial" w:hAnsi="Arial" w:cs="Arial"/>
                <w:b/>
                <w:bCs/>
                <w:color w:val="000000"/>
              </w:rPr>
              <w:t>Черновик</w:t>
            </w:r>
            <w:commentRangeEnd w:id="32"/>
            <w:r w:rsidR="007D33AA">
              <w:rPr>
                <w:rStyle w:val="afff3"/>
              </w:rPr>
              <w:commentReference w:id="32"/>
            </w:r>
          </w:p>
        </w:tc>
        <w:tc>
          <w:tcPr>
            <w:tcW w:w="7815" w:type="dxa"/>
          </w:tcPr>
          <w:p w14:paraId="58DE971E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lang w:val="ru-RU"/>
              </w:rPr>
              <w:t>Сохраненная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но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опубликованная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редакция; 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для операторов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используется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3462A34E" w14:textId="77777777" w:rsidTr="00BA4A2F">
        <w:tc>
          <w:tcPr>
            <w:tcW w:w="2355" w:type="dxa"/>
          </w:tcPr>
          <w:p w14:paraId="47BA575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3"/>
            <w:r>
              <w:rPr>
                <w:rFonts w:ascii="Arial" w:eastAsia="Arial" w:hAnsi="Arial" w:cs="Arial"/>
                <w:b/>
                <w:bCs/>
                <w:color w:val="000000"/>
              </w:rPr>
              <w:t>Публикация</w:t>
            </w:r>
            <w:commentRangeEnd w:id="33"/>
            <w:r w:rsidR="002A3112">
              <w:rPr>
                <w:rStyle w:val="afff3"/>
              </w:rPr>
              <w:commentReference w:id="33"/>
            </w:r>
          </w:p>
        </w:tc>
        <w:tc>
          <w:tcPr>
            <w:tcW w:w="7815" w:type="dxa"/>
          </w:tcPr>
          <w:p w14:paraId="52B63D8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Перевод статьи в состояние, доступное операторам КЦ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published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т.п. по модели банка).</w:t>
            </w:r>
          </w:p>
        </w:tc>
      </w:tr>
      <w:tr w:rsidR="00BA4A2F" w:rsidRPr="000B0CAA" w14:paraId="69C1AEB4" w14:textId="77777777" w:rsidTr="00BA4A2F">
        <w:tc>
          <w:tcPr>
            <w:tcW w:w="2355" w:type="dxa"/>
          </w:tcPr>
          <w:p w14:paraId="471FC39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Версия статьи</w:t>
            </w:r>
          </w:p>
        </w:tc>
        <w:tc>
          <w:tcPr>
            <w:tcW w:w="7815" w:type="dxa"/>
          </w:tcPr>
          <w:p w14:paraId="289EA8E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Отдельная редакция текста с уникальным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; в индексе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одновременно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одна текущая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BA4A2F" w:rsidRPr="000B0CAA" w14:paraId="4DFD34AC" w14:textId="77777777" w:rsidTr="00BA4A2F">
        <w:tc>
          <w:tcPr>
            <w:tcW w:w="2355" w:type="dxa"/>
          </w:tcPr>
          <w:p w14:paraId="46582FF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permalink</w:t>
            </w:r>
          </w:p>
        </w:tc>
        <w:tc>
          <w:tcPr>
            <w:tcW w:w="7815" w:type="dxa"/>
          </w:tcPr>
          <w:p w14:paraId="40350B3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34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Стабильный</w:t>
            </w:r>
            <w:commentRangeEnd w:id="34"/>
            <w:r w:rsidR="007D33AA">
              <w:rPr>
                <w:rStyle w:val="afff3"/>
              </w:rPr>
              <w:commentReference w:id="34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статьи для оператора (открытие из подсказки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BA4A2F" w:rsidRPr="000B0CAA" w14:paraId="1B42F342" w14:textId="77777777" w:rsidTr="00BA4A2F">
        <w:tc>
          <w:tcPr>
            <w:tcW w:w="2355" w:type="dxa"/>
          </w:tcPr>
          <w:p w14:paraId="05DA7A9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visibility_scope</w:t>
            </w:r>
          </w:p>
        </w:tc>
        <w:tc>
          <w:tcPr>
            <w:tcW w:w="7815" w:type="dxa"/>
          </w:tcPr>
          <w:p w14:paraId="299D86A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Коды аудитории/ролей (например, «доступно </w:t>
            </w:r>
            <w:commentRangeStart w:id="35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КЦ</w:t>
            </w:r>
            <w:commentRangeEnd w:id="35"/>
            <w:r w:rsidR="007D33AA">
              <w:rPr>
                <w:rStyle w:val="afff3"/>
              </w:rPr>
              <w:commentReference w:id="35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»); определяет, попадает ли статья в индекс для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</w:tbl>
    <w:p w14:paraId="727AEEDC" w14:textId="77777777" w:rsidR="00BA4A2F" w:rsidRDefault="00187031">
      <w:r>
        <w:rPr>
          <w:rFonts w:ascii="Arial" w:eastAsia="Arial" w:hAnsi="Arial" w:cs="Arial"/>
          <w:color w:val="0F4761"/>
          <w:sz w:val="28"/>
          <w:szCs w:val="28"/>
        </w:rPr>
        <w:t>1.3. Целевая модель интеграции (термины)</w:t>
      </w:r>
    </w:p>
    <w:tbl>
      <w:tblPr>
        <w:tblStyle w:val="aa"/>
        <w:tblW w:w="10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7725"/>
      </w:tblGrid>
      <w:tr w:rsidR="00BA4A2F" w14:paraId="2C45B038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  <w:tcBorders>
              <w:bottom w:val="single" w:sz="8" w:space="0" w:color="000000"/>
            </w:tcBorders>
          </w:tcPr>
          <w:p w14:paraId="712A5D7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7725" w:type="dxa"/>
            <w:tcBorders>
              <w:bottom w:val="single" w:sz="8" w:space="0" w:color="000000"/>
            </w:tcBorders>
          </w:tcPr>
          <w:p w14:paraId="0151701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BA4A2F" w:rsidRPr="000B0CAA" w14:paraId="073BC720" w14:textId="77777777" w:rsidTr="00BA4A2F">
        <w:tc>
          <w:tcPr>
            <w:tcW w:w="2400" w:type="dxa"/>
          </w:tcPr>
          <w:p w14:paraId="08861EF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Целевая модель</w:t>
            </w:r>
          </w:p>
        </w:tc>
        <w:tc>
          <w:tcPr>
            <w:tcW w:w="7725" w:type="dxa"/>
          </w:tcPr>
          <w:p w14:paraId="1C5F188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Согласованная схема взаимодействия: Битрикс фиксирует изменения и шлёт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события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; суфлёр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индексирует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только актуальный </w:t>
            </w:r>
            <w:commentRangeStart w:id="36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опубликованный</w:t>
            </w:r>
            <w:commentRangeEnd w:id="36"/>
            <w:r w:rsidR="007D33AA">
              <w:rPr>
                <w:rStyle w:val="afff3"/>
              </w:rPr>
              <w:commentReference w:id="36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контент для КЦ; поддерживается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версионность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точечные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обновления.</w:t>
            </w:r>
          </w:p>
        </w:tc>
      </w:tr>
      <w:tr w:rsidR="00BA4A2F" w14:paraId="2ECB4FA7" w14:textId="77777777" w:rsidTr="00BA4A2F">
        <w:tc>
          <w:tcPr>
            <w:tcW w:w="2400" w:type="dxa"/>
          </w:tcPr>
          <w:p w14:paraId="1B52BF9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Источник истины</w:t>
            </w:r>
          </w:p>
        </w:tc>
        <w:tc>
          <w:tcPr>
            <w:tcW w:w="7725" w:type="dxa"/>
          </w:tcPr>
          <w:p w14:paraId="508C3B4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СУЗ (Битрикс) — единственный авторитетный источник текстов </w:t>
            </w:r>
            <w:commentRangeStart w:id="37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для ответов КЦ </w:t>
            </w:r>
            <w:commentRangeEnd w:id="37"/>
            <w:r w:rsidR="007D33AA">
              <w:rPr>
                <w:rStyle w:val="afff3"/>
              </w:rPr>
              <w:commentReference w:id="37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(по Приложению </w:t>
            </w:r>
            <w:commentRangeStart w:id="38"/>
            <w:r>
              <w:rPr>
                <w:rFonts w:ascii="Arial" w:eastAsia="Arial" w:hAnsi="Arial" w:cs="Arial"/>
                <w:color w:val="000000"/>
              </w:rPr>
              <w:t>1</w:t>
            </w:r>
            <w:commentRangeEnd w:id="38"/>
            <w:r w:rsidR="007D33AA">
              <w:rPr>
                <w:rStyle w:val="afff3"/>
              </w:rPr>
              <w:commentReference w:id="38"/>
            </w:r>
            <w:r>
              <w:rPr>
                <w:rFonts w:ascii="Arial" w:eastAsia="Arial" w:hAnsi="Arial" w:cs="Arial"/>
                <w:color w:val="000000"/>
              </w:rPr>
              <w:t xml:space="preserve"> договора).</w:t>
            </w:r>
          </w:p>
        </w:tc>
      </w:tr>
      <w:tr w:rsidR="00BA4A2F" w:rsidRPr="000B0CAA" w14:paraId="681BA3AA" w14:textId="77777777" w:rsidTr="00BA4A2F">
        <w:tc>
          <w:tcPr>
            <w:tcW w:w="2400" w:type="dxa"/>
          </w:tcPr>
          <w:p w14:paraId="48BB79A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Push-модель</w:t>
            </w:r>
          </w:p>
        </w:tc>
        <w:tc>
          <w:tcPr>
            <w:tcW w:w="7725" w:type="dxa"/>
          </w:tcPr>
          <w:p w14:paraId="5B37008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Битрикс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сам отправляет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уведомление (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 при изменении статьи — основной канал.</w:t>
            </w:r>
          </w:p>
        </w:tc>
      </w:tr>
      <w:tr w:rsidR="00BA4A2F" w:rsidRPr="000B0CAA" w14:paraId="25E2D1A3" w14:textId="77777777" w:rsidTr="00BA4A2F">
        <w:tc>
          <w:tcPr>
            <w:tcW w:w="2400" w:type="dxa"/>
          </w:tcPr>
          <w:p w14:paraId="0762973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Pull-модель</w:t>
            </w:r>
          </w:p>
        </w:tc>
        <w:tc>
          <w:tcPr>
            <w:tcW w:w="7725" w:type="dxa"/>
          </w:tcPr>
          <w:p w14:paraId="6C4ECB86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Суфлёр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запрашивает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изменения или полный документ (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custom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 — резерв и первичная загрузка.</w:t>
            </w:r>
          </w:p>
        </w:tc>
      </w:tr>
      <w:tr w:rsidR="00BA4A2F" w:rsidRPr="000B0CAA" w14:paraId="0FBEF2D3" w14:textId="77777777" w:rsidTr="00BA4A2F">
        <w:tc>
          <w:tcPr>
            <w:tcW w:w="2400" w:type="dxa"/>
          </w:tcPr>
          <w:p w14:paraId="09911AB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Событие (event)</w:t>
            </w:r>
          </w:p>
        </w:tc>
        <w:tc>
          <w:tcPr>
            <w:tcW w:w="7725" w:type="dxa"/>
          </w:tcPr>
          <w:p w14:paraId="1EBB3A7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Сообщение о факте изменения: тип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payload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(метаданные и ссылки на контент).</w:t>
            </w:r>
          </w:p>
        </w:tc>
      </w:tr>
      <w:tr w:rsidR="00BA4A2F" w14:paraId="33831797" w14:textId="77777777" w:rsidTr="00BA4A2F">
        <w:tc>
          <w:tcPr>
            <w:tcW w:w="2400" w:type="dxa"/>
          </w:tcPr>
          <w:p w14:paraId="2B764B5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event_type</w:t>
            </w:r>
          </w:p>
        </w:tc>
        <w:tc>
          <w:tcPr>
            <w:tcW w:w="7725" w:type="dxa"/>
          </w:tcPr>
          <w:p w14:paraId="7435156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вида изменения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article.created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article.updated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article.deleted</w:t>
            </w:r>
            <w:r>
              <w:rPr>
                <w:rFonts w:ascii="Arial" w:eastAsia="Arial" w:hAnsi="Arial" w:cs="Arial"/>
                <w:color w:val="000000"/>
              </w:rPr>
              <w:t xml:space="preserve"> и др.).</w:t>
            </w:r>
          </w:p>
        </w:tc>
      </w:tr>
      <w:tr w:rsidR="00BA4A2F" w14:paraId="167EE991" w14:textId="77777777" w:rsidTr="00BA4A2F">
        <w:tc>
          <w:tcPr>
            <w:tcW w:w="2400" w:type="dxa"/>
          </w:tcPr>
          <w:p w14:paraId="472CC96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payload</w:t>
            </w:r>
          </w:p>
        </w:tc>
        <w:tc>
          <w:tcPr>
            <w:tcW w:w="7725" w:type="dxa"/>
          </w:tcPr>
          <w:p w14:paraId="1C37748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Тело webhook: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checksum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changed_fields</w:t>
            </w:r>
            <w:r>
              <w:rPr>
                <w:rFonts w:ascii="Arial" w:eastAsia="Arial" w:hAnsi="Arial" w:cs="Arial"/>
                <w:color w:val="000000"/>
              </w:rPr>
              <w:t xml:space="preserve"> и т.д.</w:t>
            </w:r>
          </w:p>
        </w:tc>
      </w:tr>
      <w:tr w:rsidR="00BA4A2F" w:rsidRPr="000B0CAA" w14:paraId="3E45A623" w14:textId="77777777" w:rsidTr="00BA4A2F">
        <w:tc>
          <w:tcPr>
            <w:tcW w:w="2400" w:type="dxa"/>
          </w:tcPr>
          <w:p w14:paraId="1DD316D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Production-индекс</w:t>
            </w:r>
          </w:p>
        </w:tc>
        <w:tc>
          <w:tcPr>
            <w:tcW w:w="7725" w:type="dxa"/>
          </w:tcPr>
          <w:p w14:paraId="461F6A8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Рабочий векторный индекс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из которого суфлёр ищет подсказки для операторов; не включает </w:t>
            </w:r>
            <w:commentRangeStart w:id="39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черновики</w:t>
            </w:r>
            <w:commentRangeEnd w:id="39"/>
            <w:r w:rsidR="009F2D0C">
              <w:rPr>
                <w:rStyle w:val="afff3"/>
              </w:rPr>
              <w:commentReference w:id="39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</w:tbl>
    <w:p w14:paraId="11036D4D" w14:textId="77777777" w:rsidR="00BA4A2F" w:rsidRDefault="00187031">
      <w:r>
        <w:rPr>
          <w:rFonts w:ascii="Arial" w:eastAsia="Arial" w:hAnsi="Arial" w:cs="Arial"/>
          <w:color w:val="0F4761"/>
          <w:sz w:val="28"/>
          <w:szCs w:val="28"/>
        </w:rPr>
        <w:t xml:space="preserve">1.4. Надежность и </w:t>
      </w:r>
      <w:commentRangeStart w:id="40"/>
      <w:r>
        <w:rPr>
          <w:rFonts w:ascii="Arial" w:eastAsia="Arial" w:hAnsi="Arial" w:cs="Arial"/>
          <w:color w:val="0F4761"/>
          <w:sz w:val="28"/>
          <w:szCs w:val="28"/>
        </w:rPr>
        <w:t>синхронизация</w:t>
      </w:r>
      <w:commentRangeEnd w:id="40"/>
      <w:r w:rsidR="009F2D0C">
        <w:rPr>
          <w:rStyle w:val="afff3"/>
        </w:rPr>
        <w:commentReference w:id="40"/>
      </w:r>
    </w:p>
    <w:tbl>
      <w:tblPr>
        <w:tblStyle w:val="ab"/>
        <w:tblW w:w="10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90"/>
        <w:gridCol w:w="7635"/>
      </w:tblGrid>
      <w:tr w:rsidR="00BA4A2F" w14:paraId="2B3B5EA0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90" w:type="dxa"/>
            <w:tcBorders>
              <w:bottom w:val="single" w:sz="8" w:space="0" w:color="000000"/>
            </w:tcBorders>
          </w:tcPr>
          <w:p w14:paraId="4B84DB9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7635" w:type="dxa"/>
            <w:tcBorders>
              <w:bottom w:val="single" w:sz="8" w:space="0" w:color="000000"/>
            </w:tcBorders>
          </w:tcPr>
          <w:p w14:paraId="42EA228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BA4A2F" w:rsidRPr="000B0CAA" w14:paraId="4D8CFA03" w14:textId="77777777" w:rsidTr="00BA4A2F">
        <w:tc>
          <w:tcPr>
            <w:tcW w:w="2490" w:type="dxa"/>
          </w:tcPr>
          <w:p w14:paraId="1FA9E1D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Идемпотентность</w:t>
            </w:r>
          </w:p>
        </w:tc>
        <w:tc>
          <w:tcPr>
            <w:tcW w:w="7635" w:type="dxa"/>
          </w:tcPr>
          <w:p w14:paraId="5349B40B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Повторная обработка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одного и того же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события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) или с тем же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checksum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не меняет результат повторно (нет дублей в индексе, нет лишней нагрузки).</w:t>
            </w:r>
          </w:p>
        </w:tc>
      </w:tr>
      <w:tr w:rsidR="00BA4A2F" w:rsidRPr="000B0CAA" w14:paraId="0D8B9ACD" w14:textId="77777777" w:rsidTr="00BA4A2F">
        <w:tc>
          <w:tcPr>
            <w:tcW w:w="2490" w:type="dxa"/>
          </w:tcPr>
          <w:p w14:paraId="3460342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At-least-once</w:t>
            </w:r>
          </w:p>
        </w:tc>
        <w:tc>
          <w:tcPr>
            <w:tcW w:w="7635" w:type="dxa"/>
          </w:tcPr>
          <w:p w14:paraId="69BCDD8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Доставка «как минимум один раз»: при сбоях возможен повтор, поэтому </w:t>
            </w:r>
            <w:commentRangeStart w:id="41"/>
            <w:r w:rsidRPr="00187031">
              <w:rPr>
                <w:rFonts w:ascii="Arial" w:eastAsia="Arial" w:hAnsi="Arial" w:cs="Arial"/>
                <w:lang w:val="ru-RU"/>
              </w:rPr>
              <w:t>приемник</w:t>
            </w:r>
            <w:commentRangeEnd w:id="41"/>
            <w:r w:rsidR="009F2D0C">
              <w:rPr>
                <w:rStyle w:val="afff3"/>
              </w:rPr>
              <w:commentReference w:id="41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обязан быть идемпотентным.</w:t>
            </w:r>
          </w:p>
        </w:tc>
      </w:tr>
      <w:tr w:rsidR="00BA4A2F" w:rsidRPr="000B0CAA" w14:paraId="6DDF55DC" w14:textId="77777777" w:rsidTr="00BA4A2F">
        <w:tc>
          <w:tcPr>
            <w:tcW w:w="2490" w:type="dxa"/>
          </w:tcPr>
          <w:p w14:paraId="3FBE6FA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Outbox</w:t>
            </w:r>
          </w:p>
        </w:tc>
        <w:tc>
          <w:tcPr>
            <w:tcW w:w="7635" w:type="dxa"/>
          </w:tcPr>
          <w:p w14:paraId="07CD666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Таблица/очередь на стороне </w:t>
            </w:r>
            <w:commentRangeStart w:id="42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Битрикс</w:t>
            </w:r>
            <w:commentRangeEnd w:id="42"/>
            <w:r w:rsidR="009F2D0C">
              <w:rPr>
                <w:rStyle w:val="afff3"/>
              </w:rPr>
              <w:commentReference w:id="42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событие сначала сохраняется, затем отправляется с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retry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при ошибке сети.</w:t>
            </w:r>
          </w:p>
        </w:tc>
      </w:tr>
      <w:tr w:rsidR="00BA4A2F" w14:paraId="7A0710E3" w14:textId="77777777" w:rsidTr="00BA4A2F">
        <w:tc>
          <w:tcPr>
            <w:tcW w:w="2490" w:type="dxa"/>
          </w:tcPr>
          <w:p w14:paraId="2BEDD93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Webhook</w:t>
            </w:r>
          </w:p>
        </w:tc>
        <w:tc>
          <w:tcPr>
            <w:tcW w:w="7635" w:type="dxa"/>
          </w:tcPr>
          <w:p w14:paraId="5EB2522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HTTP POST с JSON на endpoint контура суфлёра (часто через API Gateway </w:t>
            </w:r>
            <w:commentRangeStart w:id="43"/>
            <w:r>
              <w:rPr>
                <w:rFonts w:ascii="Arial" w:eastAsia="Arial" w:hAnsi="Arial" w:cs="Arial"/>
                <w:color w:val="000000"/>
              </w:rPr>
              <w:t>банка</w:t>
            </w:r>
            <w:commentRangeEnd w:id="43"/>
            <w:r w:rsidR="009F2D0C">
              <w:rPr>
                <w:rStyle w:val="afff3"/>
              </w:rPr>
              <w:commentReference w:id="43"/>
            </w:r>
            <w:r>
              <w:rPr>
                <w:rFonts w:ascii="Arial" w:eastAsia="Arial" w:hAnsi="Arial" w:cs="Arial"/>
                <w:color w:val="000000"/>
              </w:rPr>
              <w:t>).</w:t>
            </w:r>
          </w:p>
        </w:tc>
      </w:tr>
      <w:tr w:rsidR="00BA4A2F" w:rsidRPr="000B0CAA" w14:paraId="302A9A7C" w14:textId="77777777" w:rsidTr="00BA4A2F">
        <w:tc>
          <w:tcPr>
            <w:tcW w:w="2490" w:type="dxa"/>
          </w:tcPr>
          <w:p w14:paraId="7C1FC9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Fallback</w:t>
            </w:r>
          </w:p>
        </w:tc>
        <w:tc>
          <w:tcPr>
            <w:tcW w:w="7635" w:type="dxa"/>
          </w:tcPr>
          <w:p w14:paraId="6A7F494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Резервный механизм при сбое </w:t>
            </w:r>
            <w:r>
              <w:rPr>
                <w:rFonts w:ascii="Arial" w:eastAsia="Arial" w:hAnsi="Arial" w:cs="Arial"/>
                <w:color w:val="000000"/>
              </w:rPr>
              <w:t>push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агент Битрикс или </w:t>
            </w:r>
            <w:r>
              <w:rPr>
                <w:rFonts w:ascii="Arial" w:eastAsia="Arial" w:hAnsi="Arial" w:cs="Arial"/>
                <w:color w:val="000000"/>
              </w:rPr>
              <w:t>job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догоняет изменения по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курсору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since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BA4A2F" w:rsidRPr="000B0CAA" w14:paraId="3C3D5EFF" w14:textId="77777777" w:rsidTr="00BA4A2F">
        <w:tc>
          <w:tcPr>
            <w:tcW w:w="2490" w:type="dxa"/>
          </w:tcPr>
          <w:p w14:paraId="6D75464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Reconciliation (сверка)</w:t>
            </w:r>
          </w:p>
        </w:tc>
        <w:tc>
          <w:tcPr>
            <w:tcW w:w="7635" w:type="dxa"/>
          </w:tcPr>
          <w:p w14:paraId="4716440C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Периодическое сравнение состояния Битрикс и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checksum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список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 для устранения расхождений.</w:t>
            </w:r>
          </w:p>
        </w:tc>
      </w:tr>
      <w:tr w:rsidR="00BA4A2F" w:rsidRPr="000B0CAA" w14:paraId="00F4E394" w14:textId="77777777" w:rsidTr="00BA4A2F">
        <w:tc>
          <w:tcPr>
            <w:tcW w:w="2490" w:type="dxa"/>
          </w:tcPr>
          <w:p w14:paraId="19721FE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Курсор (cursor)</w:t>
            </w:r>
          </w:p>
        </w:tc>
        <w:tc>
          <w:tcPr>
            <w:tcW w:w="7635" w:type="dxa"/>
          </w:tcPr>
          <w:p w14:paraId="4A3F7EEB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Метка «обработано до …» (время,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события) для инкрементальной </w:t>
            </w:r>
            <w:commentRangeStart w:id="44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выгрузки</w:t>
            </w:r>
            <w:commentRangeEnd w:id="44"/>
            <w:r w:rsidR="009F2D0C">
              <w:rPr>
                <w:rStyle w:val="afff3"/>
              </w:rPr>
              <w:commentReference w:id="44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2CC95C94" w14:textId="77777777" w:rsidTr="00BA4A2F">
        <w:tc>
          <w:tcPr>
            <w:tcW w:w="2490" w:type="dxa"/>
          </w:tcPr>
          <w:p w14:paraId="4DCB4EF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checksum</w:t>
            </w:r>
          </w:p>
        </w:tc>
        <w:tc>
          <w:tcPr>
            <w:tcW w:w="7635" w:type="dxa"/>
          </w:tcPr>
          <w:p w14:paraId="0BA0A43D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Хеш нормализованного текста статьи; смена — сигнал к переиндексации; совпадение — можно пропустить обработку.</w:t>
            </w:r>
          </w:p>
        </w:tc>
      </w:tr>
      <w:tr w:rsidR="00BA4A2F" w:rsidRPr="000B0CAA" w14:paraId="56A1B507" w14:textId="77777777" w:rsidTr="00BA4A2F">
        <w:tc>
          <w:tcPr>
            <w:tcW w:w="2490" w:type="dxa"/>
          </w:tcPr>
          <w:p w14:paraId="43F157E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SLA синхронизации</w:t>
            </w:r>
          </w:p>
        </w:tc>
        <w:tc>
          <w:tcPr>
            <w:tcW w:w="7635" w:type="dxa"/>
          </w:tcPr>
          <w:p w14:paraId="1CC542D5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Целевое время от публикации в СУЗ до доступности 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(в плане ориентир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1–2 </w:t>
            </w:r>
            <w:commentRangeStart w:id="45"/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мин</w:t>
            </w:r>
            <w:commentRangeEnd w:id="45"/>
            <w:r w:rsidR="009F2D0C">
              <w:rPr>
                <w:rStyle w:val="afff3"/>
              </w:rPr>
              <w:commentReference w:id="45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BA4A2F" w:rsidRPr="000B0CAA" w14:paraId="5F571C1E" w14:textId="77777777" w:rsidTr="00BA4A2F">
        <w:tc>
          <w:tcPr>
            <w:tcW w:w="2490" w:type="dxa"/>
          </w:tcPr>
          <w:p w14:paraId="14AAAA9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lag</w:t>
            </w:r>
          </w:p>
        </w:tc>
        <w:tc>
          <w:tcPr>
            <w:tcW w:w="7635" w:type="dxa"/>
          </w:tcPr>
          <w:p w14:paraId="725FC6B6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Задержка актуализации индекса относительно СУЗ; мониторится при пиковых обновлениях.</w:t>
            </w:r>
          </w:p>
        </w:tc>
      </w:tr>
    </w:tbl>
    <w:p w14:paraId="2BDE893C" w14:textId="77777777" w:rsidR="00BA4A2F" w:rsidRDefault="00187031">
      <w:r>
        <w:rPr>
          <w:rFonts w:ascii="Arial" w:eastAsia="Arial" w:hAnsi="Arial" w:cs="Arial"/>
          <w:color w:val="0F4761"/>
          <w:sz w:val="28"/>
          <w:szCs w:val="28"/>
        </w:rPr>
        <w:t>1.5. RAG и поиск</w:t>
      </w:r>
    </w:p>
    <w:tbl>
      <w:tblPr>
        <w:tblStyle w:val="ac"/>
        <w:tblW w:w="100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85"/>
        <w:gridCol w:w="7380"/>
      </w:tblGrid>
      <w:tr w:rsidR="00BA4A2F" w14:paraId="12E34776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5" w:type="dxa"/>
            <w:tcBorders>
              <w:bottom w:val="single" w:sz="8" w:space="0" w:color="000000"/>
            </w:tcBorders>
          </w:tcPr>
          <w:p w14:paraId="1343909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7380" w:type="dxa"/>
            <w:tcBorders>
              <w:bottom w:val="single" w:sz="8" w:space="0" w:color="000000"/>
            </w:tcBorders>
          </w:tcPr>
          <w:p w14:paraId="220E1FB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BA4A2F" w:rsidRPr="000B0CAA" w14:paraId="2B7597F9" w14:textId="77777777" w:rsidTr="00BA4A2F">
        <w:tc>
          <w:tcPr>
            <w:tcW w:w="2685" w:type="dxa"/>
          </w:tcPr>
          <w:p w14:paraId="3439322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</w:t>
            </w:r>
            <w:r>
              <w:rPr>
                <w:rFonts w:ascii="Arial" w:eastAsia="Arial" w:hAnsi="Arial" w:cs="Arial"/>
                <w:color w:val="000000"/>
              </w:rPr>
              <w:t xml:space="preserve"> (Retrieval-Augmented Generation)</w:t>
            </w:r>
          </w:p>
        </w:tc>
        <w:tc>
          <w:tcPr>
            <w:tcW w:w="7380" w:type="dxa"/>
          </w:tcPr>
          <w:p w14:paraId="1145525E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Подход: сначала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поиск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релевантных фрагментов в базе знаний, затем генерация/подсказка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 их основе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76F8497C" w14:textId="77777777" w:rsidTr="00BA4A2F">
        <w:tc>
          <w:tcPr>
            <w:tcW w:w="2685" w:type="dxa"/>
          </w:tcPr>
          <w:p w14:paraId="5953EB4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Индексация</w:t>
            </w:r>
          </w:p>
        </w:tc>
        <w:tc>
          <w:tcPr>
            <w:tcW w:w="7380" w:type="dxa"/>
          </w:tcPr>
          <w:p w14:paraId="0376932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Загрузка статьи в контур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  <w:sdt>
              <w:sdtPr>
                <w:tag w:val="goog_rdk_0"/>
                <w:id w:val="1541152906"/>
              </w:sdtPr>
              <w:sdtEndPr/>
              <w:sdtContent>
                <w:r w:rsidRPr="00187031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: нормализация → чанкинг → эмбеддинги → запись в хранилище.</w:t>
                </w:r>
              </w:sdtContent>
            </w:sdt>
          </w:p>
        </w:tc>
      </w:tr>
      <w:tr w:rsidR="00BA4A2F" w:rsidRPr="000B0CAA" w14:paraId="0716DBB4" w14:textId="77777777" w:rsidTr="00BA4A2F">
        <w:tc>
          <w:tcPr>
            <w:tcW w:w="2685" w:type="dxa"/>
          </w:tcPr>
          <w:p w14:paraId="2E27FFB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Чанк (chunk)</w:t>
            </w:r>
          </w:p>
        </w:tc>
        <w:tc>
          <w:tcPr>
            <w:tcW w:w="7380" w:type="dxa"/>
          </w:tcPr>
          <w:p w14:paraId="4F8A48C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Фрагмент текста статьи для векторного поиска; привязан к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chunk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0C7B94BF" w14:textId="77777777" w:rsidTr="00BA4A2F">
        <w:tc>
          <w:tcPr>
            <w:tcW w:w="2685" w:type="dxa"/>
          </w:tcPr>
          <w:p w14:paraId="12F740F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Чанкинг</w:t>
            </w:r>
          </w:p>
        </w:tc>
        <w:tc>
          <w:tcPr>
            <w:tcW w:w="7380" w:type="dxa"/>
          </w:tcPr>
          <w:p w14:paraId="3283FC8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Разбиение длинной статьи на части с сохранением метаданных.</w:t>
            </w:r>
          </w:p>
        </w:tc>
      </w:tr>
      <w:tr w:rsidR="00BA4A2F" w:rsidRPr="000B0CAA" w14:paraId="46432F3E" w14:textId="77777777" w:rsidTr="00BA4A2F">
        <w:tc>
          <w:tcPr>
            <w:tcW w:w="2685" w:type="dxa"/>
          </w:tcPr>
          <w:p w14:paraId="7C0624B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Эмбеддинг</w:t>
            </w:r>
          </w:p>
        </w:tc>
        <w:tc>
          <w:tcPr>
            <w:tcW w:w="7380" w:type="dxa"/>
          </w:tcPr>
          <w:p w14:paraId="12BBB60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Векторное представление чанка для семантического поиска.</w:t>
            </w:r>
          </w:p>
        </w:tc>
      </w:tr>
      <w:tr w:rsidR="00BA4A2F" w:rsidRPr="000B0CAA" w14:paraId="24321580" w14:textId="77777777" w:rsidTr="00BA4A2F">
        <w:tc>
          <w:tcPr>
            <w:tcW w:w="2685" w:type="dxa"/>
          </w:tcPr>
          <w:p w14:paraId="1A782B4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Vector Store</w:t>
            </w:r>
          </w:p>
        </w:tc>
        <w:tc>
          <w:tcPr>
            <w:tcW w:w="7380" w:type="dxa"/>
          </w:tcPr>
          <w:p w14:paraId="0F21F14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Хранилище векторов и </w:t>
            </w:r>
            <w:commentRangeStart w:id="46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метаданных</w:t>
            </w:r>
            <w:commentRangeEnd w:id="46"/>
            <w:r w:rsidR="009F2D0C">
              <w:rPr>
                <w:rStyle w:val="afff3"/>
              </w:rPr>
              <w:commentReference w:id="46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(фильтр по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КЦ, статусу, версии).</w:t>
            </w:r>
          </w:p>
        </w:tc>
      </w:tr>
      <w:tr w:rsidR="00BA4A2F" w:rsidRPr="000B0CAA" w14:paraId="5D356E2A" w14:textId="77777777" w:rsidTr="00BA4A2F">
        <w:tc>
          <w:tcPr>
            <w:tcW w:w="2685" w:type="dxa"/>
          </w:tcPr>
          <w:p w14:paraId="306F87C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Retrieval</w:t>
            </w:r>
          </w:p>
        </w:tc>
        <w:tc>
          <w:tcPr>
            <w:tcW w:w="7380" w:type="dxa"/>
          </w:tcPr>
          <w:p w14:paraId="41B87A3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Этап поиска релевантных чанков по запросу/контексту диалога.</w:t>
            </w:r>
          </w:p>
        </w:tc>
      </w:tr>
      <w:tr w:rsidR="00BA4A2F" w:rsidRPr="000B0CAA" w14:paraId="32448877" w14:textId="77777777" w:rsidTr="00BA4A2F">
        <w:tc>
          <w:tcPr>
            <w:tcW w:w="2685" w:type="dxa"/>
          </w:tcPr>
          <w:p w14:paraId="65D0277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Переиндексация</w:t>
            </w:r>
          </w:p>
        </w:tc>
        <w:tc>
          <w:tcPr>
            <w:tcW w:w="7380" w:type="dxa"/>
          </w:tcPr>
          <w:p w14:paraId="7D86AA6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Обновление или замена векторов статьи после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updated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/ новой версии.</w:t>
            </w:r>
          </w:p>
        </w:tc>
      </w:tr>
      <w:tr w:rsidR="00BA4A2F" w:rsidRPr="000B0CAA" w14:paraId="3D5F5A7E" w14:textId="77777777" w:rsidTr="00BA4A2F">
        <w:tc>
          <w:tcPr>
            <w:tcW w:w="2685" w:type="dxa"/>
          </w:tcPr>
          <w:p w14:paraId="0A33FCB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Soft delete</w:t>
            </w:r>
          </w:p>
        </w:tc>
        <w:tc>
          <w:tcPr>
            <w:tcW w:w="7380" w:type="dxa"/>
          </w:tcPr>
          <w:p w14:paraId="07720CBD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Статья скрыта из поиска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unpublished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), данные в хранилище помечены неактивными.</w:t>
            </w:r>
          </w:p>
        </w:tc>
      </w:tr>
      <w:tr w:rsidR="00BA4A2F" w:rsidRPr="000B0CAA" w14:paraId="4426899A" w14:textId="77777777" w:rsidTr="00BA4A2F">
        <w:tc>
          <w:tcPr>
            <w:tcW w:w="2685" w:type="dxa"/>
          </w:tcPr>
          <w:p w14:paraId="0E1F779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Hard delete</w:t>
            </w:r>
          </w:p>
        </w:tc>
        <w:tc>
          <w:tcPr>
            <w:tcW w:w="7380" w:type="dxa"/>
          </w:tcPr>
          <w:p w14:paraId="683B408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Полное удаление векторов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при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deleted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7FCA7DE8" w14:textId="77777777" w:rsidTr="00BA4A2F">
        <w:tc>
          <w:tcPr>
            <w:tcW w:w="2685" w:type="dxa"/>
          </w:tcPr>
          <w:p w14:paraId="1579B2A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Полная первичная загрузка данных</w:t>
            </w:r>
          </w:p>
        </w:tc>
        <w:tc>
          <w:tcPr>
            <w:tcW w:w="7380" w:type="dxa"/>
          </w:tcPr>
          <w:p w14:paraId="78C6DAF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Разовый обход всех опубликованных статей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КЦ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-10); далее — событийная синхронизация.</w:t>
            </w:r>
          </w:p>
        </w:tc>
      </w:tr>
    </w:tbl>
    <w:p w14:paraId="164D2133" w14:textId="77777777" w:rsidR="00BA4A2F" w:rsidRDefault="00187031">
      <w:r>
        <w:rPr>
          <w:rFonts w:ascii="Arial" w:eastAsia="Arial" w:hAnsi="Arial" w:cs="Arial"/>
          <w:color w:val="0F4761"/>
          <w:sz w:val="28"/>
          <w:szCs w:val="28"/>
        </w:rPr>
        <w:t>1.7. Участники диаграмм (</w:t>
      </w:r>
      <w:commentRangeStart w:id="47"/>
      <w:r>
        <w:rPr>
          <w:rFonts w:ascii="Arial" w:eastAsia="Arial" w:hAnsi="Arial" w:cs="Arial"/>
          <w:color w:val="0F4761"/>
          <w:sz w:val="28"/>
          <w:szCs w:val="28"/>
        </w:rPr>
        <w:t>sequenceDiagram</w:t>
      </w:r>
      <w:commentRangeEnd w:id="47"/>
      <w:r w:rsidR="009F2D0C">
        <w:rPr>
          <w:rStyle w:val="afff3"/>
        </w:rPr>
        <w:commentReference w:id="47"/>
      </w:r>
      <w:r>
        <w:rPr>
          <w:rFonts w:ascii="Arial" w:eastAsia="Arial" w:hAnsi="Arial" w:cs="Arial"/>
          <w:color w:val="0F4761"/>
          <w:sz w:val="28"/>
          <w:szCs w:val="28"/>
        </w:rPr>
        <w:t>)</w:t>
      </w:r>
    </w:p>
    <w:p w14:paraId="27FF5501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tbl>
      <w:tblPr>
        <w:tblStyle w:val="ad"/>
        <w:tblW w:w="9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45"/>
        <w:gridCol w:w="3540"/>
        <w:gridCol w:w="3060"/>
      </w:tblGrid>
      <w:tr w:rsidR="00BA4A2F" w14:paraId="3B9C1B84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45" w:type="dxa"/>
            <w:tcBorders>
              <w:bottom w:val="single" w:sz="8" w:space="0" w:color="000000"/>
            </w:tcBorders>
          </w:tcPr>
          <w:p w14:paraId="096CD90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 в диаграмме</w:t>
            </w:r>
          </w:p>
        </w:tc>
        <w:tc>
          <w:tcPr>
            <w:tcW w:w="3540" w:type="dxa"/>
            <w:tcBorders>
              <w:bottom w:val="single" w:sz="8" w:space="0" w:color="000000"/>
            </w:tcBorders>
          </w:tcPr>
          <w:p w14:paraId="2FCF07A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Описанеи</w:t>
            </w:r>
          </w:p>
        </w:tc>
        <w:tc>
          <w:tcPr>
            <w:tcW w:w="3060" w:type="dxa"/>
            <w:tcBorders>
              <w:bottom w:val="single" w:sz="8" w:space="0" w:color="000000"/>
            </w:tcBorders>
          </w:tcPr>
          <w:p w14:paraId="3465AC9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</w:tr>
      <w:tr w:rsidR="00BA4A2F" w14:paraId="31B3F200" w14:textId="77777777" w:rsidTr="00BA4A2F">
        <w:tc>
          <w:tcPr>
            <w:tcW w:w="3345" w:type="dxa"/>
          </w:tcPr>
          <w:p w14:paraId="6ED862E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Editor_SUZ</w:t>
            </w:r>
          </w:p>
        </w:tc>
        <w:tc>
          <w:tcPr>
            <w:tcW w:w="3540" w:type="dxa"/>
          </w:tcPr>
          <w:p w14:paraId="7E58255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Редактор базы знаний в </w:t>
            </w:r>
            <w:r w:rsidRPr="00187031">
              <w:rPr>
                <w:rFonts w:ascii="Arial" w:eastAsia="Arial" w:hAnsi="Arial" w:cs="Arial"/>
                <w:lang w:val="ru-RU"/>
              </w:rPr>
              <w:t xml:space="preserve">админ панели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</w:p>
        </w:tc>
        <w:tc>
          <w:tcPr>
            <w:tcW w:w="3060" w:type="dxa"/>
          </w:tcPr>
          <w:p w14:paraId="169D759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</w:t>
            </w:r>
          </w:p>
        </w:tc>
      </w:tr>
      <w:tr w:rsidR="00BA4A2F" w14:paraId="35B3368F" w14:textId="77777777" w:rsidTr="00BA4A2F">
        <w:tc>
          <w:tcPr>
            <w:tcW w:w="3345" w:type="dxa"/>
          </w:tcPr>
          <w:p w14:paraId="5F57B7E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Bitrix_CMS</w:t>
            </w:r>
          </w:p>
        </w:tc>
        <w:tc>
          <w:tcPr>
            <w:tcW w:w="3540" w:type="dxa"/>
          </w:tcPr>
          <w:p w14:paraId="4337D55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Ядро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инфоблоки, обработчики событий, модуль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sync</w:t>
            </w:r>
          </w:p>
        </w:tc>
        <w:tc>
          <w:tcPr>
            <w:tcW w:w="3060" w:type="dxa"/>
          </w:tcPr>
          <w:p w14:paraId="5000471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</w:t>
            </w:r>
          </w:p>
        </w:tc>
      </w:tr>
      <w:tr w:rsidR="00BA4A2F" w14:paraId="7D563044" w14:textId="77777777" w:rsidTr="00BA4A2F">
        <w:tc>
          <w:tcPr>
            <w:tcW w:w="3345" w:type="dxa"/>
          </w:tcPr>
          <w:p w14:paraId="3740EE8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Outbox</w:t>
            </w:r>
          </w:p>
        </w:tc>
        <w:tc>
          <w:tcPr>
            <w:tcW w:w="3540" w:type="dxa"/>
          </w:tcPr>
          <w:p w14:paraId="510C98EC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Подсистема модуля: очередь исходящих событий перед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</w:p>
        </w:tc>
        <w:tc>
          <w:tcPr>
            <w:tcW w:w="3060" w:type="dxa"/>
          </w:tcPr>
          <w:p w14:paraId="6B537FA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Заказчик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14:paraId="67EBFEF1" w14:textId="77777777" w:rsidTr="00BA4A2F">
        <w:tc>
          <w:tcPr>
            <w:tcW w:w="3345" w:type="dxa"/>
          </w:tcPr>
          <w:p w14:paraId="6E869CD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Bitrix_REST</w:t>
            </w:r>
          </w:p>
        </w:tc>
        <w:tc>
          <w:tcPr>
            <w:tcW w:w="3540" w:type="dxa"/>
          </w:tcPr>
          <w:p w14:paraId="3D3C7D0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REST API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/rest/iblock.element.*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060" w:type="dxa"/>
          </w:tcPr>
          <w:p w14:paraId="5494B4E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Заказчик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</w:tr>
      <w:tr w:rsidR="00BA4A2F" w14:paraId="00CF81A8" w14:textId="77777777" w:rsidTr="00BA4A2F">
        <w:tc>
          <w:tcPr>
            <w:tcW w:w="3345" w:type="dxa"/>
          </w:tcPr>
          <w:p w14:paraId="63A0504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Bitrix_API</w:t>
            </w:r>
          </w:p>
        </w:tc>
        <w:tc>
          <w:tcPr>
            <w:tcW w:w="3540" w:type="dxa"/>
          </w:tcPr>
          <w:p w14:paraId="1834566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Custom API модуля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/local/api/sufler/v1/...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060" w:type="dxa"/>
          </w:tcPr>
          <w:p w14:paraId="2AE3D0D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Заказчик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14:paraId="142E8762" w14:textId="77777777" w:rsidTr="00BA4A2F">
        <w:tc>
          <w:tcPr>
            <w:tcW w:w="3345" w:type="dxa"/>
          </w:tcPr>
          <w:p w14:paraId="33ADAA5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Bitrix_Agent</w:t>
            </w:r>
          </w:p>
        </w:tc>
        <w:tc>
          <w:tcPr>
            <w:tcW w:w="3540" w:type="dxa"/>
          </w:tcPr>
          <w:p w14:paraId="286C170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Планировщик </w:t>
            </w:r>
            <w:r>
              <w:rPr>
                <w:rFonts w:ascii="Arial" w:eastAsia="Arial" w:hAnsi="Arial" w:cs="Arial"/>
                <w:color w:val="000000"/>
              </w:rPr>
              <w:t>PHP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по расписанию (агенты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) для </w:t>
            </w:r>
            <w:r>
              <w:rPr>
                <w:rFonts w:ascii="Arial" w:eastAsia="Arial" w:hAnsi="Arial" w:cs="Arial"/>
                <w:color w:val="000000"/>
              </w:rPr>
              <w:t>retry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reconcile</w:t>
            </w:r>
          </w:p>
        </w:tc>
        <w:tc>
          <w:tcPr>
            <w:tcW w:w="3060" w:type="dxa"/>
          </w:tcPr>
          <w:p w14:paraId="55BB796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  <w:r>
              <w:rPr>
                <w:rFonts w:ascii="Arial" w:eastAsia="Arial" w:hAnsi="Arial" w:cs="Arial"/>
                <w:color w:val="000000"/>
              </w:rPr>
              <w:t xml:space="preserve"> механизм +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  <w:r>
              <w:rPr>
                <w:rFonts w:ascii="Arial" w:eastAsia="Arial" w:hAnsi="Arial" w:cs="Arial"/>
                <w:color w:val="000000"/>
              </w:rPr>
              <w:t xml:space="preserve"> логика</w:t>
            </w:r>
          </w:p>
        </w:tc>
      </w:tr>
      <w:tr w:rsidR="00BA4A2F" w14:paraId="5FA9E0F1" w14:textId="77777777" w:rsidTr="00BA4A2F">
        <w:tc>
          <w:tcPr>
            <w:tcW w:w="3345" w:type="dxa"/>
          </w:tcPr>
          <w:p w14:paraId="580C738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API_Gateway</w:t>
            </w:r>
          </w:p>
        </w:tc>
        <w:tc>
          <w:tcPr>
            <w:tcW w:w="3540" w:type="dxa"/>
          </w:tcPr>
          <w:p w14:paraId="70B99D7E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Корпоративный шлюз банка перед контуром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</w:p>
        </w:tc>
        <w:tc>
          <w:tcPr>
            <w:tcW w:w="3060" w:type="dxa"/>
          </w:tcPr>
          <w:p w14:paraId="1BDBF09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Инфраструктура </w:t>
            </w:r>
            <w:commentRangeStart w:id="48"/>
            <w:commentRangeStart w:id="49"/>
            <w:r>
              <w:rPr>
                <w:rFonts w:ascii="Arial" w:eastAsia="Arial" w:hAnsi="Arial" w:cs="Arial"/>
                <w:color w:val="000000"/>
              </w:rPr>
              <w:t>заказчика</w:t>
            </w:r>
            <w:commentRangeEnd w:id="48"/>
            <w:r w:rsidR="00BB5A0D">
              <w:rPr>
                <w:rStyle w:val="afff3"/>
              </w:rPr>
              <w:commentReference w:id="48"/>
            </w:r>
            <w:commentRangeEnd w:id="49"/>
            <w:r w:rsidR="007A5E26">
              <w:rPr>
                <w:rStyle w:val="afff3"/>
              </w:rPr>
              <w:commentReference w:id="49"/>
            </w:r>
          </w:p>
        </w:tc>
      </w:tr>
      <w:tr w:rsidR="00BA4A2F" w14:paraId="1BA75F2C" w14:textId="77777777" w:rsidTr="00BA4A2F">
        <w:tc>
          <w:tcPr>
            <w:tcW w:w="3345" w:type="dxa"/>
          </w:tcPr>
          <w:p w14:paraId="132762B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Sufler_Ingest</w:t>
            </w:r>
          </w:p>
        </w:tc>
        <w:tc>
          <w:tcPr>
            <w:tcW w:w="3540" w:type="dxa"/>
          </w:tcPr>
          <w:p w14:paraId="6902757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Приём webhook, валидация JSON, идемпотентность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event_id</w:t>
            </w:r>
          </w:p>
        </w:tc>
        <w:tc>
          <w:tcPr>
            <w:tcW w:w="3060" w:type="dxa"/>
          </w:tcPr>
          <w:p w14:paraId="1E6173E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Исполнитель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[Суфлёр]</w:t>
            </w:r>
          </w:p>
        </w:tc>
      </w:tr>
      <w:tr w:rsidR="00BA4A2F" w14:paraId="0C6413F2" w14:textId="77777777" w:rsidTr="00BA4A2F">
        <w:tc>
          <w:tcPr>
            <w:tcW w:w="3345" w:type="dxa"/>
          </w:tcPr>
          <w:p w14:paraId="7EFAEC0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Sufler_Fetch</w:t>
            </w:r>
          </w:p>
        </w:tc>
        <w:tc>
          <w:tcPr>
            <w:tcW w:w="3540" w:type="dxa"/>
          </w:tcPr>
          <w:p w14:paraId="7B3EC37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GET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статьи из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после принятого события</w:t>
            </w:r>
          </w:p>
        </w:tc>
        <w:tc>
          <w:tcPr>
            <w:tcW w:w="3060" w:type="dxa"/>
          </w:tcPr>
          <w:p w14:paraId="31DD286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Исполнитель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[Суфлёр]</w:t>
            </w:r>
          </w:p>
        </w:tc>
      </w:tr>
      <w:tr w:rsidR="00BA4A2F" w14:paraId="6B7351DB" w14:textId="77777777" w:rsidTr="00BA4A2F">
        <w:tc>
          <w:tcPr>
            <w:tcW w:w="3345" w:type="dxa"/>
          </w:tcPr>
          <w:p w14:paraId="765DEF8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Sufler_FullLoad</w:t>
            </w:r>
          </w:p>
        </w:tc>
        <w:tc>
          <w:tcPr>
            <w:tcW w:w="3540" w:type="dxa"/>
          </w:tcPr>
          <w:p w14:paraId="0CBBB66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Job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полной первичной загрузки данных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-10)</w:t>
            </w:r>
          </w:p>
        </w:tc>
        <w:tc>
          <w:tcPr>
            <w:tcW w:w="3060" w:type="dxa"/>
          </w:tcPr>
          <w:p w14:paraId="1850B66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Исполнитель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[Суфлёр]</w:t>
            </w:r>
          </w:p>
        </w:tc>
      </w:tr>
      <w:tr w:rsidR="00BA4A2F" w14:paraId="18F6A3CD" w14:textId="77777777" w:rsidTr="00BA4A2F">
        <w:tc>
          <w:tcPr>
            <w:tcW w:w="3345" w:type="dxa"/>
          </w:tcPr>
          <w:p w14:paraId="42182BB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Sufler_Reconcile</w:t>
            </w:r>
          </w:p>
        </w:tc>
        <w:tc>
          <w:tcPr>
            <w:tcW w:w="3540" w:type="dxa"/>
          </w:tcPr>
          <w:p w14:paraId="34527170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Job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сверки / догон хвоста событий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-09)</w:t>
            </w:r>
          </w:p>
        </w:tc>
        <w:tc>
          <w:tcPr>
            <w:tcW w:w="3060" w:type="dxa"/>
          </w:tcPr>
          <w:p w14:paraId="59D69A9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Исполнитель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[Суфлёр]</w:t>
            </w:r>
          </w:p>
        </w:tc>
      </w:tr>
      <w:tr w:rsidR="00BA4A2F" w14:paraId="5F52AE16" w14:textId="77777777" w:rsidTr="00BA4A2F">
        <w:tc>
          <w:tcPr>
            <w:tcW w:w="3345" w:type="dxa"/>
          </w:tcPr>
          <w:p w14:paraId="48F6A16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RAG_Index</w:t>
            </w:r>
          </w:p>
        </w:tc>
        <w:tc>
          <w:tcPr>
            <w:tcW w:w="3540" w:type="dxa"/>
          </w:tcPr>
          <w:p w14:paraId="3899B8A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Чанкинг, эмбеддинги, vector store (production-индекс)</w:t>
            </w:r>
          </w:p>
        </w:tc>
        <w:tc>
          <w:tcPr>
            <w:tcW w:w="3060" w:type="dxa"/>
          </w:tcPr>
          <w:p w14:paraId="7C4E34F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Исполнитель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[Суфлёр]</w:t>
            </w:r>
          </w:p>
        </w:tc>
      </w:tr>
    </w:tbl>
    <w:p w14:paraId="01ED716A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38B6773E" wp14:editId="4B094763">
                <wp:extent cx="12700" cy="19050"/>
                <wp:effectExtent l="0" t="0" r="0" b="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54E931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6773E" id="Прямоугольник 5" o:spid="_x0000_s1028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854E931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D24A6CF" w14:textId="77777777" w:rsidR="00BA4A2F" w:rsidRDefault="00187031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Контекст и </w:t>
      </w:r>
      <w:commentRangeStart w:id="50"/>
      <w:r>
        <w:rPr>
          <w:rFonts w:ascii="Arial" w:eastAsia="Arial" w:hAnsi="Arial" w:cs="Arial"/>
        </w:rPr>
        <w:t>ограничения</w:t>
      </w:r>
      <w:commentRangeEnd w:id="50"/>
      <w:r w:rsidR="009F2D0C">
        <w:rPr>
          <w:rStyle w:val="afff3"/>
          <w:rFonts w:ascii="Aptos" w:eastAsia="Aptos" w:hAnsi="Aptos" w:cs="Aptos"/>
          <w:color w:val="auto"/>
        </w:rPr>
        <w:commentReference w:id="50"/>
      </w:r>
    </w:p>
    <w:p w14:paraId="522008A0" w14:textId="77777777" w:rsidR="00BA4A2F" w:rsidRPr="00187031" w:rsidRDefault="001870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Платформа заказчика: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="000B0CAA">
        <w:fldChar w:fldCharType="begin"/>
      </w:r>
      <w:r w:rsidR="000B0CAA" w:rsidRPr="000B0CAA">
        <w:rPr>
          <w:lang w:val="ru-RU"/>
          <w:rPrChange w:id="51" w:author="Солдатенко Евгений Павлович" w:date="2026-06-09T09:07:00Z">
            <w:rPr/>
          </w:rPrChange>
        </w:rPr>
        <w:instrText xml:space="preserve"> </w:instrText>
      </w:r>
      <w:r w:rsidR="000B0CAA">
        <w:instrText>HYPERLINK</w:instrText>
      </w:r>
      <w:r w:rsidR="000B0CAA" w:rsidRPr="000B0CAA">
        <w:rPr>
          <w:lang w:val="ru-RU"/>
          <w:rPrChange w:id="52" w:author="Солдатенко Евгений Павлович" w:date="2026-06-09T09:07:00Z">
            <w:rPr/>
          </w:rPrChange>
        </w:rPr>
        <w:instrText xml:space="preserve"> "</w:instrText>
      </w:r>
      <w:r w:rsidR="000B0CAA">
        <w:instrText>https</w:instrText>
      </w:r>
      <w:r w:rsidR="000B0CAA" w:rsidRPr="000B0CAA">
        <w:rPr>
          <w:lang w:val="ru-RU"/>
          <w:rPrChange w:id="53" w:author="Солдатенко Евгений Павлович" w:date="2026-06-09T09:07:00Z">
            <w:rPr/>
          </w:rPrChange>
        </w:rPr>
        <w:instrText>://</w:instrText>
      </w:r>
      <w:r w:rsidR="000B0CAA">
        <w:instrText>dev</w:instrText>
      </w:r>
      <w:r w:rsidR="000B0CAA" w:rsidRPr="000B0CAA">
        <w:rPr>
          <w:lang w:val="ru-RU"/>
          <w:rPrChange w:id="54" w:author="Солдатенко Евгений Павлович" w:date="2026-06-09T09:07:00Z">
            <w:rPr/>
          </w:rPrChange>
        </w:rPr>
        <w:instrText>.1</w:instrText>
      </w:r>
      <w:r w:rsidR="000B0CAA">
        <w:instrText>c</w:instrText>
      </w:r>
      <w:r w:rsidR="000B0CAA" w:rsidRPr="000B0CAA">
        <w:rPr>
          <w:lang w:val="ru-RU"/>
          <w:rPrChange w:id="55" w:author="Солдатенко Евгений Павлович" w:date="2026-06-09T09:07:00Z">
            <w:rPr/>
          </w:rPrChange>
        </w:rPr>
        <w:instrText>-</w:instrText>
      </w:r>
      <w:r w:rsidR="000B0CAA">
        <w:instrText>bitrix</w:instrText>
      </w:r>
      <w:r w:rsidR="000B0CAA" w:rsidRPr="000B0CAA">
        <w:rPr>
          <w:lang w:val="ru-RU"/>
          <w:rPrChange w:id="56" w:author="Солдатенко Евгений Павлович" w:date="2026-06-09T09:07:00Z">
            <w:rPr/>
          </w:rPrChange>
        </w:rPr>
        <w:instrText>.</w:instrText>
      </w:r>
      <w:r w:rsidR="000B0CAA">
        <w:instrText>ru</w:instrText>
      </w:r>
      <w:r w:rsidR="000B0CAA" w:rsidRPr="000B0CAA">
        <w:rPr>
          <w:lang w:val="ru-RU"/>
          <w:rPrChange w:id="57" w:author="Солдатенко Евгений Павлович" w:date="2026-06-09T09:07:00Z">
            <w:rPr/>
          </w:rPrChange>
        </w:rPr>
        <w:instrText>/" \</w:instrText>
      </w:r>
      <w:r w:rsidR="000B0CAA">
        <w:instrText>h</w:instrText>
      </w:r>
      <w:r w:rsidR="000B0CAA" w:rsidRPr="000B0CAA">
        <w:rPr>
          <w:lang w:val="ru-RU"/>
          <w:rPrChange w:id="58" w:author="Солдатенко Евгений Павлович" w:date="2026-06-09T09:07:00Z">
            <w:rPr/>
          </w:rPrChange>
        </w:rPr>
        <w:instrText xml:space="preserve"> </w:instrText>
      </w:r>
      <w:r w:rsidR="000B0CAA">
        <w:fldChar w:fldCharType="separate"/>
      </w:r>
      <w:r w:rsidRPr="00187031">
        <w:rPr>
          <w:rFonts w:ascii="Arial" w:eastAsia="Arial" w:hAnsi="Arial" w:cs="Arial"/>
          <w:color w:val="156082"/>
          <w:lang w:val="ru-RU"/>
        </w:rPr>
        <w:t>1С-Битрикс: Управление сайтом</w:t>
      </w:r>
      <w:r w:rsidR="000B0CAA">
        <w:rPr>
          <w:rFonts w:ascii="Arial" w:eastAsia="Arial" w:hAnsi="Arial" w:cs="Arial"/>
          <w:color w:val="156082"/>
          <w:lang w:val="ru-RU"/>
        </w:rPr>
        <w:fldChar w:fldCharType="end"/>
      </w:r>
      <w:r w:rsidRPr="00187031">
        <w:rPr>
          <w:rFonts w:ascii="Arial" w:eastAsia="Arial" w:hAnsi="Arial" w:cs="Arial"/>
          <w:color w:val="000000"/>
          <w:lang w:val="ru-RU"/>
        </w:rPr>
        <w:t xml:space="preserve"> (</w:t>
      </w:r>
      <w:commentRangeStart w:id="59"/>
      <w:r>
        <w:rPr>
          <w:rFonts w:ascii="Arial" w:eastAsia="Arial" w:hAnsi="Arial" w:cs="Arial"/>
          <w:color w:val="000000"/>
        </w:rPr>
        <w:t>CMS</w:t>
      </w:r>
      <w:commentRangeEnd w:id="59"/>
      <w:r w:rsidR="00BB5A0D">
        <w:rPr>
          <w:rStyle w:val="afff3"/>
        </w:rPr>
        <w:commentReference w:id="59"/>
      </w:r>
      <w:r w:rsidRPr="00187031">
        <w:rPr>
          <w:rFonts w:ascii="Arial" w:eastAsia="Arial" w:hAnsi="Arial" w:cs="Arial"/>
          <w:color w:val="000000"/>
          <w:lang w:val="ru-RU"/>
        </w:rPr>
        <w:t>).</w:t>
      </w:r>
    </w:p>
    <w:p w14:paraId="31F7C027" w14:textId="77777777" w:rsidR="00BA4A2F" w:rsidRPr="00187031" w:rsidRDefault="001870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Хранение СУЗ:</w:t>
      </w:r>
      <w:r w:rsidRPr="00187031">
        <w:rPr>
          <w:rFonts w:ascii="Arial" w:eastAsia="Arial" w:hAnsi="Arial" w:cs="Arial"/>
          <w:color w:val="000000"/>
          <w:lang w:val="ru-RU"/>
        </w:rPr>
        <w:t xml:space="preserve"> стандартные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инфоблоки</w:t>
      </w:r>
      <w:r w:rsidRPr="00187031">
        <w:rPr>
          <w:rFonts w:ascii="Arial" w:eastAsia="Arial" w:hAnsi="Arial" w:cs="Arial"/>
          <w:color w:val="000000"/>
          <w:lang w:val="ru-RU"/>
        </w:rPr>
        <w:t xml:space="preserve"> (</w:t>
      </w:r>
      <w:commentRangeStart w:id="60"/>
      <w:r w:rsidRPr="00187031">
        <w:rPr>
          <w:rFonts w:ascii="Arial" w:eastAsia="Arial" w:hAnsi="Arial" w:cs="Arial"/>
          <w:color w:val="000000"/>
          <w:lang w:val="ru-RU"/>
        </w:rPr>
        <w:t>статьи, разделы, свойства, вложения).</w:t>
      </w:r>
      <w:commentRangeEnd w:id="60"/>
      <w:r w:rsidR="00BB5A0D">
        <w:rPr>
          <w:rStyle w:val="afff3"/>
        </w:rPr>
        <w:commentReference w:id="60"/>
      </w:r>
    </w:p>
    <w:p w14:paraId="08936127" w14:textId="77777777" w:rsidR="00BA4A2F" w:rsidRDefault="001870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Требования проекта:</w:t>
      </w:r>
    </w:p>
    <w:p w14:paraId="1902C580" w14:textId="77777777" w:rsidR="00BA4A2F" w:rsidRPr="00187031" w:rsidRDefault="00187031">
      <w:pPr>
        <w:shd w:val="clear" w:color="auto" w:fill="FFFFFF"/>
        <w:spacing w:before="240" w:after="240"/>
        <w:rPr>
          <w:rFonts w:ascii="Arial" w:eastAsia="Arial" w:hAnsi="Arial" w:cs="Arial"/>
          <w:color w:val="0F1115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 xml:space="preserve">Интеграция с СУЗ должна быть реализована в соответствии с пунктом 7.1 </w:t>
      </w:r>
      <w:commentRangeStart w:id="61"/>
      <w:r w:rsidRPr="00187031">
        <w:rPr>
          <w:rFonts w:ascii="Arial" w:eastAsia="Arial" w:hAnsi="Arial" w:cs="Arial"/>
          <w:color w:val="0F1115"/>
          <w:lang w:val="ru-RU"/>
        </w:rPr>
        <w:t>Приложения 1 к договору.</w:t>
      </w:r>
      <w:commentRangeEnd w:id="61"/>
      <w:r w:rsidR="00BB5A0D">
        <w:rPr>
          <w:rStyle w:val="afff3"/>
        </w:rPr>
        <w:commentReference w:id="61"/>
      </w:r>
    </w:p>
    <w:p w14:paraId="1A5F790C" w14:textId="77777777" w:rsidR="00BA4A2F" w:rsidRPr="00187031" w:rsidRDefault="00187031">
      <w:pPr>
        <w:shd w:val="clear" w:color="auto" w:fill="FFFFFF"/>
        <w:spacing w:before="240" w:after="240"/>
        <w:rPr>
          <w:rFonts w:ascii="Arial" w:eastAsia="Arial" w:hAnsi="Arial" w:cs="Arial"/>
          <w:color w:val="0F1115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>Ключевые бизнес-правила работы контакт-центра (</w:t>
      </w:r>
      <w:commentRangeStart w:id="62"/>
      <w:r w:rsidRPr="00187031">
        <w:rPr>
          <w:rFonts w:ascii="Arial" w:eastAsia="Arial" w:hAnsi="Arial" w:cs="Arial"/>
          <w:color w:val="0F1115"/>
          <w:lang w:val="ru-RU"/>
        </w:rPr>
        <w:t>КЦ</w:t>
      </w:r>
      <w:commentRangeEnd w:id="62"/>
      <w:r w:rsidR="00191C87">
        <w:rPr>
          <w:rStyle w:val="afff3"/>
        </w:rPr>
        <w:commentReference w:id="62"/>
      </w:r>
      <w:r w:rsidRPr="00187031">
        <w:rPr>
          <w:rFonts w:ascii="Arial" w:eastAsia="Arial" w:hAnsi="Arial" w:cs="Arial"/>
          <w:color w:val="0F1115"/>
          <w:lang w:val="ru-RU"/>
        </w:rPr>
        <w:t>):</w:t>
      </w:r>
    </w:p>
    <w:p w14:paraId="5BB38804" w14:textId="77777777" w:rsidR="00BA4A2F" w:rsidRPr="00187031" w:rsidRDefault="00187031">
      <w:pPr>
        <w:numPr>
          <w:ilvl w:val="0"/>
          <w:numId w:val="5"/>
        </w:numPr>
        <w:shd w:val="clear" w:color="auto" w:fill="FFFFFF"/>
        <w:spacing w:before="240" w:after="0"/>
        <w:rPr>
          <w:rFonts w:ascii="Arial" w:eastAsia="Arial" w:hAnsi="Arial" w:cs="Arial"/>
          <w:lang w:val="ru-RU"/>
        </w:rPr>
      </w:pPr>
      <w:commentRangeStart w:id="63"/>
      <w:r w:rsidRPr="00187031">
        <w:rPr>
          <w:rFonts w:ascii="Arial" w:eastAsia="Arial" w:hAnsi="Arial" w:cs="Arial"/>
          <w:color w:val="0F1115"/>
          <w:lang w:val="ru-RU"/>
        </w:rPr>
        <w:t xml:space="preserve">Оператор КЦ </w:t>
      </w:r>
      <w:commentRangeEnd w:id="63"/>
      <w:r w:rsidR="00BB5A0D">
        <w:rPr>
          <w:rStyle w:val="afff3"/>
        </w:rPr>
        <w:commentReference w:id="63"/>
      </w:r>
      <w:r w:rsidRPr="00187031">
        <w:rPr>
          <w:rFonts w:ascii="Arial" w:eastAsia="Arial" w:hAnsi="Arial" w:cs="Arial"/>
          <w:color w:val="0F1115"/>
          <w:lang w:val="ru-RU"/>
        </w:rPr>
        <w:t>получает ответы на запросы клиентов исключительно из СУЗ — никакие иные источники информации не используются.</w:t>
      </w:r>
    </w:p>
    <w:p w14:paraId="1175E64F" w14:textId="77777777" w:rsidR="00BA4A2F" w:rsidRPr="00187031" w:rsidRDefault="00187031">
      <w:pPr>
        <w:numPr>
          <w:ilvl w:val="0"/>
          <w:numId w:val="5"/>
        </w:numPr>
        <w:shd w:val="clear" w:color="auto" w:fill="FFFFFF"/>
        <w:spacing w:after="0"/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 xml:space="preserve">В подсказках оператору необходимо отображать ссылку на статью в СУЗ для возможности ознакомления с полным </w:t>
      </w:r>
      <w:commentRangeStart w:id="64"/>
      <w:r w:rsidRPr="00187031">
        <w:rPr>
          <w:rFonts w:ascii="Arial" w:eastAsia="Arial" w:hAnsi="Arial" w:cs="Arial"/>
          <w:color w:val="0F1115"/>
          <w:lang w:val="ru-RU"/>
        </w:rPr>
        <w:t>текстом</w:t>
      </w:r>
      <w:commentRangeEnd w:id="64"/>
      <w:r w:rsidR="009F2D0C">
        <w:rPr>
          <w:rStyle w:val="afff3"/>
        </w:rPr>
        <w:commentReference w:id="64"/>
      </w:r>
      <w:r w:rsidRPr="00187031">
        <w:rPr>
          <w:rFonts w:ascii="Arial" w:eastAsia="Arial" w:hAnsi="Arial" w:cs="Arial"/>
          <w:color w:val="0F1115"/>
          <w:lang w:val="ru-RU"/>
        </w:rPr>
        <w:t>.</w:t>
      </w:r>
    </w:p>
    <w:p w14:paraId="73112AE7" w14:textId="77777777" w:rsidR="00BA4A2F" w:rsidRPr="00187031" w:rsidRDefault="00187031">
      <w:pPr>
        <w:numPr>
          <w:ilvl w:val="0"/>
          <w:numId w:val="5"/>
        </w:numPr>
        <w:shd w:val="clear" w:color="auto" w:fill="FFFFFF"/>
        <w:spacing w:after="240"/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 xml:space="preserve">Отправка </w:t>
      </w:r>
      <w:commentRangeStart w:id="65"/>
      <w:r w:rsidRPr="00187031">
        <w:rPr>
          <w:rFonts w:ascii="Arial" w:eastAsia="Arial" w:hAnsi="Arial" w:cs="Arial"/>
          <w:color w:val="0F1115"/>
          <w:lang w:val="ru-RU"/>
        </w:rPr>
        <w:t>ссылок на статьи непосредственно клиенту в чат не допускается — это внутренний инструмент сотрудника.</w:t>
      </w:r>
      <w:commentRangeEnd w:id="65"/>
      <w:r w:rsidR="00191C87">
        <w:rPr>
          <w:rStyle w:val="afff3"/>
        </w:rPr>
        <w:commentReference w:id="65"/>
      </w:r>
    </w:p>
    <w:p w14:paraId="74A7E7AF" w14:textId="77777777" w:rsidR="00BA4A2F" w:rsidRPr="00187031" w:rsidRDefault="00187031">
      <w:pPr>
        <w:shd w:val="clear" w:color="auto" w:fill="FFFFFF"/>
        <w:spacing w:before="240" w:after="240"/>
        <w:rPr>
          <w:rFonts w:ascii="Arial" w:eastAsia="Arial" w:hAnsi="Arial" w:cs="Arial"/>
          <w:color w:val="0F1115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>Режим работы с контентом СУЗ:</w:t>
      </w:r>
    </w:p>
    <w:p w14:paraId="687029DF" w14:textId="77777777" w:rsidR="00BA4A2F" w:rsidRPr="00187031" w:rsidRDefault="00187031">
      <w:pPr>
        <w:numPr>
          <w:ilvl w:val="0"/>
          <w:numId w:val="3"/>
        </w:num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 xml:space="preserve">Статьи в СУЗ изменяются несколько раз в течение </w:t>
      </w:r>
      <w:commentRangeStart w:id="66"/>
      <w:r w:rsidRPr="00187031">
        <w:rPr>
          <w:rFonts w:ascii="Arial" w:eastAsia="Arial" w:hAnsi="Arial" w:cs="Arial"/>
          <w:color w:val="0F1115"/>
          <w:lang w:val="ru-RU"/>
        </w:rPr>
        <w:t>дня</w:t>
      </w:r>
      <w:commentRangeEnd w:id="66"/>
      <w:r w:rsidR="00442CED">
        <w:rPr>
          <w:rStyle w:val="afff3"/>
        </w:rPr>
        <w:commentReference w:id="66"/>
      </w:r>
      <w:r w:rsidRPr="00187031">
        <w:rPr>
          <w:rFonts w:ascii="Arial" w:eastAsia="Arial" w:hAnsi="Arial" w:cs="Arial"/>
          <w:color w:val="0F1115"/>
          <w:lang w:val="ru-RU"/>
        </w:rPr>
        <w:t>.</w:t>
      </w:r>
    </w:p>
    <w:p w14:paraId="32032F3F" w14:textId="77777777" w:rsidR="00BA4A2F" w:rsidRPr="00187031" w:rsidRDefault="00187031">
      <w:pPr>
        <w:numPr>
          <w:ilvl w:val="0"/>
          <w:numId w:val="3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 xml:space="preserve">Изменения носят точечный </w:t>
      </w:r>
      <w:commentRangeStart w:id="67"/>
      <w:r w:rsidRPr="00187031">
        <w:rPr>
          <w:rFonts w:ascii="Arial" w:eastAsia="Arial" w:hAnsi="Arial" w:cs="Arial"/>
          <w:color w:val="0F1115"/>
          <w:lang w:val="ru-RU"/>
        </w:rPr>
        <w:t>характер</w:t>
      </w:r>
      <w:commentRangeEnd w:id="67"/>
      <w:r w:rsidR="00442CED">
        <w:rPr>
          <w:rStyle w:val="afff3"/>
        </w:rPr>
        <w:commentReference w:id="67"/>
      </w:r>
      <w:r w:rsidRPr="00187031">
        <w:rPr>
          <w:rFonts w:ascii="Arial" w:eastAsia="Arial" w:hAnsi="Arial" w:cs="Arial"/>
          <w:color w:val="0F1115"/>
          <w:lang w:val="ru-RU"/>
        </w:rPr>
        <w:t xml:space="preserve"> (корректировка отдельных фрагментов, обновление данных).</w:t>
      </w:r>
    </w:p>
    <w:p w14:paraId="3F38588E" w14:textId="77777777" w:rsidR="00BA4A2F" w:rsidRPr="00187031" w:rsidRDefault="00187031">
      <w:pPr>
        <w:numPr>
          <w:ilvl w:val="0"/>
          <w:numId w:val="3"/>
        </w:numPr>
        <w:shd w:val="clear" w:color="auto" w:fill="FFFFFF"/>
        <w:spacing w:after="240"/>
        <w:rPr>
          <w:rFonts w:ascii="Arial" w:eastAsia="Arial" w:hAnsi="Arial" w:cs="Arial"/>
          <w:color w:val="0F1115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>В СУЗ поддерживается версионность статей, поэтому интеграция должна корректно обрабатывать смену версий и определять актуальную редакцию для КЦ.</w:t>
      </w:r>
    </w:p>
    <w:p w14:paraId="6FAA232A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  <w:lang w:val="ru-RU"/>
        </w:rPr>
      </w:pPr>
    </w:p>
    <w:p w14:paraId="6D13EB74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  <w:color w:val="000000"/>
          <w:lang w:val="ru-RU"/>
        </w:rPr>
      </w:pPr>
    </w:p>
    <w:p w14:paraId="303CC23E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drawing>
          <wp:inline distT="0" distB="0" distL="0" distR="0" wp14:anchorId="3E046DD7" wp14:editId="4AF6B8E1">
            <wp:extent cx="6510338" cy="1256857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1256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49D2A" w14:textId="77777777" w:rsidR="00BA4A2F" w:rsidRPr="00187031" w:rsidRDefault="00187031">
      <w:pPr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 xml:space="preserve">Диаграмма информационного обмена между интегрируемыми </w:t>
      </w:r>
      <w:commentRangeStart w:id="68"/>
      <w:r w:rsidRPr="00187031">
        <w:rPr>
          <w:rFonts w:ascii="Arial" w:eastAsia="Arial" w:hAnsi="Arial" w:cs="Arial"/>
          <w:i/>
          <w:iCs/>
          <w:color w:val="0F4761"/>
          <w:lang w:val="ru-RU"/>
        </w:rPr>
        <w:t>модулями</w:t>
      </w:r>
      <w:commentRangeEnd w:id="68"/>
      <w:r w:rsidR="00916D5A">
        <w:rPr>
          <w:rStyle w:val="afff3"/>
        </w:rPr>
        <w:commentReference w:id="68"/>
      </w:r>
    </w:p>
    <w:p w14:paraId="343E2987" w14:textId="77777777" w:rsidR="00BA4A2F" w:rsidRPr="00187031" w:rsidRDefault="00187031">
      <w:pPr>
        <w:pStyle w:val="2"/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lang w:val="ru-RU"/>
        </w:rPr>
        <w:t xml:space="preserve">3. Принципы интеграции и </w:t>
      </w:r>
      <w:r>
        <w:rPr>
          <w:rFonts w:ascii="Arial" w:eastAsia="Arial" w:hAnsi="Arial" w:cs="Arial"/>
        </w:rPr>
        <w:t>API</w:t>
      </w:r>
      <w:r w:rsidRPr="00187031">
        <w:rPr>
          <w:rFonts w:ascii="Arial" w:eastAsia="Arial" w:hAnsi="Arial" w:cs="Arial"/>
          <w:lang w:val="ru-RU"/>
        </w:rPr>
        <w:t xml:space="preserve"> 1С-Битрикс </w:t>
      </w:r>
      <w:r>
        <w:rPr>
          <w:rFonts w:ascii="Arial" w:eastAsia="Arial" w:hAnsi="Arial" w:cs="Arial"/>
        </w:rPr>
        <w:t>CMS</w:t>
      </w:r>
    </w:p>
    <w:p w14:paraId="4FCBEEA4" w14:textId="77777777" w:rsidR="00BA4A2F" w:rsidRPr="00187031" w:rsidRDefault="00187031">
      <w:pPr>
        <w:shd w:val="clear" w:color="auto" w:fill="FFFFFF"/>
        <w:spacing w:before="240" w:after="240"/>
        <w:rPr>
          <w:rFonts w:ascii="Arial" w:eastAsia="Arial" w:hAnsi="Arial" w:cs="Arial"/>
          <w:color w:val="0F1115"/>
          <w:lang w:val="ru-RU"/>
        </w:rPr>
      </w:pPr>
      <w:commentRangeStart w:id="69"/>
      <w:r w:rsidRPr="00187031">
        <w:rPr>
          <w:rFonts w:ascii="Arial" w:eastAsia="Arial" w:hAnsi="Arial" w:cs="Arial"/>
          <w:color w:val="0F1115"/>
          <w:lang w:val="ru-RU"/>
        </w:rPr>
        <w:t xml:space="preserve">В ходе реализации проекта на этапе обследования было выяснено, что опираться только на штатный </w:t>
      </w:r>
      <w:r>
        <w:rPr>
          <w:rFonts w:ascii="Arial" w:eastAsia="Arial" w:hAnsi="Arial" w:cs="Arial"/>
          <w:color w:val="0F1115"/>
        </w:rPr>
        <w:t>REST</w:t>
      </w:r>
      <w:r w:rsidRPr="00187031">
        <w:rPr>
          <w:rFonts w:ascii="Arial" w:eastAsia="Arial" w:hAnsi="Arial" w:cs="Arial"/>
          <w:color w:val="0F1115"/>
          <w:lang w:val="ru-RU"/>
        </w:rPr>
        <w:t xml:space="preserve">-интерфейс Битрикса («забирать данные по </w:t>
      </w:r>
      <w:r>
        <w:rPr>
          <w:rFonts w:ascii="Arial" w:eastAsia="Arial" w:hAnsi="Arial" w:cs="Arial"/>
          <w:color w:val="0F1115"/>
        </w:rPr>
        <w:t>API</w:t>
      </w:r>
      <w:r w:rsidRPr="00187031">
        <w:rPr>
          <w:rFonts w:ascii="Arial" w:eastAsia="Arial" w:hAnsi="Arial" w:cs="Arial"/>
          <w:color w:val="0F1115"/>
          <w:lang w:val="ru-RU"/>
        </w:rPr>
        <w:t xml:space="preserve">») недостаточно для реализации целевой событийной модели. В реальности статьи изменяются несколько раз в день, поддерживаются версии и черновики, и критически важно оперативно отслеживать именно факт </w:t>
      </w:r>
      <w:commentRangeStart w:id="70"/>
      <w:r w:rsidRPr="00187031">
        <w:rPr>
          <w:rFonts w:ascii="Arial" w:eastAsia="Arial" w:hAnsi="Arial" w:cs="Arial"/>
          <w:color w:val="0F1115"/>
          <w:lang w:val="ru-RU"/>
        </w:rPr>
        <w:t>публикации</w:t>
      </w:r>
      <w:commentRangeEnd w:id="70"/>
      <w:r w:rsidR="00916D5A">
        <w:rPr>
          <w:rStyle w:val="afff3"/>
        </w:rPr>
        <w:commentReference w:id="70"/>
      </w:r>
      <w:r w:rsidRPr="00187031">
        <w:rPr>
          <w:rFonts w:ascii="Arial" w:eastAsia="Arial" w:hAnsi="Arial" w:cs="Arial"/>
          <w:color w:val="0F1115"/>
          <w:lang w:val="ru-RU"/>
        </w:rPr>
        <w:t>, а не просто наличие любых изменений.</w:t>
      </w:r>
      <w:commentRangeEnd w:id="69"/>
      <w:r w:rsidR="00916D5A">
        <w:rPr>
          <w:rStyle w:val="afff3"/>
        </w:rPr>
        <w:commentReference w:id="69"/>
      </w:r>
    </w:p>
    <w:p w14:paraId="5D8EF82C" w14:textId="77777777" w:rsidR="00BA4A2F" w:rsidRPr="00187031" w:rsidRDefault="00187031">
      <w:pPr>
        <w:shd w:val="clear" w:color="auto" w:fill="FFFFFF"/>
        <w:spacing w:before="240" w:after="240"/>
        <w:rPr>
          <w:rFonts w:ascii="Arial" w:eastAsia="Arial" w:hAnsi="Arial" w:cs="Arial"/>
          <w:color w:val="0F1115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>В связи с этим требуется комбинированная схема интеграции:</w:t>
      </w:r>
    </w:p>
    <w:p w14:paraId="50D38DB8" w14:textId="77777777" w:rsidR="00BA4A2F" w:rsidRPr="00187031" w:rsidRDefault="00187031">
      <w:pPr>
        <w:numPr>
          <w:ilvl w:val="0"/>
          <w:numId w:val="1"/>
        </w:numPr>
        <w:shd w:val="clear" w:color="auto" w:fill="FFFFFF"/>
        <w:spacing w:before="240" w:after="0"/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>на стороне 1С-</w:t>
      </w:r>
      <w:commentRangeStart w:id="71"/>
      <w:r w:rsidRPr="00187031">
        <w:rPr>
          <w:rFonts w:ascii="Arial" w:eastAsia="Arial" w:hAnsi="Arial" w:cs="Arial"/>
          <w:color w:val="0F1115"/>
          <w:lang w:val="ru-RU"/>
        </w:rPr>
        <w:t>Битрикс</w:t>
      </w:r>
      <w:commentRangeEnd w:id="71"/>
      <w:r w:rsidR="00916D5A">
        <w:rPr>
          <w:rStyle w:val="afff3"/>
        </w:rPr>
        <w:commentReference w:id="71"/>
      </w:r>
      <w:r w:rsidRPr="00187031">
        <w:rPr>
          <w:rFonts w:ascii="Arial" w:eastAsia="Arial" w:hAnsi="Arial" w:cs="Arial"/>
          <w:color w:val="0F1115"/>
          <w:lang w:val="ru-RU"/>
        </w:rPr>
        <w:t xml:space="preserve"> выполняются минимальные доработки (отправка </w:t>
      </w:r>
      <w:r>
        <w:rPr>
          <w:rFonts w:ascii="Arial" w:eastAsia="Arial" w:hAnsi="Arial" w:cs="Arial"/>
          <w:color w:val="0F1115"/>
        </w:rPr>
        <w:t>webhook</w:t>
      </w:r>
      <w:r w:rsidRPr="00187031">
        <w:rPr>
          <w:rFonts w:ascii="Arial" w:eastAsia="Arial" w:hAnsi="Arial" w:cs="Arial"/>
          <w:color w:val="0F1115"/>
          <w:lang w:val="ru-RU"/>
        </w:rPr>
        <w:t xml:space="preserve">-уведомлений, ведение </w:t>
      </w:r>
      <w:commentRangeStart w:id="72"/>
      <w:r w:rsidRPr="00187031">
        <w:rPr>
          <w:rFonts w:ascii="Arial" w:eastAsia="Arial" w:hAnsi="Arial" w:cs="Arial"/>
          <w:color w:val="0F1115"/>
          <w:lang w:val="ru-RU"/>
        </w:rPr>
        <w:t>очереди</w:t>
      </w:r>
      <w:commentRangeEnd w:id="72"/>
      <w:r w:rsidR="00A23F35">
        <w:rPr>
          <w:rStyle w:val="afff3"/>
        </w:rPr>
        <w:commentReference w:id="72"/>
      </w:r>
      <w:r w:rsidRPr="00187031">
        <w:rPr>
          <w:rFonts w:ascii="Arial" w:eastAsia="Arial" w:hAnsi="Arial" w:cs="Arial"/>
          <w:color w:val="0F1115"/>
          <w:lang w:val="ru-RU"/>
        </w:rPr>
        <w:t xml:space="preserve"> событий, формирование бизнес-полей);</w:t>
      </w:r>
    </w:p>
    <w:p w14:paraId="5EF0AE99" w14:textId="77777777" w:rsidR="00BA4A2F" w:rsidRPr="00187031" w:rsidRDefault="00187031">
      <w:pPr>
        <w:numPr>
          <w:ilvl w:val="0"/>
          <w:numId w:val="1"/>
        </w:numPr>
        <w:shd w:val="clear" w:color="auto" w:fill="FFFFFF"/>
        <w:spacing w:after="240"/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 xml:space="preserve">на стороне суфлера обеспечивается приём уведомлений и индексация статей в </w:t>
      </w:r>
      <w:r>
        <w:rPr>
          <w:rFonts w:ascii="Arial" w:eastAsia="Arial" w:hAnsi="Arial" w:cs="Arial"/>
          <w:color w:val="0F1115"/>
        </w:rPr>
        <w:t>RAG</w:t>
      </w:r>
      <w:r w:rsidRPr="00187031">
        <w:rPr>
          <w:rFonts w:ascii="Arial" w:eastAsia="Arial" w:hAnsi="Arial" w:cs="Arial"/>
          <w:color w:val="0F1115"/>
          <w:lang w:val="ru-RU"/>
        </w:rPr>
        <w:t>.</w:t>
      </w:r>
    </w:p>
    <w:p w14:paraId="52670CDB" w14:textId="77777777" w:rsidR="00BA4A2F" w:rsidRPr="00A23F35" w:rsidRDefault="00187031">
      <w:pPr>
        <w:shd w:val="clear" w:color="auto" w:fill="FFFFFF"/>
        <w:spacing w:before="240" w:after="240"/>
        <w:rPr>
          <w:rFonts w:ascii="Arial" w:eastAsia="Arial" w:hAnsi="Arial" w:cs="Arial"/>
          <w:color w:val="0F1115"/>
          <w:lang w:val="ru-RU"/>
        </w:rPr>
      </w:pPr>
      <w:r w:rsidRPr="00187031">
        <w:rPr>
          <w:rFonts w:ascii="Arial" w:eastAsia="Arial" w:hAnsi="Arial" w:cs="Arial"/>
          <w:color w:val="0F1115"/>
          <w:lang w:val="ru-RU"/>
        </w:rPr>
        <w:t xml:space="preserve">Полный текст статьи суфлёр получает </w:t>
      </w:r>
      <w:commentRangeStart w:id="73"/>
      <w:r w:rsidRPr="00187031">
        <w:rPr>
          <w:rFonts w:ascii="Arial" w:eastAsia="Arial" w:hAnsi="Arial" w:cs="Arial"/>
          <w:color w:val="0F1115"/>
          <w:lang w:val="ru-RU"/>
        </w:rPr>
        <w:t>штатным</w:t>
      </w:r>
      <w:commentRangeEnd w:id="73"/>
      <w:r w:rsidR="00916D5A">
        <w:rPr>
          <w:rStyle w:val="afff3"/>
        </w:rPr>
        <w:commentReference w:id="73"/>
      </w:r>
      <w:r w:rsidRPr="00187031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REST</w:t>
      </w:r>
      <w:r w:rsidRPr="00187031">
        <w:rPr>
          <w:rFonts w:ascii="Arial" w:eastAsia="Arial" w:hAnsi="Arial" w:cs="Arial"/>
          <w:color w:val="0F1115"/>
          <w:lang w:val="ru-RU"/>
        </w:rPr>
        <w:t>-запросом (</w:t>
      </w:r>
      <w:r>
        <w:rPr>
          <w:rFonts w:ascii="Arial" w:eastAsia="Arial" w:hAnsi="Arial" w:cs="Arial"/>
          <w:color w:val="0F1115"/>
        </w:rPr>
        <w:t>GET</w:t>
      </w:r>
      <w:r w:rsidRPr="00187031">
        <w:rPr>
          <w:rFonts w:ascii="Arial" w:eastAsia="Arial" w:hAnsi="Arial" w:cs="Arial"/>
          <w:color w:val="0F1115"/>
          <w:lang w:val="ru-RU"/>
        </w:rPr>
        <w:t xml:space="preserve"> статьи) уже после того, как </w:t>
      </w:r>
      <w:r>
        <w:rPr>
          <w:rFonts w:ascii="Arial" w:eastAsia="Arial" w:hAnsi="Arial" w:cs="Arial"/>
          <w:color w:val="0F1115"/>
        </w:rPr>
        <w:t>webhook</w:t>
      </w:r>
      <w:r w:rsidRPr="00187031">
        <w:rPr>
          <w:rFonts w:ascii="Arial" w:eastAsia="Arial" w:hAnsi="Arial" w:cs="Arial"/>
          <w:color w:val="0F1115"/>
          <w:lang w:val="ru-RU"/>
        </w:rPr>
        <w:t xml:space="preserve"> сообщил о событии. </w:t>
      </w:r>
      <w:commentRangeStart w:id="74"/>
      <w:r w:rsidRPr="00A23F35">
        <w:rPr>
          <w:rFonts w:ascii="Arial" w:eastAsia="Arial" w:hAnsi="Arial" w:cs="Arial"/>
          <w:color w:val="0F1115"/>
          <w:lang w:val="ru-RU"/>
        </w:rPr>
        <w:t>Такое</w:t>
      </w:r>
      <w:commentRangeEnd w:id="74"/>
      <w:r w:rsidR="00A23F35">
        <w:rPr>
          <w:rStyle w:val="afff3"/>
        </w:rPr>
        <w:commentReference w:id="74"/>
      </w:r>
      <w:r w:rsidRPr="00A23F35">
        <w:rPr>
          <w:rFonts w:ascii="Arial" w:eastAsia="Arial" w:hAnsi="Arial" w:cs="Arial"/>
          <w:color w:val="0F1115"/>
          <w:lang w:val="ru-RU"/>
        </w:rPr>
        <w:t xml:space="preserve"> решение обеспечивает актуальность, надёжность и гибкость интеграции.</w:t>
      </w:r>
    </w:p>
    <w:p w14:paraId="56650F44" w14:textId="77777777" w:rsidR="00BA4A2F" w:rsidRPr="00A23F35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7E077825" w14:textId="77777777" w:rsidR="00BA4A2F" w:rsidRPr="00A23F35" w:rsidRDefault="00187031">
      <w:pPr>
        <w:rPr>
          <w:lang w:val="ru-RU"/>
        </w:rPr>
      </w:pPr>
      <w:r w:rsidRPr="00A23F35">
        <w:rPr>
          <w:rFonts w:ascii="Arial" w:eastAsia="Arial" w:hAnsi="Arial" w:cs="Arial"/>
          <w:color w:val="0F4761"/>
          <w:sz w:val="28"/>
          <w:szCs w:val="28"/>
          <w:lang w:val="ru-RU"/>
        </w:rPr>
        <w:t>3.0. Принципы интеграции</w:t>
      </w:r>
    </w:p>
    <w:p w14:paraId="7F99187A" w14:textId="77777777" w:rsidR="00BA4A2F" w:rsidRPr="00187031" w:rsidRDefault="001870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 xml:space="preserve">Источник </w:t>
      </w:r>
      <w:commentRangeStart w:id="75"/>
      <w:r w:rsidRPr="00187031">
        <w:rPr>
          <w:rFonts w:ascii="Arial" w:eastAsia="Arial" w:hAnsi="Arial" w:cs="Arial"/>
          <w:b/>
          <w:bCs/>
          <w:color w:val="000000"/>
          <w:lang w:val="ru-RU"/>
        </w:rPr>
        <w:t>истины</w:t>
      </w:r>
      <w:commentRangeEnd w:id="75"/>
      <w:r w:rsidR="00A23F35">
        <w:rPr>
          <w:rStyle w:val="afff3"/>
        </w:rPr>
        <w:commentReference w:id="75"/>
      </w:r>
      <w:r w:rsidRPr="00187031">
        <w:rPr>
          <w:rFonts w:ascii="Arial" w:eastAsia="Arial" w:hAnsi="Arial" w:cs="Arial"/>
          <w:color w:val="000000"/>
          <w:lang w:val="ru-RU"/>
        </w:rPr>
        <w:t xml:space="preserve"> — СУЗ в </w:t>
      </w: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; суфлёр не генерирует регламенты для КЦ извне </w:t>
      </w:r>
      <w:commentRangeStart w:id="76"/>
      <w:r w:rsidRPr="00187031">
        <w:rPr>
          <w:rFonts w:ascii="Arial" w:eastAsia="Arial" w:hAnsi="Arial" w:cs="Arial"/>
          <w:color w:val="000000"/>
          <w:lang w:val="ru-RU"/>
        </w:rPr>
        <w:t>СУЗ</w:t>
      </w:r>
      <w:commentRangeEnd w:id="76"/>
      <w:r w:rsidR="00C33656">
        <w:rPr>
          <w:rStyle w:val="afff3"/>
        </w:rPr>
        <w:commentReference w:id="76"/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2F4CF609" w14:textId="77777777" w:rsidR="00BA4A2F" w:rsidRPr="00187031" w:rsidRDefault="001870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Событийность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изменения доставляются </w:t>
      </w:r>
      <w:r>
        <w:rPr>
          <w:rFonts w:ascii="Arial" w:eastAsia="Arial" w:hAnsi="Arial" w:cs="Arial"/>
          <w:color w:val="000000"/>
        </w:rPr>
        <w:t>push</w:t>
      </w:r>
      <w:r w:rsidRPr="00187031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webhook</w:t>
      </w:r>
      <w:r w:rsidRPr="00187031">
        <w:rPr>
          <w:rFonts w:ascii="Arial" w:eastAsia="Arial" w:hAnsi="Arial" w:cs="Arial"/>
          <w:color w:val="000000"/>
          <w:lang w:val="ru-RU"/>
        </w:rPr>
        <w:t>), а не только опросом по расписанию.</w:t>
      </w:r>
    </w:p>
    <w:p w14:paraId="36877888" w14:textId="77777777" w:rsidR="00BA4A2F" w:rsidRPr="00187031" w:rsidRDefault="001870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Идемпотентность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повтор того же </w:t>
      </w:r>
      <w:r>
        <w:rPr>
          <w:rFonts w:ascii="Arial" w:eastAsia="Arial" w:hAnsi="Arial" w:cs="Arial"/>
          <w:color w:val="000000"/>
          <w:sz w:val="22"/>
          <w:szCs w:val="22"/>
        </w:rPr>
        <w:t>event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187031">
        <w:rPr>
          <w:rFonts w:ascii="Arial" w:eastAsia="Arial" w:hAnsi="Arial" w:cs="Arial"/>
          <w:color w:val="000000"/>
          <w:lang w:val="ru-RU"/>
        </w:rPr>
        <w:t xml:space="preserve"> безопасен (доставка </w:t>
      </w:r>
      <w:r>
        <w:rPr>
          <w:rFonts w:ascii="Arial" w:eastAsia="Arial" w:hAnsi="Arial" w:cs="Arial"/>
          <w:color w:val="000000"/>
        </w:rPr>
        <w:t>at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least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once</w:t>
      </w:r>
      <w:r w:rsidRPr="00187031">
        <w:rPr>
          <w:rFonts w:ascii="Arial" w:eastAsia="Arial" w:hAnsi="Arial" w:cs="Arial"/>
          <w:color w:val="000000"/>
          <w:lang w:val="ru-RU"/>
        </w:rPr>
        <w:t>).</w:t>
      </w:r>
    </w:p>
    <w:p w14:paraId="0627DB44" w14:textId="77777777" w:rsidR="00BA4A2F" w:rsidRPr="00187031" w:rsidRDefault="001870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Разделение контуров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: сигнал + доступ к контенту; суфлёр: </w:t>
      </w:r>
      <w:r>
        <w:rPr>
          <w:rFonts w:ascii="Arial" w:eastAsia="Arial" w:hAnsi="Arial" w:cs="Arial"/>
          <w:color w:val="000000"/>
        </w:rPr>
        <w:t>RAG</w:t>
      </w:r>
      <w:r w:rsidRPr="00187031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LLM</w:t>
      </w:r>
      <w:r w:rsidRPr="00187031">
        <w:rPr>
          <w:rFonts w:ascii="Arial" w:eastAsia="Arial" w:hAnsi="Arial" w:cs="Arial"/>
          <w:color w:val="000000"/>
          <w:lang w:val="ru-RU"/>
        </w:rPr>
        <w:t>, АРМ оператора.</w:t>
      </w:r>
    </w:p>
    <w:p w14:paraId="42137BB9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  <w:color w:val="0F4761"/>
          <w:sz w:val="28"/>
          <w:szCs w:val="28"/>
          <w:lang w:val="ru-RU"/>
        </w:rPr>
      </w:pPr>
    </w:p>
    <w:p w14:paraId="007E2EA5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lastRenderedPageBreak/>
        <w:t xml:space="preserve">3.1. Нормативно-техническая </w:t>
      </w:r>
      <w:commentRangeStart w:id="77"/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>документация</w:t>
      </w:r>
      <w:commentRangeEnd w:id="77"/>
      <w:r w:rsidR="00916D5A">
        <w:rPr>
          <w:rStyle w:val="afff3"/>
        </w:rPr>
        <w:commentReference w:id="77"/>
      </w: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 xml:space="preserve"> платформы 1С-Битрикс, использованная при подготовке настоящего ТЗ</w:t>
      </w:r>
    </w:p>
    <w:tbl>
      <w:tblPr>
        <w:tblStyle w:val="ae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760"/>
        <w:gridCol w:w="4245"/>
      </w:tblGrid>
      <w:tr w:rsidR="00BA4A2F" w14:paraId="25ECCCD1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  <w:tblHeader/>
        </w:trPr>
        <w:tc>
          <w:tcPr>
            <w:tcW w:w="5760" w:type="dxa"/>
            <w:tcBorders>
              <w:bottom w:val="single" w:sz="8" w:space="0" w:color="000000"/>
            </w:tcBorders>
          </w:tcPr>
          <w:p w14:paraId="03D0198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  <w:tc>
          <w:tcPr>
            <w:tcW w:w="4245" w:type="dxa"/>
            <w:tcBorders>
              <w:bottom w:val="single" w:sz="8" w:space="0" w:color="000000"/>
            </w:tcBorders>
          </w:tcPr>
          <w:p w14:paraId="6170229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URL</w:t>
            </w:r>
          </w:p>
        </w:tc>
      </w:tr>
      <w:tr w:rsidR="00BA4A2F" w14:paraId="1C92269E" w14:textId="77777777" w:rsidTr="00BA4A2F">
        <w:tc>
          <w:tcPr>
            <w:tcW w:w="5760" w:type="dxa"/>
          </w:tcPr>
          <w:p w14:paraId="087A381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Инфоблоки</w:t>
            </w:r>
          </w:p>
        </w:tc>
        <w:tc>
          <w:tcPr>
            <w:tcW w:w="4245" w:type="dxa"/>
          </w:tcPr>
          <w:p w14:paraId="53C736E7" w14:textId="77777777" w:rsidR="00BA4A2F" w:rsidRDefault="000B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r:id="rId10">
              <w:r w:rsidR="00187031">
                <w:rPr>
                  <w:rFonts w:ascii="Arial" w:eastAsia="Arial" w:hAnsi="Arial" w:cs="Arial"/>
                  <w:color w:val="156082"/>
                </w:rPr>
                <w:t>dev.1c-bitrix.ru — iblock</w:t>
              </w:r>
            </w:hyperlink>
          </w:p>
        </w:tc>
      </w:tr>
      <w:tr w:rsidR="00BA4A2F" w14:paraId="72FFB602" w14:textId="77777777" w:rsidTr="00BA4A2F">
        <w:tc>
          <w:tcPr>
            <w:tcW w:w="5760" w:type="dxa"/>
          </w:tcPr>
          <w:p w14:paraId="2DE0480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ядра</w:t>
            </w:r>
          </w:p>
        </w:tc>
        <w:tc>
          <w:tcPr>
            <w:tcW w:w="4245" w:type="dxa"/>
          </w:tcPr>
          <w:p w14:paraId="1038ED99" w14:textId="77777777" w:rsidR="00BA4A2F" w:rsidRDefault="000B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r:id="rId11">
              <w:r w:rsidR="00187031">
                <w:rPr>
                  <w:rFonts w:ascii="Arial" w:eastAsia="Arial" w:hAnsi="Arial" w:cs="Arial"/>
                  <w:color w:val="156082"/>
                </w:rPr>
                <w:t>dev.1c-bitrix.ru — events</w:t>
              </w:r>
            </w:hyperlink>
          </w:p>
        </w:tc>
      </w:tr>
      <w:tr w:rsidR="00BA4A2F" w14:paraId="3ACBAAF2" w14:textId="77777777" w:rsidTr="00BA4A2F">
        <w:tc>
          <w:tcPr>
            <w:tcW w:w="5760" w:type="dxa"/>
          </w:tcPr>
          <w:p w14:paraId="56F66A1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REST API</w:t>
            </w:r>
          </w:p>
        </w:tc>
        <w:tc>
          <w:tcPr>
            <w:tcW w:w="4245" w:type="dxa"/>
          </w:tcPr>
          <w:p w14:paraId="46515F8E" w14:textId="77777777" w:rsidR="00BA4A2F" w:rsidRDefault="000B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r:id="rId12">
              <w:r w:rsidR="00187031">
                <w:rPr>
                  <w:rFonts w:ascii="Arial" w:eastAsia="Arial" w:hAnsi="Arial" w:cs="Arial"/>
                  <w:color w:val="156082"/>
                </w:rPr>
                <w:t>dev.1c-bitrix.ru — rest</w:t>
              </w:r>
            </w:hyperlink>
          </w:p>
        </w:tc>
      </w:tr>
      <w:tr w:rsidR="00BA4A2F" w14:paraId="5562DB5E" w14:textId="77777777" w:rsidTr="00BA4A2F">
        <w:tc>
          <w:tcPr>
            <w:tcW w:w="5760" w:type="dxa"/>
          </w:tcPr>
          <w:p w14:paraId="3269D00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Агенты (cron)</w:t>
            </w:r>
          </w:p>
        </w:tc>
        <w:tc>
          <w:tcPr>
            <w:tcW w:w="4245" w:type="dxa"/>
          </w:tcPr>
          <w:p w14:paraId="205E1BF2" w14:textId="77777777" w:rsidR="00BA4A2F" w:rsidRDefault="000B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r:id="rId13">
              <w:r w:rsidR="00187031">
                <w:rPr>
                  <w:rFonts w:ascii="Arial" w:eastAsia="Arial" w:hAnsi="Arial" w:cs="Arial"/>
                  <w:color w:val="156082"/>
                </w:rPr>
                <w:t>dev.1c-bitrix.ru — CAgent</w:t>
              </w:r>
            </w:hyperlink>
          </w:p>
        </w:tc>
      </w:tr>
    </w:tbl>
    <w:p w14:paraId="4C8697CA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 xml:space="preserve">3.2. Штатные средства </w:t>
      </w:r>
      <w:r>
        <w:rPr>
          <w:rFonts w:ascii="Arial" w:eastAsia="Arial" w:hAnsi="Arial" w:cs="Arial"/>
          <w:color w:val="0F4761"/>
          <w:sz w:val="28"/>
          <w:szCs w:val="28"/>
        </w:rPr>
        <w:t>CMS</w:t>
      </w: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>, достаточные для части ТЗ</w:t>
      </w:r>
    </w:p>
    <w:p w14:paraId="6279F6C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F1115"/>
          <w:highlight w:val="white"/>
          <w:lang w:val="ru-RU"/>
        </w:rPr>
        <w:t xml:space="preserve">Ниже перечислены возможности платформы, которые используются в проекте «как есть». Детали реализации вызовов </w:t>
      </w:r>
      <w:r>
        <w:rPr>
          <w:rFonts w:ascii="Arial" w:eastAsia="Arial" w:hAnsi="Arial" w:cs="Arial"/>
          <w:color w:val="0F1115"/>
          <w:highlight w:val="white"/>
        </w:rPr>
        <w:t>REST</w:t>
      </w:r>
      <w:r w:rsidRPr="00187031">
        <w:rPr>
          <w:rFonts w:ascii="Arial" w:eastAsia="Arial" w:hAnsi="Arial" w:cs="Arial"/>
          <w:color w:val="0F1115"/>
          <w:highlight w:val="white"/>
          <w:lang w:val="ru-RU"/>
        </w:rPr>
        <w:t xml:space="preserve"> и параметры запросов не приводятся в разделе 6 настоящего ТЗ, поскольку полностью соответствуют официальной документации 1С-</w:t>
      </w:r>
      <w:commentRangeStart w:id="78"/>
      <w:r w:rsidRPr="00187031">
        <w:rPr>
          <w:rFonts w:ascii="Arial" w:eastAsia="Arial" w:hAnsi="Arial" w:cs="Arial"/>
          <w:color w:val="0F1115"/>
          <w:highlight w:val="white"/>
          <w:lang w:val="ru-RU"/>
        </w:rPr>
        <w:t>Битрикс</w:t>
      </w:r>
      <w:commentRangeEnd w:id="78"/>
      <w:r w:rsidR="00916D5A">
        <w:rPr>
          <w:rStyle w:val="afff3"/>
        </w:rPr>
        <w:commentReference w:id="78"/>
      </w:r>
      <w:r w:rsidRPr="00187031">
        <w:rPr>
          <w:rFonts w:ascii="Roboto" w:eastAsia="Roboto" w:hAnsi="Roboto" w:cs="Roboto"/>
          <w:color w:val="0F1115"/>
          <w:highlight w:val="white"/>
          <w:lang w:val="ru-RU"/>
        </w:rPr>
        <w:t>.</w:t>
      </w:r>
      <w:r w:rsidRPr="00187031">
        <w:rPr>
          <w:rFonts w:ascii="Arial" w:eastAsia="Arial" w:hAnsi="Arial" w:cs="Arial"/>
          <w:lang w:val="ru-RU"/>
        </w:rPr>
        <w:t xml:space="preserve"> </w:t>
      </w:r>
    </w:p>
    <w:tbl>
      <w:tblPr>
        <w:tblStyle w:val="af"/>
        <w:tblW w:w="9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45"/>
        <w:gridCol w:w="4755"/>
        <w:gridCol w:w="2190"/>
      </w:tblGrid>
      <w:tr w:rsidR="00BA4A2F" w14:paraId="2452B322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5" w:type="dxa"/>
            <w:tcBorders>
              <w:bottom w:val="single" w:sz="8" w:space="0" w:color="000000"/>
            </w:tcBorders>
          </w:tcPr>
          <w:p w14:paraId="7BFCF45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Механизм</w:t>
            </w:r>
          </w:p>
        </w:tc>
        <w:tc>
          <w:tcPr>
            <w:tcW w:w="4755" w:type="dxa"/>
            <w:tcBorders>
              <w:bottom w:val="single" w:sz="8" w:space="0" w:color="000000"/>
            </w:tcBorders>
          </w:tcPr>
          <w:p w14:paraId="323611A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 в проекте</w:t>
            </w:r>
          </w:p>
        </w:tc>
        <w:tc>
          <w:tcPr>
            <w:tcW w:w="2190" w:type="dxa"/>
            <w:tcBorders>
              <w:bottom w:val="single" w:sz="8" w:space="0" w:color="000000"/>
            </w:tcBorders>
          </w:tcPr>
          <w:p w14:paraId="5F503D7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</w:tr>
      <w:tr w:rsidR="00BA4A2F" w14:paraId="1467327B" w14:textId="77777777" w:rsidTr="00BA4A2F">
        <w:tc>
          <w:tcPr>
            <w:tcW w:w="3045" w:type="dxa"/>
          </w:tcPr>
          <w:p w14:paraId="13AEDBF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iblock.element.list</w:t>
            </w:r>
          </w:p>
        </w:tc>
        <w:tc>
          <w:tcPr>
            <w:tcW w:w="4755" w:type="dxa"/>
          </w:tcPr>
          <w:p w14:paraId="363990E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Список статей, полная первичная загрузка, ограниченный </w:t>
            </w:r>
            <w:r>
              <w:rPr>
                <w:rFonts w:ascii="Arial" w:eastAsia="Arial" w:hAnsi="Arial" w:cs="Arial"/>
                <w:color w:val="000000"/>
              </w:rPr>
              <w:t>fallback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TIMESTAMP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2190" w:type="dxa"/>
          </w:tcPr>
          <w:p w14:paraId="59790FF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</w:tr>
      <w:tr w:rsidR="00BA4A2F" w14:paraId="0DCF4D6B" w14:textId="77777777" w:rsidTr="00BA4A2F">
        <w:tc>
          <w:tcPr>
            <w:tcW w:w="3045" w:type="dxa"/>
          </w:tcPr>
          <w:p w14:paraId="56085CC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iblock.element.get, iblock.element.getproperty</w:t>
            </w:r>
          </w:p>
        </w:tc>
        <w:tc>
          <w:tcPr>
            <w:tcW w:w="4755" w:type="dxa"/>
          </w:tcPr>
          <w:p w14:paraId="19DCB5DC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Полный текст и свойства статьи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-06)</w:t>
            </w:r>
          </w:p>
        </w:tc>
        <w:tc>
          <w:tcPr>
            <w:tcW w:w="2190" w:type="dxa"/>
          </w:tcPr>
          <w:p w14:paraId="433971C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</w:tr>
      <w:tr w:rsidR="00BA4A2F" w14:paraId="353708B3" w14:textId="77777777" w:rsidTr="00BA4A2F">
        <w:tc>
          <w:tcPr>
            <w:tcW w:w="3045" w:type="dxa"/>
          </w:tcPr>
          <w:p w14:paraId="64D9BF1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iblock.section.list, iblock.section.get</w:t>
            </w:r>
          </w:p>
        </w:tc>
        <w:tc>
          <w:tcPr>
            <w:tcW w:w="4755" w:type="dxa"/>
          </w:tcPr>
          <w:p w14:paraId="1084983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Дерево разделов СУЗ</w:t>
            </w:r>
          </w:p>
        </w:tc>
        <w:tc>
          <w:tcPr>
            <w:tcW w:w="2190" w:type="dxa"/>
          </w:tcPr>
          <w:p w14:paraId="49CF6A8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</w:tr>
      <w:tr w:rsidR="00BA4A2F" w14:paraId="5A3854B5" w14:textId="77777777" w:rsidTr="00BA4A2F">
        <w:tc>
          <w:tcPr>
            <w:tcW w:w="3045" w:type="dxa"/>
          </w:tcPr>
          <w:p w14:paraId="1B55895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OnAfterIBlockElementAdd, Update, Delete</w:t>
            </w:r>
          </w:p>
        </w:tc>
        <w:tc>
          <w:tcPr>
            <w:tcW w:w="4755" w:type="dxa"/>
          </w:tcPr>
          <w:p w14:paraId="3B822E3D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Точка входа при сохранении/удалении элемента</w:t>
            </w:r>
          </w:p>
        </w:tc>
        <w:tc>
          <w:tcPr>
            <w:tcW w:w="2190" w:type="dxa"/>
          </w:tcPr>
          <w:p w14:paraId="0C34A20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</w:tr>
      <w:tr w:rsidR="00BA4A2F" w14:paraId="5677DF75" w14:textId="77777777" w:rsidTr="00BA4A2F">
        <w:tc>
          <w:tcPr>
            <w:tcW w:w="3045" w:type="dxa"/>
          </w:tcPr>
          <w:p w14:paraId="3E169B1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Агенты Bitrix (cron)</w:t>
            </w:r>
          </w:p>
        </w:tc>
        <w:tc>
          <w:tcPr>
            <w:tcW w:w="4755" w:type="dxa"/>
          </w:tcPr>
          <w:p w14:paraId="04498EF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Расписание для </w:t>
            </w:r>
            <w:r>
              <w:rPr>
                <w:rFonts w:ascii="Arial" w:eastAsia="Arial" w:hAnsi="Arial" w:cs="Arial"/>
                <w:color w:val="000000"/>
              </w:rPr>
              <w:t>retry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reconciliation</w:t>
            </w:r>
          </w:p>
        </w:tc>
        <w:tc>
          <w:tcPr>
            <w:tcW w:w="2190" w:type="dxa"/>
          </w:tcPr>
          <w:p w14:paraId="14FD5A2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BA4A2F" w14:paraId="0CAA8695" w14:textId="77777777" w:rsidTr="00BA4A2F">
        <w:tc>
          <w:tcPr>
            <w:tcW w:w="3045" w:type="dxa"/>
          </w:tcPr>
          <w:p w14:paraId="4FC4772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OAuth / REST-токен</w:t>
            </w:r>
          </w:p>
        </w:tc>
        <w:tc>
          <w:tcPr>
            <w:tcW w:w="4755" w:type="dxa"/>
          </w:tcPr>
          <w:p w14:paraId="3F1CD3D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Чтение инфоблока сервисной </w:t>
            </w:r>
            <w:r>
              <w:rPr>
                <w:rFonts w:ascii="Arial" w:eastAsia="Arial" w:hAnsi="Arial" w:cs="Arial"/>
              </w:rPr>
              <w:t>учеткой</w:t>
            </w:r>
          </w:p>
        </w:tc>
        <w:tc>
          <w:tcPr>
            <w:tcW w:w="2190" w:type="dxa"/>
          </w:tcPr>
          <w:p w14:paraId="4FF888F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</w:tr>
    </w:tbl>
    <w:p w14:paraId="04F9AD5E" w14:textId="77777777" w:rsidR="00BA4A2F" w:rsidRDefault="00187031">
      <w:r>
        <w:rPr>
          <w:rFonts w:ascii="Arial" w:eastAsia="Arial" w:hAnsi="Arial" w:cs="Arial"/>
          <w:color w:val="0F4761"/>
          <w:sz w:val="28"/>
          <w:szCs w:val="28"/>
        </w:rPr>
        <w:t xml:space="preserve">3.3. Обоснование </w:t>
      </w:r>
      <w:proofErr w:type="gramStart"/>
      <w:r>
        <w:rPr>
          <w:rFonts w:ascii="Arial" w:eastAsia="Arial" w:hAnsi="Arial" w:cs="Arial"/>
          <w:color w:val="0F4761"/>
          <w:sz w:val="28"/>
          <w:szCs w:val="28"/>
        </w:rPr>
        <w:t>необходимости  доработки</w:t>
      </w:r>
      <w:proofErr w:type="gramEnd"/>
      <w:r>
        <w:rPr>
          <w:rFonts w:ascii="Arial" w:eastAsia="Arial" w:hAnsi="Arial" w:cs="Arial"/>
          <w:color w:val="0F4761"/>
          <w:sz w:val="28"/>
          <w:szCs w:val="28"/>
        </w:rPr>
        <w:t xml:space="preserve"> штатного API </w:t>
      </w:r>
    </w:p>
    <w:p w14:paraId="797C9B34" w14:textId="77777777" w:rsidR="00BA4A2F" w:rsidRPr="00187031" w:rsidRDefault="00187031">
      <w:pPr>
        <w:rPr>
          <w:lang w:val="ru-RU"/>
        </w:rPr>
      </w:pPr>
      <w:commentRangeStart w:id="79"/>
      <w:r w:rsidRPr="00187031">
        <w:rPr>
          <w:rFonts w:ascii="Arial" w:eastAsia="Arial" w:hAnsi="Arial" w:cs="Arial"/>
          <w:color w:val="0F1115"/>
          <w:highlight w:val="white"/>
          <w:lang w:val="ru-RU"/>
        </w:rPr>
        <w:t xml:space="preserve">Штатный </w:t>
      </w:r>
      <w:r>
        <w:rPr>
          <w:rFonts w:ascii="Arial" w:eastAsia="Arial" w:hAnsi="Arial" w:cs="Arial"/>
          <w:color w:val="0F1115"/>
          <w:highlight w:val="white"/>
        </w:rPr>
        <w:t>REST</w:t>
      </w:r>
      <w:r w:rsidRPr="00187031">
        <w:rPr>
          <w:rFonts w:ascii="Arial" w:eastAsia="Arial" w:hAnsi="Arial" w:cs="Arial"/>
          <w:color w:val="0F1115"/>
          <w:highlight w:val="white"/>
          <w:lang w:val="ru-RU"/>
        </w:rPr>
        <w:t xml:space="preserve">-интерфейс Битрикса и его события ядра решают только часть задачи. Они позволяют прочитать статью или узнать, что элемент изменился, но не дают главного — возможности самостоятельно отправить уведомление во внешнюю </w:t>
      </w:r>
      <w:r w:rsidRPr="00442CED">
        <w:rPr>
          <w:rFonts w:ascii="Arial" w:eastAsia="Arial" w:hAnsi="Arial" w:cs="Arial"/>
          <w:color w:val="0F1115"/>
          <w:highlight w:val="white"/>
          <w:lang w:val="ru-RU"/>
        </w:rPr>
        <w:t xml:space="preserve">систему. </w:t>
      </w:r>
      <w:r>
        <w:rPr>
          <w:rFonts w:ascii="Arial" w:eastAsia="Arial" w:hAnsi="Arial" w:cs="Arial"/>
          <w:color w:val="0F1115"/>
          <w:highlight w:val="white"/>
        </w:rPr>
        <w:t>REST</w:t>
      </w:r>
      <w:r w:rsidRPr="00187031">
        <w:rPr>
          <w:rFonts w:ascii="Arial" w:eastAsia="Arial" w:hAnsi="Arial" w:cs="Arial"/>
          <w:color w:val="0F1115"/>
          <w:highlight w:val="white"/>
          <w:lang w:val="ru-RU"/>
        </w:rPr>
        <w:t xml:space="preserve"> не умеет вызываться сам при сохранении статьи, а события ядра фиксируют любое изменение, включая черновики, что для </w:t>
      </w:r>
      <w:r>
        <w:rPr>
          <w:rFonts w:ascii="Arial" w:eastAsia="Arial" w:hAnsi="Arial" w:cs="Arial"/>
          <w:color w:val="0F1115"/>
          <w:highlight w:val="white"/>
        </w:rPr>
        <w:t>RAG</w:t>
      </w:r>
      <w:r w:rsidRPr="00187031">
        <w:rPr>
          <w:rFonts w:ascii="Arial" w:eastAsia="Arial" w:hAnsi="Arial" w:cs="Arial"/>
          <w:color w:val="0F1115"/>
          <w:highlight w:val="white"/>
          <w:lang w:val="ru-RU"/>
        </w:rPr>
        <w:t xml:space="preserve"> неприемлемо.</w:t>
      </w:r>
      <w:r w:rsidRPr="00187031">
        <w:rPr>
          <w:lang w:val="ru-RU"/>
        </w:rPr>
        <w:t xml:space="preserve"> </w:t>
      </w:r>
      <w:commentRangeEnd w:id="79"/>
      <w:r w:rsidR="00916D5A">
        <w:rPr>
          <w:rStyle w:val="afff3"/>
        </w:rPr>
        <w:commentReference w:id="79"/>
      </w:r>
    </w:p>
    <w:tbl>
      <w:tblPr>
        <w:tblStyle w:val="af0"/>
        <w:tblW w:w="100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0"/>
        <w:gridCol w:w="4050"/>
        <w:gridCol w:w="4155"/>
      </w:tblGrid>
      <w:tr w:rsidR="00BA4A2F" w14:paraId="769693AE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0" w:type="dxa"/>
            <w:tcBorders>
              <w:bottom w:val="single" w:sz="8" w:space="0" w:color="000000"/>
            </w:tcBorders>
          </w:tcPr>
          <w:p w14:paraId="3C5B129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Проблема</w:t>
            </w:r>
          </w:p>
        </w:tc>
        <w:tc>
          <w:tcPr>
            <w:tcW w:w="4050" w:type="dxa"/>
            <w:tcBorders>
              <w:bottom w:val="single" w:sz="8" w:space="0" w:color="000000"/>
            </w:tcBorders>
          </w:tcPr>
          <w:p w14:paraId="0CE5696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Почему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/события ядра не решают задачу</w:t>
            </w:r>
          </w:p>
        </w:tc>
        <w:tc>
          <w:tcPr>
            <w:tcW w:w="4155" w:type="dxa"/>
            <w:tcBorders>
              <w:bottom w:val="single" w:sz="8" w:space="0" w:color="000000"/>
            </w:tcBorders>
          </w:tcPr>
          <w:p w14:paraId="5809448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Что добавляет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14:paraId="776BED37" w14:textId="77777777" w:rsidTr="00BA4A2F">
        <w:tc>
          <w:tcPr>
            <w:tcW w:w="1860" w:type="dxa"/>
          </w:tcPr>
          <w:p w14:paraId="09AC739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Нет </w:t>
            </w:r>
            <w:r>
              <w:rPr>
                <w:rFonts w:ascii="Arial" w:eastAsia="Arial" w:hAnsi="Arial" w:cs="Arial"/>
                <w:color w:val="000000"/>
              </w:rPr>
              <w:t>push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во внешний контур</w:t>
            </w:r>
          </w:p>
        </w:tc>
        <w:tc>
          <w:tcPr>
            <w:tcW w:w="4050" w:type="dxa"/>
          </w:tcPr>
          <w:p w14:paraId="37DB71F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вызывается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сам при сохранении статьи</w:t>
            </w:r>
          </w:p>
        </w:tc>
        <w:tc>
          <w:tcPr>
            <w:tcW w:w="4155" w:type="dxa"/>
          </w:tcPr>
          <w:p w14:paraId="78AF480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Webhook POST + outbox</w:t>
            </w:r>
          </w:p>
        </w:tc>
      </w:tr>
      <w:tr w:rsidR="00BA4A2F" w14:paraId="50DD4732" w14:textId="77777777" w:rsidTr="00BA4A2F">
        <w:tc>
          <w:tcPr>
            <w:tcW w:w="1860" w:type="dxa"/>
          </w:tcPr>
          <w:p w14:paraId="027856B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Нет «опубликовано для КЦ»</w:t>
            </w:r>
          </w:p>
        </w:tc>
        <w:tc>
          <w:tcPr>
            <w:tcW w:w="4050" w:type="dxa"/>
          </w:tcPr>
          <w:p w14:paraId="5DA4389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есть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нет единого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</w:p>
        </w:tc>
        <w:tc>
          <w:tcPr>
            <w:tcW w:w="4155" w:type="dxa"/>
          </w:tcPr>
          <w:p w14:paraId="001C184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visibility_scope</w:t>
            </w:r>
            <w:r>
              <w:rPr>
                <w:rFonts w:ascii="Arial" w:eastAsia="Arial" w:hAnsi="Arial" w:cs="Arial"/>
                <w:color w:val="000000"/>
              </w:rPr>
              <w:t xml:space="preserve"> в payload</w:t>
            </w:r>
          </w:p>
        </w:tc>
      </w:tr>
      <w:tr w:rsidR="00BA4A2F" w14:paraId="2F9F392B" w14:textId="77777777" w:rsidTr="00BA4A2F">
        <w:tc>
          <w:tcPr>
            <w:tcW w:w="1860" w:type="dxa"/>
          </w:tcPr>
          <w:p w14:paraId="5401215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версии для RAG</w:t>
            </w:r>
          </w:p>
        </w:tc>
        <w:tc>
          <w:tcPr>
            <w:tcW w:w="4050" w:type="dxa"/>
          </w:tcPr>
          <w:p w14:paraId="4A69804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отдаёт текущий снимок элемента</w:t>
            </w:r>
          </w:p>
        </w:tc>
        <w:tc>
          <w:tcPr>
            <w:tcW w:w="4155" w:type="dxa"/>
          </w:tcPr>
          <w:p w14:paraId="4C6A933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event_type</w:t>
            </w:r>
          </w:p>
        </w:tc>
      </w:tr>
      <w:tr w:rsidR="00BA4A2F" w14:paraId="1D8C9CD6" w14:textId="77777777" w:rsidTr="00BA4A2F">
        <w:tc>
          <w:tcPr>
            <w:tcW w:w="1860" w:type="dxa"/>
          </w:tcPr>
          <w:p w14:paraId="0A60EE5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журнала интеграции</w:t>
            </w:r>
          </w:p>
        </w:tc>
        <w:tc>
          <w:tcPr>
            <w:tcW w:w="4050" w:type="dxa"/>
          </w:tcPr>
          <w:p w14:paraId="43A3DFD6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 ядре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нет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под внешний контур</w:t>
            </w:r>
          </w:p>
        </w:tc>
        <w:tc>
          <w:tcPr>
            <w:tcW w:w="4155" w:type="dxa"/>
          </w:tcPr>
          <w:p w14:paraId="00CEEDF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Таблица outbox, cursor,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 /changes</w:t>
            </w:r>
          </w:p>
        </w:tc>
      </w:tr>
      <w:tr w:rsidR="00BA4A2F" w14:paraId="6E6F37F9" w14:textId="77777777" w:rsidTr="00BA4A2F">
        <w:tc>
          <w:tcPr>
            <w:tcW w:w="1860" w:type="dxa"/>
          </w:tcPr>
          <w:p w14:paraId="366991B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Нет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changed_fields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checksum</w:t>
            </w:r>
          </w:p>
        </w:tc>
        <w:tc>
          <w:tcPr>
            <w:tcW w:w="4050" w:type="dxa"/>
          </w:tcPr>
          <w:p w14:paraId="0B08D665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Не входят в стандартный ответ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</w:p>
        </w:tc>
        <w:tc>
          <w:tcPr>
            <w:tcW w:w="4155" w:type="dxa"/>
          </w:tcPr>
          <w:p w14:paraId="6D158A8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Вычисление в обработчике Update</w:t>
            </w:r>
          </w:p>
        </w:tc>
      </w:tr>
      <w:tr w:rsidR="00BA4A2F" w14:paraId="496AB7FA" w14:textId="77777777" w:rsidTr="00BA4A2F">
        <w:tc>
          <w:tcPr>
            <w:tcW w:w="1860" w:type="dxa"/>
          </w:tcPr>
          <w:p w14:paraId="3BC345D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Endpoint приёма событий</w:t>
            </w:r>
          </w:p>
        </w:tc>
        <w:tc>
          <w:tcPr>
            <w:tcW w:w="4050" w:type="dxa"/>
          </w:tcPr>
          <w:p w14:paraId="4D5A2E3A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существует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</w:p>
        </w:tc>
        <w:tc>
          <w:tcPr>
            <w:tcW w:w="4155" w:type="dxa"/>
          </w:tcPr>
          <w:p w14:paraId="17AC55F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Bitrix —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клиент</w:t>
            </w:r>
            <w:r>
              <w:rPr>
                <w:rFonts w:ascii="Arial" w:eastAsia="Arial" w:hAnsi="Arial" w:cs="Arial"/>
                <w:color w:val="000000"/>
              </w:rPr>
              <w:t xml:space="preserve"> POST на API Gateway</w:t>
            </w:r>
          </w:p>
        </w:tc>
      </w:tr>
    </w:tbl>
    <w:p w14:paraId="1E20C418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Вывод:</w:t>
      </w:r>
      <w:r w:rsidRPr="00187031">
        <w:rPr>
          <w:rFonts w:ascii="Arial" w:eastAsia="Arial" w:hAnsi="Arial" w:cs="Arial"/>
          <w:color w:val="000000"/>
          <w:lang w:val="ru-RU"/>
        </w:rPr>
        <w:t xml:space="preserve"> доработка </w:t>
      </w: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тонкий слой</w:t>
      </w:r>
      <w:r w:rsidRPr="00187031">
        <w:rPr>
          <w:rFonts w:ascii="Arial" w:eastAsia="Arial" w:hAnsi="Arial" w:cs="Arial"/>
          <w:color w:val="000000"/>
          <w:lang w:val="ru-RU"/>
        </w:rPr>
        <w:t xml:space="preserve"> событий и контракта данных; суфлёр забирает текст по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[Штатно]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REST</w:t>
      </w:r>
      <w:r w:rsidRPr="00187031">
        <w:rPr>
          <w:rFonts w:ascii="Arial" w:eastAsia="Arial" w:hAnsi="Arial" w:cs="Arial"/>
          <w:color w:val="000000"/>
          <w:lang w:val="ru-RU"/>
        </w:rPr>
        <w:t xml:space="preserve"> после сигнала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[</w:t>
      </w:r>
      <w:commentRangeStart w:id="80"/>
      <w:r w:rsidRPr="00187031">
        <w:rPr>
          <w:rFonts w:ascii="Arial" w:eastAsia="Arial" w:hAnsi="Arial" w:cs="Arial"/>
          <w:b/>
          <w:bCs/>
          <w:color w:val="000000"/>
          <w:lang w:val="ru-RU"/>
        </w:rPr>
        <w:t>Доработка</w:t>
      </w:r>
      <w:commentRangeEnd w:id="80"/>
      <w:r w:rsidR="00916D5A">
        <w:rPr>
          <w:rStyle w:val="afff3"/>
        </w:rPr>
        <w:commentReference w:id="80"/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]</w:t>
      </w:r>
      <w:r w:rsidRPr="00187031">
        <w:rPr>
          <w:rFonts w:ascii="Arial" w:eastAsia="Arial" w:hAnsi="Arial" w:cs="Arial"/>
          <w:lang w:val="ru-RU"/>
        </w:rPr>
        <w:t>.</w:t>
      </w:r>
    </w:p>
    <w:p w14:paraId="6A0F9120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 xml:space="preserve">3.4. Что может сделать Исполнитель (суфлёр) без доработки </w:t>
      </w:r>
      <w:commentRangeStart w:id="81"/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>Битрикс</w:t>
      </w:r>
      <w:commentRangeEnd w:id="81"/>
      <w:r w:rsidR="00783FBA">
        <w:rPr>
          <w:rStyle w:val="afff3"/>
        </w:rPr>
        <w:commentReference w:id="81"/>
      </w:r>
    </w:p>
    <w:tbl>
      <w:tblPr>
        <w:tblStyle w:val="af1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85"/>
        <w:gridCol w:w="6420"/>
      </w:tblGrid>
      <w:tr w:rsidR="00BA4A2F" w14:paraId="6F369A79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85" w:type="dxa"/>
            <w:tcBorders>
              <w:bottom w:val="single" w:sz="8" w:space="0" w:color="000000"/>
            </w:tcBorders>
          </w:tcPr>
          <w:p w14:paraId="723F729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Возможность</w:t>
            </w:r>
          </w:p>
        </w:tc>
        <w:tc>
          <w:tcPr>
            <w:tcW w:w="6420" w:type="dxa"/>
            <w:tcBorders>
              <w:bottom w:val="single" w:sz="8" w:space="0" w:color="000000"/>
            </w:tcBorders>
          </w:tcPr>
          <w:p w14:paraId="071C99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Ограничение</w:t>
            </w:r>
          </w:p>
        </w:tc>
      </w:tr>
      <w:tr w:rsidR="00BA4A2F" w:rsidRPr="000B0CAA" w14:paraId="3D1CDFFB" w14:textId="77777777" w:rsidTr="00BA4A2F">
        <w:tc>
          <w:tcPr>
            <w:tcW w:w="3585" w:type="dxa"/>
          </w:tcPr>
          <w:p w14:paraId="1CD116C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Периодический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опрос REST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iblock.element.list</w:t>
            </w:r>
            <w:r>
              <w:rPr>
                <w:rFonts w:ascii="Arial" w:eastAsia="Arial" w:hAnsi="Arial" w:cs="Arial"/>
                <w:color w:val="000000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TIMESTAMP_X</w:t>
            </w:r>
          </w:p>
        </w:tc>
        <w:tc>
          <w:tcPr>
            <w:tcW w:w="6420" w:type="dxa"/>
          </w:tcPr>
          <w:p w14:paraId="1C63D63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Задержка = интервал опроса; нагрузка на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видит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«черновик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опубликовано» без бизнес-логики банка</w:t>
            </w:r>
          </w:p>
        </w:tc>
      </w:tr>
      <w:tr w:rsidR="00BA4A2F" w:rsidRPr="000B0CAA" w14:paraId="25D48F6D" w14:textId="77777777" w:rsidTr="00BA4A2F">
        <w:tc>
          <w:tcPr>
            <w:tcW w:w="3585" w:type="dxa"/>
          </w:tcPr>
          <w:p w14:paraId="17C9734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Полная первичная загрузка данных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-10)</w:t>
            </w:r>
          </w:p>
        </w:tc>
        <w:tc>
          <w:tcPr>
            <w:tcW w:w="6420" w:type="dxa"/>
          </w:tcPr>
          <w:p w14:paraId="2658557E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82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Разово ок </w:t>
            </w:r>
            <w:commentRangeEnd w:id="82"/>
            <w:r w:rsidR="00783FBA">
              <w:rPr>
                <w:rStyle w:val="afff3"/>
              </w:rPr>
              <w:commentReference w:id="82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через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[Штатно]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; не заменяет оперативную синхронизацию</w:t>
            </w:r>
          </w:p>
        </w:tc>
      </w:tr>
      <w:tr w:rsidR="00BA4A2F" w:rsidRPr="000B0CAA" w14:paraId="5A9ECEFA" w14:textId="77777777" w:rsidTr="00BA4A2F">
        <w:tc>
          <w:tcPr>
            <w:tcW w:w="3585" w:type="dxa"/>
          </w:tcPr>
          <w:p w14:paraId="668F1B7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Чанкинг,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фильтр «только </w:t>
            </w:r>
            <w:commentRangeStart w:id="83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КЦ</w:t>
            </w:r>
            <w:commentRangeEnd w:id="83"/>
            <w:r w:rsidR="00916D5A">
              <w:rPr>
                <w:rStyle w:val="afff3"/>
              </w:rPr>
              <w:commentReference w:id="83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»</w:t>
            </w:r>
          </w:p>
        </w:tc>
        <w:tc>
          <w:tcPr>
            <w:tcW w:w="6420" w:type="dxa"/>
          </w:tcPr>
          <w:p w14:paraId="1B1DA06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Нужны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стабильные поля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 ответе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(коды свойств,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 — их должен описать заказчик (</w:t>
            </w:r>
            <w:r>
              <w:rPr>
                <w:rFonts w:ascii="Arial" w:eastAsia="Arial" w:hAnsi="Arial" w:cs="Arial"/>
                <w:color w:val="000000"/>
              </w:rPr>
              <w:t>BTX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-4/5)</w:t>
            </w:r>
          </w:p>
        </w:tc>
      </w:tr>
    </w:tbl>
    <w:p w14:paraId="197744EF" w14:textId="77777777" w:rsidR="00BA4A2F" w:rsidRDefault="00187031">
      <w:pPr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color w:val="0F4761"/>
          <w:sz w:val="28"/>
          <w:szCs w:val="28"/>
        </w:rPr>
        <w:t>3.5. Сводная таблица имеющихся/дорабатываемых артефактов</w:t>
      </w:r>
    </w:p>
    <w:p w14:paraId="0F9C3ED2" w14:textId="77777777" w:rsidR="00BA4A2F" w:rsidRDefault="00BA4A2F">
      <w:pPr>
        <w:rPr>
          <w:rFonts w:ascii="Arial" w:eastAsia="Arial" w:hAnsi="Arial" w:cs="Arial"/>
          <w:color w:val="0F4761"/>
          <w:sz w:val="28"/>
          <w:szCs w:val="28"/>
        </w:rPr>
      </w:pPr>
    </w:p>
    <w:tbl>
      <w:tblPr>
        <w:tblStyle w:val="af2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5"/>
        <w:gridCol w:w="3495"/>
        <w:gridCol w:w="3720"/>
      </w:tblGrid>
      <w:tr w:rsidR="00BA4A2F" w14:paraId="624E71A9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  <w:tcBorders>
              <w:bottom w:val="single" w:sz="8" w:space="0" w:color="000000"/>
            </w:tcBorders>
          </w:tcPr>
          <w:p w14:paraId="7822C86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Артефакт</w:t>
            </w:r>
          </w:p>
        </w:tc>
        <w:tc>
          <w:tcPr>
            <w:tcW w:w="3495" w:type="dxa"/>
            <w:tcBorders>
              <w:bottom w:val="single" w:sz="8" w:space="0" w:color="000000"/>
            </w:tcBorders>
          </w:tcPr>
          <w:p w14:paraId="696E96D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lang w:val="ru-RU"/>
              </w:rPr>
              <w:t xml:space="preserve">Наличие в 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документации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</w:p>
        </w:tc>
        <w:tc>
          <w:tcPr>
            <w:tcW w:w="3720" w:type="dxa"/>
            <w:tcBorders>
              <w:bottom w:val="single" w:sz="8" w:space="0" w:color="000000"/>
            </w:tcBorders>
          </w:tcPr>
          <w:p w14:paraId="529CBEB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 в настоящем ТЗ</w:t>
            </w:r>
          </w:p>
        </w:tc>
      </w:tr>
      <w:tr w:rsidR="00BA4A2F" w:rsidRPr="000B0CAA" w14:paraId="3C223D43" w14:textId="77777777" w:rsidTr="00BA4A2F">
        <w:tc>
          <w:tcPr>
            <w:tcW w:w="2145" w:type="dxa"/>
          </w:tcPr>
          <w:p w14:paraId="766B5D2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iblock.element.*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iblock.section.*</w:t>
            </w:r>
          </w:p>
        </w:tc>
        <w:tc>
          <w:tcPr>
            <w:tcW w:w="3495" w:type="dxa"/>
          </w:tcPr>
          <w:p w14:paraId="0FE1653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720" w:type="dxa"/>
          </w:tcPr>
          <w:p w14:paraId="54F4530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lang w:val="ru-RU"/>
              </w:rPr>
              <w:t xml:space="preserve">Пункт 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3.2, без детального описания в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</w:p>
        </w:tc>
      </w:tr>
      <w:tr w:rsidR="00BA4A2F" w:rsidRPr="000B0CAA" w14:paraId="043D3E7F" w14:textId="77777777" w:rsidTr="00BA4A2F">
        <w:tc>
          <w:tcPr>
            <w:tcW w:w="2145" w:type="dxa"/>
          </w:tcPr>
          <w:p w14:paraId="089507A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OnAfterIBlockElement*</w:t>
            </w:r>
          </w:p>
        </w:tc>
        <w:tc>
          <w:tcPr>
            <w:tcW w:w="3495" w:type="dxa"/>
          </w:tcPr>
          <w:p w14:paraId="5852B8F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720" w:type="dxa"/>
          </w:tcPr>
          <w:p w14:paraId="788E401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lang w:val="ru-RU"/>
              </w:rPr>
              <w:t xml:space="preserve">Пункт 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3.2; в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— только логика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[Доработка]</w:t>
            </w:r>
          </w:p>
        </w:tc>
      </w:tr>
      <w:tr w:rsidR="00BA4A2F" w14:paraId="564C1859" w14:textId="77777777" w:rsidTr="00BA4A2F">
        <w:tc>
          <w:tcPr>
            <w:tcW w:w="2145" w:type="dxa"/>
          </w:tcPr>
          <w:p w14:paraId="3C93521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 …/knowledge/events</w:t>
            </w:r>
            <w:r>
              <w:rPr>
                <w:rFonts w:ascii="Arial" w:eastAsia="Arial" w:hAnsi="Arial" w:cs="Arial"/>
                <w:color w:val="000000"/>
              </w:rPr>
              <w:t xml:space="preserve">, payload,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event_type</w:t>
            </w:r>
          </w:p>
        </w:tc>
        <w:tc>
          <w:tcPr>
            <w:tcW w:w="3495" w:type="dxa"/>
          </w:tcPr>
          <w:p w14:paraId="7AC1594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3720" w:type="dxa"/>
          </w:tcPr>
          <w:p w14:paraId="6689FA1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Пунект </w:t>
            </w:r>
            <w:r>
              <w:rPr>
                <w:rFonts w:ascii="Arial" w:eastAsia="Arial" w:hAnsi="Arial" w:cs="Arial"/>
                <w:color w:val="000000"/>
              </w:rPr>
              <w:t>6.2, INT-01…05, 08</w:t>
            </w:r>
          </w:p>
        </w:tc>
      </w:tr>
      <w:tr w:rsidR="00BA4A2F" w14:paraId="3EDD74BD" w14:textId="77777777" w:rsidTr="00BA4A2F">
        <w:tc>
          <w:tcPr>
            <w:tcW w:w="2145" w:type="dxa"/>
          </w:tcPr>
          <w:p w14:paraId="404EFFE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GET …/changes?since=</w:t>
            </w:r>
          </w:p>
        </w:tc>
        <w:tc>
          <w:tcPr>
            <w:tcW w:w="3495" w:type="dxa"/>
          </w:tcPr>
          <w:p w14:paraId="31BCE8A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3720" w:type="dxa"/>
          </w:tcPr>
          <w:p w14:paraId="373672C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INT-09</w:t>
            </w:r>
          </w:p>
        </w:tc>
      </w:tr>
      <w:tr w:rsidR="00BA4A2F" w14:paraId="0E77EDCB" w14:textId="77777777" w:rsidTr="00BA4A2F">
        <w:tc>
          <w:tcPr>
            <w:tcW w:w="2145" w:type="dxa"/>
          </w:tcPr>
          <w:p w14:paraId="50D43E9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Ответы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accepted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duplicate</w:t>
            </w:r>
          </w:p>
        </w:tc>
        <w:tc>
          <w:tcPr>
            <w:tcW w:w="3495" w:type="dxa"/>
          </w:tcPr>
          <w:p w14:paraId="79720F1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(API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[Суфлёр]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720" w:type="dxa"/>
          </w:tcPr>
          <w:p w14:paraId="27B9658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INT-07</w:t>
            </w:r>
          </w:p>
        </w:tc>
      </w:tr>
    </w:tbl>
    <w:p w14:paraId="29EA35C0" w14:textId="77777777" w:rsidR="00BA4A2F" w:rsidRPr="00187031" w:rsidRDefault="00187031">
      <w:pPr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>3.6.  Какие компоненты 1С-</w:t>
      </w:r>
      <w:commentRangeStart w:id="84"/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>Битрикс</w:t>
      </w:r>
      <w:commentRangeEnd w:id="84"/>
      <w:r w:rsidR="00783FBA">
        <w:rPr>
          <w:rStyle w:val="afff3"/>
        </w:rPr>
        <w:commentReference w:id="84"/>
      </w: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 xml:space="preserve"> необходимо </w:t>
      </w:r>
      <w:commentRangeStart w:id="85"/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>доработать</w:t>
      </w:r>
      <w:commentRangeEnd w:id="85"/>
      <w:r w:rsidR="00C33656">
        <w:rPr>
          <w:rStyle w:val="afff3"/>
        </w:rPr>
        <w:commentReference w:id="85"/>
      </w:r>
      <w:r w:rsidRPr="00187031">
        <w:rPr>
          <w:rFonts w:ascii="Roboto" w:eastAsia="Roboto" w:hAnsi="Roboto" w:cs="Roboto"/>
          <w:color w:val="0F1115"/>
          <w:highlight w:val="white"/>
          <w:lang w:val="ru-RU"/>
        </w:rPr>
        <w:t xml:space="preserve"> </w:t>
      </w:r>
      <w:r w:rsidRPr="00187031">
        <w:rPr>
          <w:rFonts w:ascii="Arial" w:eastAsia="Arial" w:hAnsi="Arial" w:cs="Arial"/>
          <w:lang w:val="ru-RU"/>
        </w:rPr>
        <w:t xml:space="preserve"> </w:t>
      </w:r>
    </w:p>
    <w:tbl>
      <w:tblPr>
        <w:tblStyle w:val="af3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2"/>
        <w:gridCol w:w="6348"/>
      </w:tblGrid>
      <w:tr w:rsidR="00BA4A2F" w14:paraId="39D18606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2" w:type="dxa"/>
            <w:tcBorders>
              <w:bottom w:val="single" w:sz="8" w:space="0" w:color="000000"/>
            </w:tcBorders>
          </w:tcPr>
          <w:p w14:paraId="191CD8A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</w:t>
            </w:r>
          </w:p>
        </w:tc>
        <w:tc>
          <w:tcPr>
            <w:tcW w:w="6348" w:type="dxa"/>
            <w:tcBorders>
              <w:bottom w:val="single" w:sz="8" w:space="0" w:color="000000"/>
            </w:tcBorders>
          </w:tcPr>
          <w:p w14:paraId="02B0203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Обоснование доработки</w:t>
            </w:r>
          </w:p>
        </w:tc>
      </w:tr>
      <w:tr w:rsidR="00BA4A2F" w:rsidRPr="000B0CAA" w14:paraId="58C38903" w14:textId="77777777" w:rsidTr="00BA4A2F">
        <w:tc>
          <w:tcPr>
            <w:tcW w:w="3012" w:type="dxa"/>
          </w:tcPr>
          <w:p w14:paraId="360F610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Обработчики событий</w:t>
            </w:r>
            <w:r>
              <w:rPr>
                <w:rFonts w:ascii="Arial" w:eastAsia="Arial" w:hAnsi="Arial" w:cs="Arial"/>
                <w:color w:val="000000"/>
              </w:rPr>
              <w:t xml:space="preserve"> инфоблока</w:t>
            </w:r>
          </w:p>
        </w:tc>
        <w:tc>
          <w:tcPr>
            <w:tcW w:w="6348" w:type="dxa"/>
          </w:tcPr>
          <w:p w14:paraId="070B54DE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не вызывается сам при сохранении; без </w:t>
            </w:r>
            <w:r>
              <w:rPr>
                <w:rFonts w:ascii="Arial" w:eastAsia="Arial" w:hAnsi="Arial" w:cs="Arial"/>
                <w:color w:val="000000"/>
              </w:rPr>
              <w:t>push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— только </w:t>
            </w:r>
            <w:r>
              <w:rPr>
                <w:rFonts w:ascii="Arial" w:eastAsia="Arial" w:hAnsi="Arial" w:cs="Arial"/>
                <w:color w:val="000000"/>
              </w:rPr>
              <w:t>polling</w:t>
            </w:r>
          </w:p>
        </w:tc>
      </w:tr>
      <w:tr w:rsidR="00BA4A2F" w:rsidRPr="000B0CAA" w14:paraId="509D8B1A" w14:textId="77777777" w:rsidTr="00BA4A2F">
        <w:tc>
          <w:tcPr>
            <w:tcW w:w="3012" w:type="dxa"/>
          </w:tcPr>
          <w:p w14:paraId="606C130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Outbox + retry</w:t>
            </w:r>
          </w:p>
        </w:tc>
        <w:tc>
          <w:tcPr>
            <w:tcW w:w="6348" w:type="dxa"/>
          </w:tcPr>
          <w:p w14:paraId="2D23C73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Гарантия доставки при обрыве связи с контуром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</w:p>
        </w:tc>
      </w:tr>
      <w:tr w:rsidR="00BA4A2F" w:rsidRPr="000B0CAA" w14:paraId="5A5541F0" w14:textId="77777777" w:rsidTr="00BA4A2F">
        <w:tc>
          <w:tcPr>
            <w:tcW w:w="3012" w:type="dxa"/>
          </w:tcPr>
          <w:p w14:paraId="46EE384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Маппинг версий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6348" w:type="dxa"/>
          </w:tcPr>
          <w:p w14:paraId="3BF2528A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Стандартный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часто отдаёт «текущий элемент», история — отдельная логика банка</w:t>
            </w:r>
          </w:p>
        </w:tc>
      </w:tr>
      <w:tr w:rsidR="00BA4A2F" w:rsidRPr="000B0CAA" w14:paraId="3C525212" w14:textId="77777777" w:rsidTr="00BA4A2F">
        <w:tc>
          <w:tcPr>
            <w:tcW w:w="3012" w:type="dxa"/>
          </w:tcPr>
          <w:p w14:paraId="13CF6AC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Статус публикации / scope КЦ</w:t>
            </w:r>
          </w:p>
        </w:tc>
        <w:tc>
          <w:tcPr>
            <w:tcW w:w="6348" w:type="dxa"/>
          </w:tcPr>
          <w:p w14:paraId="174139C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сырой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; «доступно оператору </w:t>
            </w:r>
            <w:commentRangeStart w:id="86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КЦ</w:t>
            </w:r>
            <w:commentRangeEnd w:id="86"/>
            <w:r w:rsidR="00620864">
              <w:rPr>
                <w:rStyle w:val="afff3"/>
              </w:rPr>
              <w:commentReference w:id="86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» часто в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свойстве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— нужен единый </w:t>
            </w:r>
            <w:r>
              <w:rPr>
                <w:rFonts w:ascii="Arial" w:eastAsia="Arial" w:hAnsi="Arial" w:cs="Arial"/>
                <w:color w:val="000000"/>
              </w:rPr>
              <w:t>mapping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payload</w:t>
            </w:r>
          </w:p>
        </w:tc>
      </w:tr>
      <w:tr w:rsidR="00BA4A2F" w:rsidRPr="000B0CAA" w14:paraId="6FC6B881" w14:textId="77777777" w:rsidTr="00BA4A2F">
        <w:tc>
          <w:tcPr>
            <w:tcW w:w="3012" w:type="dxa"/>
          </w:tcPr>
          <w:p w14:paraId="3D23610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**changed_fields[]</w:t>
            </w:r>
            <w:r>
              <w:rPr>
                <w:rFonts w:ascii="Arial" w:eastAsia="Arial" w:hAnsi="Arial" w:cs="Arial"/>
                <w:color w:val="000000"/>
              </w:rPr>
              <w:t>**</w:t>
            </w:r>
          </w:p>
        </w:tc>
        <w:tc>
          <w:tcPr>
            <w:tcW w:w="6348" w:type="dxa"/>
          </w:tcPr>
          <w:p w14:paraId="114DC68D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Для точечной переиндексации; из коробки в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нет</w:t>
            </w:r>
          </w:p>
        </w:tc>
      </w:tr>
      <w:tr w:rsidR="00BA4A2F" w14:paraId="6A2F0542" w14:textId="77777777" w:rsidTr="00BA4A2F">
        <w:tc>
          <w:tcPr>
            <w:tcW w:w="3012" w:type="dxa"/>
          </w:tcPr>
          <w:p w14:paraId="35A1304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Custom endpoint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 /changes?since=</w:t>
            </w:r>
          </w:p>
        </w:tc>
        <w:tc>
          <w:tcPr>
            <w:tcW w:w="6348" w:type="dxa"/>
          </w:tcPr>
          <w:p w14:paraId="03C6517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Fallback и reconciliation, если REST модуль закрыт или урезан</w:t>
            </w:r>
          </w:p>
        </w:tc>
      </w:tr>
      <w:tr w:rsidR="00BA4A2F" w:rsidRPr="000B0CAA" w14:paraId="09A81576" w14:textId="77777777" w:rsidTr="00BA4A2F">
        <w:tc>
          <w:tcPr>
            <w:tcW w:w="3012" w:type="dxa"/>
          </w:tcPr>
          <w:p w14:paraId="28E9B16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Журнал интеграции</w:t>
            </w:r>
            <w:r>
              <w:rPr>
                <w:rFonts w:ascii="Arial" w:eastAsia="Arial" w:hAnsi="Arial" w:cs="Arial"/>
                <w:color w:val="000000"/>
              </w:rPr>
              <w:t xml:space="preserve"> в админке</w:t>
            </w:r>
          </w:p>
        </w:tc>
        <w:tc>
          <w:tcPr>
            <w:tcW w:w="6348" w:type="dxa"/>
          </w:tcPr>
          <w:p w14:paraId="2848BDDA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Эксплуатация и </w:t>
            </w:r>
            <w:r w:rsidRPr="00187031">
              <w:rPr>
                <w:rFonts w:ascii="Arial" w:eastAsia="Arial" w:hAnsi="Arial" w:cs="Arial"/>
                <w:lang w:val="ru-RU"/>
              </w:rPr>
              <w:t>приемка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на стороне банка</w:t>
            </w:r>
          </w:p>
        </w:tc>
      </w:tr>
    </w:tbl>
    <w:p w14:paraId="104C0B5D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F4761"/>
          <w:sz w:val="28"/>
          <w:szCs w:val="28"/>
          <w:lang w:val="ru-RU"/>
        </w:rPr>
      </w:pPr>
    </w:p>
    <w:p w14:paraId="505CAACD" w14:textId="77777777" w:rsidR="00BA4A2F" w:rsidRPr="00187031" w:rsidRDefault="00BA4A2F">
      <w:pPr>
        <w:spacing w:before="180" w:after="180"/>
        <w:rPr>
          <w:rFonts w:ascii="Arial" w:eastAsia="Arial" w:hAnsi="Arial" w:cs="Arial"/>
          <w:lang w:val="ru-RU"/>
        </w:rPr>
      </w:pPr>
    </w:p>
    <w:p w14:paraId="0E116746" w14:textId="77777777" w:rsidR="00BA4A2F" w:rsidRPr="00187031" w:rsidRDefault="00BA4A2F">
      <w:pPr>
        <w:rPr>
          <w:rFonts w:ascii="Arial" w:eastAsia="Arial" w:hAnsi="Arial" w:cs="Arial"/>
          <w:lang w:val="ru-RU"/>
        </w:rPr>
      </w:pPr>
    </w:p>
    <w:p w14:paraId="4CB39204" w14:textId="77777777" w:rsidR="00BA4A2F" w:rsidRPr="00187031" w:rsidRDefault="00BA4A2F">
      <w:pPr>
        <w:rPr>
          <w:rFonts w:ascii="Arial" w:eastAsia="Arial" w:hAnsi="Arial" w:cs="Arial"/>
          <w:lang w:val="ru-RU"/>
        </w:rPr>
      </w:pPr>
    </w:p>
    <w:p w14:paraId="1FF57607" w14:textId="77777777" w:rsidR="00BA4A2F" w:rsidRPr="00187031" w:rsidRDefault="00187031">
      <w:pPr>
        <w:pStyle w:val="2"/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lang w:val="ru-RU"/>
        </w:rPr>
        <w:t>4. Описание задачи для разработчиков 1С-</w:t>
      </w:r>
      <w:commentRangeStart w:id="87"/>
      <w:commentRangeStart w:id="88"/>
      <w:r w:rsidRPr="00187031">
        <w:rPr>
          <w:rFonts w:ascii="Arial" w:eastAsia="Arial" w:hAnsi="Arial" w:cs="Arial"/>
          <w:lang w:val="ru-RU"/>
        </w:rPr>
        <w:t>Битрикс</w:t>
      </w:r>
      <w:commentRangeEnd w:id="87"/>
      <w:r w:rsidR="00916D5A">
        <w:rPr>
          <w:rStyle w:val="afff3"/>
          <w:rFonts w:ascii="Aptos" w:eastAsia="Aptos" w:hAnsi="Aptos" w:cs="Aptos"/>
          <w:color w:val="auto"/>
        </w:rPr>
        <w:commentReference w:id="87"/>
      </w:r>
      <w:commentRangeEnd w:id="88"/>
      <w:r w:rsidR="00C33656">
        <w:rPr>
          <w:rStyle w:val="afff3"/>
          <w:rFonts w:ascii="Aptos" w:eastAsia="Aptos" w:hAnsi="Aptos" w:cs="Aptos"/>
          <w:color w:val="auto"/>
        </w:rPr>
        <w:commentReference w:id="88"/>
      </w:r>
    </w:p>
    <w:p w14:paraId="26BDA477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>4.1. Цель задачи</w:t>
      </w:r>
    </w:p>
    <w:p w14:paraId="545B2C5E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Реализовать на стороне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1С-Битрикс: Управление сайтом</w:t>
      </w:r>
      <w:r w:rsidRPr="00187031">
        <w:rPr>
          <w:rFonts w:ascii="Arial" w:eastAsia="Arial" w:hAnsi="Arial" w:cs="Arial"/>
          <w:color w:val="000000"/>
          <w:lang w:val="ru-RU"/>
        </w:rPr>
        <w:t xml:space="preserve"> интеграционный контур, который при изменении статей СУЗ (инфоблоки)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уведомляет</w:t>
      </w:r>
      <w:r w:rsidRPr="00187031">
        <w:rPr>
          <w:rFonts w:ascii="Arial" w:eastAsia="Arial" w:hAnsi="Arial" w:cs="Arial"/>
          <w:color w:val="000000"/>
          <w:lang w:val="ru-RU"/>
        </w:rPr>
        <w:t xml:space="preserve"> систему «Суфлёр» и предоставляет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доступ к актуальному контенту</w:t>
      </w:r>
      <w:r w:rsidRPr="00187031">
        <w:rPr>
          <w:rFonts w:ascii="Arial" w:eastAsia="Arial" w:hAnsi="Arial" w:cs="Arial"/>
          <w:color w:val="000000"/>
          <w:lang w:val="ru-RU"/>
        </w:rPr>
        <w:t xml:space="preserve"> для индексации базы знаний (</w:t>
      </w:r>
      <w:r>
        <w:rPr>
          <w:rFonts w:ascii="Arial" w:eastAsia="Arial" w:hAnsi="Arial" w:cs="Arial"/>
          <w:color w:val="000000"/>
        </w:rPr>
        <w:t>RAG</w:t>
      </w:r>
      <w:r w:rsidRPr="00187031">
        <w:rPr>
          <w:rFonts w:ascii="Arial" w:eastAsia="Arial" w:hAnsi="Arial" w:cs="Arial"/>
          <w:color w:val="000000"/>
          <w:lang w:val="ru-RU"/>
        </w:rPr>
        <w:t xml:space="preserve">). Суфлёр не опрашивает </w:t>
      </w:r>
      <w:r>
        <w:rPr>
          <w:rFonts w:ascii="Arial" w:eastAsia="Arial" w:hAnsi="Arial" w:cs="Arial"/>
          <w:color w:val="000000"/>
        </w:rPr>
        <w:t>CMS</w:t>
      </w:r>
      <w:r w:rsidRPr="00187031">
        <w:rPr>
          <w:rFonts w:ascii="Arial" w:eastAsia="Arial" w:hAnsi="Arial" w:cs="Arial"/>
          <w:color w:val="000000"/>
          <w:lang w:val="ru-RU"/>
        </w:rPr>
        <w:t xml:space="preserve"> в реальном времени сам по себе — нужны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события</w:t>
      </w:r>
      <w:r w:rsidRPr="00187031">
        <w:rPr>
          <w:rFonts w:ascii="Arial" w:eastAsia="Arial" w:hAnsi="Arial" w:cs="Arial"/>
          <w:color w:val="000000"/>
          <w:lang w:val="ru-RU"/>
        </w:rPr>
        <w:t xml:space="preserve">,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надёжная доставка</w:t>
      </w:r>
      <w:r w:rsidRPr="00187031">
        <w:rPr>
          <w:rFonts w:ascii="Arial" w:eastAsia="Arial" w:hAnsi="Arial" w:cs="Arial"/>
          <w:color w:val="000000"/>
          <w:lang w:val="ru-RU"/>
        </w:rPr>
        <w:t xml:space="preserve"> и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единый формат данных</w:t>
      </w:r>
      <w:r w:rsidRPr="00187031">
        <w:rPr>
          <w:rFonts w:ascii="Arial" w:eastAsia="Arial" w:hAnsi="Arial" w:cs="Arial"/>
          <w:color w:val="000000"/>
          <w:lang w:val="ru-RU"/>
        </w:rPr>
        <w:t xml:space="preserve"> по бизнес-правилам банка (публикация, версии, доступность для </w:t>
      </w:r>
      <w:commentRangeStart w:id="89"/>
      <w:r w:rsidRPr="00187031">
        <w:rPr>
          <w:rFonts w:ascii="Arial" w:eastAsia="Arial" w:hAnsi="Arial" w:cs="Arial"/>
          <w:color w:val="000000"/>
          <w:lang w:val="ru-RU"/>
        </w:rPr>
        <w:t>КЦ</w:t>
      </w:r>
      <w:commentRangeEnd w:id="89"/>
      <w:r w:rsidR="00C33656">
        <w:rPr>
          <w:rStyle w:val="afff3"/>
        </w:rPr>
        <w:commentReference w:id="89"/>
      </w:r>
      <w:r w:rsidRPr="00187031">
        <w:rPr>
          <w:rFonts w:ascii="Arial" w:eastAsia="Arial" w:hAnsi="Arial" w:cs="Arial"/>
          <w:color w:val="000000"/>
          <w:lang w:val="ru-RU"/>
        </w:rPr>
        <w:t>).</w:t>
      </w:r>
    </w:p>
    <w:p w14:paraId="48C1E265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 xml:space="preserve">4.2. Матрица требований: штатный механизм и доработка </w:t>
      </w:r>
      <w:r>
        <w:rPr>
          <w:rFonts w:ascii="Arial" w:eastAsia="Arial" w:hAnsi="Arial" w:cs="Arial"/>
          <w:color w:val="0F4761"/>
          <w:sz w:val="28"/>
          <w:szCs w:val="28"/>
        </w:rPr>
        <w:t>Bitrix</w:t>
      </w:r>
    </w:p>
    <w:p w14:paraId="51172B23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0DEAD85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lang w:val="ru-RU"/>
        </w:rPr>
        <w:lastRenderedPageBreak/>
        <w:t xml:space="preserve">Ниже в документе приведена сводная таблица требований, в которой собраны все возможные задачи интеграции — от чтения статей до вопросов безопасности и администрирования. </w:t>
      </w:r>
    </w:p>
    <w:p w14:paraId="79B3659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lang w:val="ru-RU"/>
        </w:rPr>
        <w:t xml:space="preserve">Ссылочная </w:t>
      </w:r>
      <w:r w:rsidRPr="00187031">
        <w:rPr>
          <w:rFonts w:ascii="Arial" w:eastAsia="Arial" w:hAnsi="Arial" w:cs="Arial"/>
          <w:color w:val="000000"/>
          <w:lang w:val="ru-RU"/>
        </w:rPr>
        <w:t>документаци</w:t>
      </w:r>
      <w:r w:rsidRPr="00187031">
        <w:rPr>
          <w:rFonts w:ascii="Arial" w:eastAsia="Arial" w:hAnsi="Arial" w:cs="Arial"/>
          <w:lang w:val="ru-RU"/>
        </w:rPr>
        <w:t>я</w:t>
      </w:r>
      <w:r w:rsidRPr="00187031">
        <w:rPr>
          <w:rFonts w:ascii="Arial" w:eastAsia="Arial" w:hAnsi="Arial" w:cs="Arial"/>
          <w:color w:val="000000"/>
          <w:lang w:val="ru-RU"/>
        </w:rPr>
        <w:t xml:space="preserve">: </w:t>
      </w:r>
      <w:r w:rsidR="000B0CAA">
        <w:fldChar w:fldCharType="begin"/>
      </w:r>
      <w:r w:rsidR="000B0CAA" w:rsidRPr="000B0CAA">
        <w:rPr>
          <w:lang w:val="ru-RU"/>
          <w:rPrChange w:id="90" w:author="Солдатенко Евгений Павлович" w:date="2026-06-09T09:07:00Z">
            <w:rPr/>
          </w:rPrChange>
        </w:rPr>
        <w:instrText xml:space="preserve"> </w:instrText>
      </w:r>
      <w:r w:rsidR="000B0CAA">
        <w:instrText>HYPERLINK</w:instrText>
      </w:r>
      <w:r w:rsidR="000B0CAA" w:rsidRPr="000B0CAA">
        <w:rPr>
          <w:lang w:val="ru-RU"/>
          <w:rPrChange w:id="91" w:author="Солдатенко Евгений Павлович" w:date="2026-06-09T09:07:00Z">
            <w:rPr/>
          </w:rPrChange>
        </w:rPr>
        <w:instrText xml:space="preserve"> "</w:instrText>
      </w:r>
      <w:r w:rsidR="000B0CAA">
        <w:instrText>https</w:instrText>
      </w:r>
      <w:r w:rsidR="000B0CAA" w:rsidRPr="000B0CAA">
        <w:rPr>
          <w:lang w:val="ru-RU"/>
          <w:rPrChange w:id="92" w:author="Солдатенко Евгений Павлович" w:date="2026-06-09T09:07:00Z">
            <w:rPr/>
          </w:rPrChange>
        </w:rPr>
        <w:instrText>://</w:instrText>
      </w:r>
      <w:r w:rsidR="000B0CAA">
        <w:instrText>dev</w:instrText>
      </w:r>
      <w:r w:rsidR="000B0CAA" w:rsidRPr="000B0CAA">
        <w:rPr>
          <w:lang w:val="ru-RU"/>
          <w:rPrChange w:id="93" w:author="Солдатенко Евгений Павлович" w:date="2026-06-09T09:07:00Z">
            <w:rPr/>
          </w:rPrChange>
        </w:rPr>
        <w:instrText>.1</w:instrText>
      </w:r>
      <w:r w:rsidR="000B0CAA">
        <w:instrText>c</w:instrText>
      </w:r>
      <w:r w:rsidR="000B0CAA" w:rsidRPr="000B0CAA">
        <w:rPr>
          <w:lang w:val="ru-RU"/>
          <w:rPrChange w:id="94" w:author="Солдатенко Евгений Павлович" w:date="2026-06-09T09:07:00Z">
            <w:rPr/>
          </w:rPrChange>
        </w:rPr>
        <w:instrText>-</w:instrText>
      </w:r>
      <w:r w:rsidR="000B0CAA">
        <w:instrText>bitrix</w:instrText>
      </w:r>
      <w:r w:rsidR="000B0CAA" w:rsidRPr="000B0CAA">
        <w:rPr>
          <w:lang w:val="ru-RU"/>
          <w:rPrChange w:id="95" w:author="Солдатенко Евгений Павлович" w:date="2026-06-09T09:07:00Z">
            <w:rPr/>
          </w:rPrChange>
        </w:rPr>
        <w:instrText>.</w:instrText>
      </w:r>
      <w:r w:rsidR="000B0CAA">
        <w:instrText>ru</w:instrText>
      </w:r>
      <w:r w:rsidR="000B0CAA" w:rsidRPr="000B0CAA">
        <w:rPr>
          <w:lang w:val="ru-RU"/>
          <w:rPrChange w:id="96" w:author="Солдатенко Евгений Павлович" w:date="2026-06-09T09:07:00Z">
            <w:rPr/>
          </w:rPrChange>
        </w:rPr>
        <w:instrText>/</w:instrText>
      </w:r>
      <w:r w:rsidR="000B0CAA">
        <w:instrText>api</w:instrText>
      </w:r>
      <w:r w:rsidR="000B0CAA" w:rsidRPr="000B0CAA">
        <w:rPr>
          <w:lang w:val="ru-RU"/>
          <w:rPrChange w:id="97" w:author="Солдатенко Евгений Павлович" w:date="2026-06-09T09:07:00Z">
            <w:rPr/>
          </w:rPrChange>
        </w:rPr>
        <w:instrText>_</w:instrText>
      </w:r>
      <w:r w:rsidR="000B0CAA">
        <w:instrText>help</w:instrText>
      </w:r>
      <w:r w:rsidR="000B0CAA" w:rsidRPr="000B0CAA">
        <w:rPr>
          <w:lang w:val="ru-RU"/>
          <w:rPrChange w:id="98" w:author="Солдатенко Евгений Павлович" w:date="2026-06-09T09:07:00Z">
            <w:rPr/>
          </w:rPrChange>
        </w:rPr>
        <w:instrText>/</w:instrText>
      </w:r>
      <w:r w:rsidR="000B0CAA">
        <w:instrText>iblock</w:instrText>
      </w:r>
      <w:r w:rsidR="000B0CAA" w:rsidRPr="000B0CAA">
        <w:rPr>
          <w:lang w:val="ru-RU"/>
          <w:rPrChange w:id="99" w:author="Солдатенко Евгений Павлович" w:date="2026-06-09T09:07:00Z">
            <w:rPr/>
          </w:rPrChange>
        </w:rPr>
        <w:instrText>/</w:instrText>
      </w:r>
      <w:r w:rsidR="000B0CAA">
        <w:instrText>index</w:instrText>
      </w:r>
      <w:r w:rsidR="000B0CAA" w:rsidRPr="000B0CAA">
        <w:rPr>
          <w:lang w:val="ru-RU"/>
          <w:rPrChange w:id="100" w:author="Солдатенко Евгений Павлович" w:date="2026-06-09T09:07:00Z">
            <w:rPr/>
          </w:rPrChange>
        </w:rPr>
        <w:instrText>.</w:instrText>
      </w:r>
      <w:r w:rsidR="000B0CAA">
        <w:instrText>php</w:instrText>
      </w:r>
      <w:r w:rsidR="000B0CAA" w:rsidRPr="000B0CAA">
        <w:rPr>
          <w:lang w:val="ru-RU"/>
          <w:rPrChange w:id="101" w:author="Солдатенко Евгений Павлович" w:date="2026-06-09T09:07:00Z">
            <w:rPr/>
          </w:rPrChange>
        </w:rPr>
        <w:instrText>" \</w:instrText>
      </w:r>
      <w:r w:rsidR="000B0CAA">
        <w:instrText>h</w:instrText>
      </w:r>
      <w:r w:rsidR="000B0CAA" w:rsidRPr="000B0CAA">
        <w:rPr>
          <w:lang w:val="ru-RU"/>
          <w:rPrChange w:id="102" w:author="Солдатенко Евгений Павлович" w:date="2026-06-09T09:07:00Z">
            <w:rPr/>
          </w:rPrChange>
        </w:rPr>
        <w:instrText xml:space="preserve"> </w:instrText>
      </w:r>
      <w:r w:rsidR="000B0CAA">
        <w:fldChar w:fldCharType="separate"/>
      </w:r>
      <w:r w:rsidRPr="00187031">
        <w:rPr>
          <w:rFonts w:ascii="Arial" w:eastAsia="Arial" w:hAnsi="Arial" w:cs="Arial"/>
          <w:color w:val="1C4587"/>
          <w:lang w:val="ru-RU"/>
        </w:rPr>
        <w:t>Информационны</w:t>
      </w:r>
      <w:r w:rsidR="000B0CAA">
        <w:rPr>
          <w:rFonts w:ascii="Arial" w:eastAsia="Arial" w:hAnsi="Arial" w:cs="Arial"/>
          <w:color w:val="1C4587"/>
          <w:lang w:val="ru-RU"/>
        </w:rPr>
        <w:fldChar w:fldCharType="end"/>
      </w:r>
      <w:r w:rsidR="000B0CAA">
        <w:fldChar w:fldCharType="begin"/>
      </w:r>
      <w:r w:rsidR="000B0CAA" w:rsidRPr="000B0CAA">
        <w:rPr>
          <w:lang w:val="ru-RU"/>
          <w:rPrChange w:id="103" w:author="Солдатенко Евгений Павлович" w:date="2026-06-09T09:07:00Z">
            <w:rPr/>
          </w:rPrChange>
        </w:rPr>
        <w:instrText xml:space="preserve"> </w:instrText>
      </w:r>
      <w:r w:rsidR="000B0CAA">
        <w:instrText>HYPERLINK</w:instrText>
      </w:r>
      <w:r w:rsidR="000B0CAA" w:rsidRPr="000B0CAA">
        <w:rPr>
          <w:lang w:val="ru-RU"/>
          <w:rPrChange w:id="104" w:author="Солдатенко Евгений Павлович" w:date="2026-06-09T09:07:00Z">
            <w:rPr/>
          </w:rPrChange>
        </w:rPr>
        <w:instrText xml:space="preserve"> "</w:instrText>
      </w:r>
      <w:r w:rsidR="000B0CAA">
        <w:instrText>https</w:instrText>
      </w:r>
      <w:r w:rsidR="000B0CAA" w:rsidRPr="000B0CAA">
        <w:rPr>
          <w:lang w:val="ru-RU"/>
          <w:rPrChange w:id="105" w:author="Солдатенко Евгений Павлович" w:date="2026-06-09T09:07:00Z">
            <w:rPr/>
          </w:rPrChange>
        </w:rPr>
        <w:instrText>://</w:instrText>
      </w:r>
      <w:r w:rsidR="000B0CAA">
        <w:instrText>dev</w:instrText>
      </w:r>
      <w:r w:rsidR="000B0CAA" w:rsidRPr="000B0CAA">
        <w:rPr>
          <w:lang w:val="ru-RU"/>
          <w:rPrChange w:id="106" w:author="Солдатенко Евгений Павлович" w:date="2026-06-09T09:07:00Z">
            <w:rPr/>
          </w:rPrChange>
        </w:rPr>
        <w:instrText>.1</w:instrText>
      </w:r>
      <w:r w:rsidR="000B0CAA">
        <w:instrText>c</w:instrText>
      </w:r>
      <w:r w:rsidR="000B0CAA" w:rsidRPr="000B0CAA">
        <w:rPr>
          <w:lang w:val="ru-RU"/>
          <w:rPrChange w:id="107" w:author="Солдатенко Евгений Павлович" w:date="2026-06-09T09:07:00Z">
            <w:rPr/>
          </w:rPrChange>
        </w:rPr>
        <w:instrText>-</w:instrText>
      </w:r>
      <w:r w:rsidR="000B0CAA">
        <w:instrText>bitrix</w:instrText>
      </w:r>
      <w:r w:rsidR="000B0CAA" w:rsidRPr="000B0CAA">
        <w:rPr>
          <w:lang w:val="ru-RU"/>
          <w:rPrChange w:id="108" w:author="Солдатенко Евгений Павлович" w:date="2026-06-09T09:07:00Z">
            <w:rPr/>
          </w:rPrChange>
        </w:rPr>
        <w:instrText>.</w:instrText>
      </w:r>
      <w:r w:rsidR="000B0CAA">
        <w:instrText>ru</w:instrText>
      </w:r>
      <w:r w:rsidR="000B0CAA" w:rsidRPr="000B0CAA">
        <w:rPr>
          <w:lang w:val="ru-RU"/>
          <w:rPrChange w:id="109" w:author="Солдатенко Евгений Павлович" w:date="2026-06-09T09:07:00Z">
            <w:rPr/>
          </w:rPrChange>
        </w:rPr>
        <w:instrText>/</w:instrText>
      </w:r>
      <w:r w:rsidR="000B0CAA">
        <w:instrText>api</w:instrText>
      </w:r>
      <w:r w:rsidR="000B0CAA" w:rsidRPr="000B0CAA">
        <w:rPr>
          <w:lang w:val="ru-RU"/>
          <w:rPrChange w:id="110" w:author="Солдатенко Евгений Павлович" w:date="2026-06-09T09:07:00Z">
            <w:rPr/>
          </w:rPrChange>
        </w:rPr>
        <w:instrText>_</w:instrText>
      </w:r>
      <w:r w:rsidR="000B0CAA">
        <w:instrText>help</w:instrText>
      </w:r>
      <w:r w:rsidR="000B0CAA" w:rsidRPr="000B0CAA">
        <w:rPr>
          <w:lang w:val="ru-RU"/>
          <w:rPrChange w:id="111" w:author="Солдатенко Евгений Павлович" w:date="2026-06-09T09:07:00Z">
            <w:rPr/>
          </w:rPrChange>
        </w:rPr>
        <w:instrText>/</w:instrText>
      </w:r>
      <w:r w:rsidR="000B0CAA">
        <w:instrText>iblock</w:instrText>
      </w:r>
      <w:r w:rsidR="000B0CAA" w:rsidRPr="000B0CAA">
        <w:rPr>
          <w:lang w:val="ru-RU"/>
          <w:rPrChange w:id="112" w:author="Солдатенко Евгений Павлович" w:date="2026-06-09T09:07:00Z">
            <w:rPr/>
          </w:rPrChange>
        </w:rPr>
        <w:instrText>/</w:instrText>
      </w:r>
      <w:r w:rsidR="000B0CAA">
        <w:instrText>index</w:instrText>
      </w:r>
      <w:r w:rsidR="000B0CAA" w:rsidRPr="000B0CAA">
        <w:rPr>
          <w:lang w:val="ru-RU"/>
          <w:rPrChange w:id="113" w:author="Солдатенко Евгений Павлович" w:date="2026-06-09T09:07:00Z">
            <w:rPr/>
          </w:rPrChange>
        </w:rPr>
        <w:instrText>.</w:instrText>
      </w:r>
      <w:r w:rsidR="000B0CAA">
        <w:instrText>php</w:instrText>
      </w:r>
      <w:r w:rsidR="000B0CAA" w:rsidRPr="000B0CAA">
        <w:rPr>
          <w:lang w:val="ru-RU"/>
          <w:rPrChange w:id="114" w:author="Солдатенко Евгений Павлович" w:date="2026-06-09T09:07:00Z">
            <w:rPr/>
          </w:rPrChange>
        </w:rPr>
        <w:instrText>" \</w:instrText>
      </w:r>
      <w:r w:rsidR="000B0CAA">
        <w:instrText>h</w:instrText>
      </w:r>
      <w:r w:rsidR="000B0CAA" w:rsidRPr="000B0CAA">
        <w:rPr>
          <w:lang w:val="ru-RU"/>
          <w:rPrChange w:id="115" w:author="Солдатенко Евгений Павлович" w:date="2026-06-09T09:07:00Z">
            <w:rPr/>
          </w:rPrChange>
        </w:rPr>
        <w:instrText xml:space="preserve"> </w:instrText>
      </w:r>
      <w:r w:rsidR="000B0CAA">
        <w:fldChar w:fldCharType="separate"/>
      </w:r>
      <w:r w:rsidRPr="00187031">
        <w:rPr>
          <w:rFonts w:ascii="Arial" w:eastAsia="Arial" w:hAnsi="Arial" w:cs="Arial"/>
          <w:color w:val="1C4587"/>
          <w:lang w:val="ru-RU"/>
        </w:rPr>
        <w:t>е</w:t>
      </w:r>
      <w:r w:rsidR="000B0CAA">
        <w:rPr>
          <w:rFonts w:ascii="Arial" w:eastAsia="Arial" w:hAnsi="Arial" w:cs="Arial"/>
          <w:color w:val="1C4587"/>
          <w:lang w:val="ru-RU"/>
        </w:rPr>
        <w:fldChar w:fldCharType="end"/>
      </w:r>
      <w:r w:rsidR="000B0CAA">
        <w:fldChar w:fldCharType="begin"/>
      </w:r>
      <w:r w:rsidR="000B0CAA" w:rsidRPr="000B0CAA">
        <w:rPr>
          <w:lang w:val="ru-RU"/>
          <w:rPrChange w:id="116" w:author="Солдатенко Евгений Павлович" w:date="2026-06-09T09:07:00Z">
            <w:rPr/>
          </w:rPrChange>
        </w:rPr>
        <w:instrText xml:space="preserve"> </w:instrText>
      </w:r>
      <w:r w:rsidR="000B0CAA">
        <w:instrText>HYPERLINK</w:instrText>
      </w:r>
      <w:r w:rsidR="000B0CAA" w:rsidRPr="000B0CAA">
        <w:rPr>
          <w:lang w:val="ru-RU"/>
          <w:rPrChange w:id="117" w:author="Солдатенко Евгений Павлович" w:date="2026-06-09T09:07:00Z">
            <w:rPr/>
          </w:rPrChange>
        </w:rPr>
        <w:instrText xml:space="preserve"> "</w:instrText>
      </w:r>
      <w:r w:rsidR="000B0CAA">
        <w:instrText>https</w:instrText>
      </w:r>
      <w:r w:rsidR="000B0CAA" w:rsidRPr="000B0CAA">
        <w:rPr>
          <w:lang w:val="ru-RU"/>
          <w:rPrChange w:id="118" w:author="Солдатенко Евгений Павлович" w:date="2026-06-09T09:07:00Z">
            <w:rPr/>
          </w:rPrChange>
        </w:rPr>
        <w:instrText>://</w:instrText>
      </w:r>
      <w:r w:rsidR="000B0CAA">
        <w:instrText>dev</w:instrText>
      </w:r>
      <w:r w:rsidR="000B0CAA" w:rsidRPr="000B0CAA">
        <w:rPr>
          <w:lang w:val="ru-RU"/>
          <w:rPrChange w:id="119" w:author="Солдатенко Евгений Павлович" w:date="2026-06-09T09:07:00Z">
            <w:rPr/>
          </w:rPrChange>
        </w:rPr>
        <w:instrText>.1</w:instrText>
      </w:r>
      <w:r w:rsidR="000B0CAA">
        <w:instrText>c</w:instrText>
      </w:r>
      <w:r w:rsidR="000B0CAA" w:rsidRPr="000B0CAA">
        <w:rPr>
          <w:lang w:val="ru-RU"/>
          <w:rPrChange w:id="120" w:author="Солдатенко Евгений Павлович" w:date="2026-06-09T09:07:00Z">
            <w:rPr/>
          </w:rPrChange>
        </w:rPr>
        <w:instrText>-</w:instrText>
      </w:r>
      <w:r w:rsidR="000B0CAA">
        <w:instrText>bitrix</w:instrText>
      </w:r>
      <w:r w:rsidR="000B0CAA" w:rsidRPr="000B0CAA">
        <w:rPr>
          <w:lang w:val="ru-RU"/>
          <w:rPrChange w:id="121" w:author="Солдатенко Евгений Павлович" w:date="2026-06-09T09:07:00Z">
            <w:rPr/>
          </w:rPrChange>
        </w:rPr>
        <w:instrText>.</w:instrText>
      </w:r>
      <w:r w:rsidR="000B0CAA">
        <w:instrText>ru</w:instrText>
      </w:r>
      <w:r w:rsidR="000B0CAA" w:rsidRPr="000B0CAA">
        <w:rPr>
          <w:lang w:val="ru-RU"/>
          <w:rPrChange w:id="122" w:author="Солдатенко Евгений Павлович" w:date="2026-06-09T09:07:00Z">
            <w:rPr/>
          </w:rPrChange>
        </w:rPr>
        <w:instrText>/</w:instrText>
      </w:r>
      <w:r w:rsidR="000B0CAA">
        <w:instrText>api</w:instrText>
      </w:r>
      <w:r w:rsidR="000B0CAA" w:rsidRPr="000B0CAA">
        <w:rPr>
          <w:lang w:val="ru-RU"/>
          <w:rPrChange w:id="123" w:author="Солдатенко Евгений Павлович" w:date="2026-06-09T09:07:00Z">
            <w:rPr/>
          </w:rPrChange>
        </w:rPr>
        <w:instrText>_</w:instrText>
      </w:r>
      <w:r w:rsidR="000B0CAA">
        <w:instrText>help</w:instrText>
      </w:r>
      <w:r w:rsidR="000B0CAA" w:rsidRPr="000B0CAA">
        <w:rPr>
          <w:lang w:val="ru-RU"/>
          <w:rPrChange w:id="124" w:author="Солдатенко Евгений Павлович" w:date="2026-06-09T09:07:00Z">
            <w:rPr/>
          </w:rPrChange>
        </w:rPr>
        <w:instrText>/</w:instrText>
      </w:r>
      <w:r w:rsidR="000B0CAA">
        <w:instrText>iblock</w:instrText>
      </w:r>
      <w:r w:rsidR="000B0CAA" w:rsidRPr="000B0CAA">
        <w:rPr>
          <w:lang w:val="ru-RU"/>
          <w:rPrChange w:id="125" w:author="Солдатенко Евгений Павлович" w:date="2026-06-09T09:07:00Z">
            <w:rPr/>
          </w:rPrChange>
        </w:rPr>
        <w:instrText>/</w:instrText>
      </w:r>
      <w:r w:rsidR="000B0CAA">
        <w:instrText>index</w:instrText>
      </w:r>
      <w:r w:rsidR="000B0CAA" w:rsidRPr="000B0CAA">
        <w:rPr>
          <w:lang w:val="ru-RU"/>
          <w:rPrChange w:id="126" w:author="Солдатенко Евгений Павлович" w:date="2026-06-09T09:07:00Z">
            <w:rPr/>
          </w:rPrChange>
        </w:rPr>
        <w:instrText>.</w:instrText>
      </w:r>
      <w:r w:rsidR="000B0CAA">
        <w:instrText>php</w:instrText>
      </w:r>
      <w:r w:rsidR="000B0CAA" w:rsidRPr="000B0CAA">
        <w:rPr>
          <w:lang w:val="ru-RU"/>
          <w:rPrChange w:id="127" w:author="Солдатенко Евгений Павлович" w:date="2026-06-09T09:07:00Z">
            <w:rPr/>
          </w:rPrChange>
        </w:rPr>
        <w:instrText>" \</w:instrText>
      </w:r>
      <w:r w:rsidR="000B0CAA">
        <w:instrText>h</w:instrText>
      </w:r>
      <w:r w:rsidR="000B0CAA" w:rsidRPr="000B0CAA">
        <w:rPr>
          <w:lang w:val="ru-RU"/>
          <w:rPrChange w:id="128" w:author="Солдатенко Евгений Павлович" w:date="2026-06-09T09:07:00Z">
            <w:rPr/>
          </w:rPrChange>
        </w:rPr>
        <w:instrText xml:space="preserve"> </w:instrText>
      </w:r>
      <w:r w:rsidR="000B0CAA">
        <w:fldChar w:fldCharType="separate"/>
      </w:r>
      <w:r w:rsidRPr="00187031">
        <w:rPr>
          <w:rFonts w:ascii="Arial" w:eastAsia="Arial" w:hAnsi="Arial" w:cs="Arial"/>
          <w:color w:val="1C4587"/>
          <w:lang w:val="ru-RU"/>
        </w:rPr>
        <w:t xml:space="preserve"> блоки</w:t>
      </w:r>
      <w:r w:rsidR="000B0CAA">
        <w:rPr>
          <w:rFonts w:ascii="Arial" w:eastAsia="Arial" w:hAnsi="Arial" w:cs="Arial"/>
          <w:color w:val="1C4587"/>
          <w:lang w:val="ru-RU"/>
        </w:rPr>
        <w:fldChar w:fldCharType="end"/>
      </w:r>
      <w:r w:rsidRPr="00187031">
        <w:rPr>
          <w:rFonts w:ascii="Arial" w:eastAsia="Arial" w:hAnsi="Arial" w:cs="Arial"/>
          <w:color w:val="000000"/>
          <w:lang w:val="ru-RU"/>
        </w:rPr>
        <w:t xml:space="preserve">, </w:t>
      </w:r>
      <w:r w:rsidR="000B0CAA">
        <w:fldChar w:fldCharType="begin"/>
      </w:r>
      <w:r w:rsidR="000B0CAA" w:rsidRPr="000B0CAA">
        <w:rPr>
          <w:lang w:val="ru-RU"/>
          <w:rPrChange w:id="129" w:author="Солдатенко Евгений Павлович" w:date="2026-06-09T09:07:00Z">
            <w:rPr/>
          </w:rPrChange>
        </w:rPr>
        <w:instrText xml:space="preserve"> </w:instrText>
      </w:r>
      <w:r w:rsidR="000B0CAA">
        <w:instrText>HYPERLINK</w:instrText>
      </w:r>
      <w:r w:rsidR="000B0CAA" w:rsidRPr="000B0CAA">
        <w:rPr>
          <w:lang w:val="ru-RU"/>
          <w:rPrChange w:id="130" w:author="Солдатенко Евгений Павлович" w:date="2026-06-09T09:07:00Z">
            <w:rPr/>
          </w:rPrChange>
        </w:rPr>
        <w:instrText xml:space="preserve"> "</w:instrText>
      </w:r>
      <w:r w:rsidR="000B0CAA">
        <w:instrText>https</w:instrText>
      </w:r>
      <w:r w:rsidR="000B0CAA" w:rsidRPr="000B0CAA">
        <w:rPr>
          <w:lang w:val="ru-RU"/>
          <w:rPrChange w:id="131" w:author="Солдатенко Евгений Павлович" w:date="2026-06-09T09:07:00Z">
            <w:rPr/>
          </w:rPrChange>
        </w:rPr>
        <w:instrText>://</w:instrText>
      </w:r>
      <w:r w:rsidR="000B0CAA">
        <w:instrText>dev</w:instrText>
      </w:r>
      <w:r w:rsidR="000B0CAA" w:rsidRPr="000B0CAA">
        <w:rPr>
          <w:lang w:val="ru-RU"/>
          <w:rPrChange w:id="132" w:author="Солдатенко Евгений Павлович" w:date="2026-06-09T09:07:00Z">
            <w:rPr/>
          </w:rPrChange>
        </w:rPr>
        <w:instrText>.1</w:instrText>
      </w:r>
      <w:r w:rsidR="000B0CAA">
        <w:instrText>c</w:instrText>
      </w:r>
      <w:r w:rsidR="000B0CAA" w:rsidRPr="000B0CAA">
        <w:rPr>
          <w:lang w:val="ru-RU"/>
          <w:rPrChange w:id="133" w:author="Солдатенко Евгений Павлович" w:date="2026-06-09T09:07:00Z">
            <w:rPr/>
          </w:rPrChange>
        </w:rPr>
        <w:instrText>-</w:instrText>
      </w:r>
      <w:r w:rsidR="000B0CAA">
        <w:instrText>bitrix</w:instrText>
      </w:r>
      <w:r w:rsidR="000B0CAA" w:rsidRPr="000B0CAA">
        <w:rPr>
          <w:lang w:val="ru-RU"/>
          <w:rPrChange w:id="134" w:author="Солдатенко Евгений Павлович" w:date="2026-06-09T09:07:00Z">
            <w:rPr/>
          </w:rPrChange>
        </w:rPr>
        <w:instrText>.</w:instrText>
      </w:r>
      <w:r w:rsidR="000B0CAA">
        <w:instrText>ru</w:instrText>
      </w:r>
      <w:r w:rsidR="000B0CAA" w:rsidRPr="000B0CAA">
        <w:rPr>
          <w:lang w:val="ru-RU"/>
          <w:rPrChange w:id="135" w:author="Солдатенко Евгений Павлович" w:date="2026-06-09T09:07:00Z">
            <w:rPr/>
          </w:rPrChange>
        </w:rPr>
        <w:instrText>/</w:instrText>
      </w:r>
      <w:r w:rsidR="000B0CAA">
        <w:instrText>api</w:instrText>
      </w:r>
      <w:r w:rsidR="000B0CAA" w:rsidRPr="000B0CAA">
        <w:rPr>
          <w:lang w:val="ru-RU"/>
          <w:rPrChange w:id="136" w:author="Солдатенко Евгений Павлович" w:date="2026-06-09T09:07:00Z">
            <w:rPr/>
          </w:rPrChange>
        </w:rPr>
        <w:instrText>_</w:instrText>
      </w:r>
      <w:r w:rsidR="000B0CAA">
        <w:instrText>help</w:instrText>
      </w:r>
      <w:r w:rsidR="000B0CAA" w:rsidRPr="000B0CAA">
        <w:rPr>
          <w:lang w:val="ru-RU"/>
          <w:rPrChange w:id="137" w:author="Солдатенко Евгений Павлович" w:date="2026-06-09T09:07:00Z">
            <w:rPr/>
          </w:rPrChange>
        </w:rPr>
        <w:instrText>/</w:instrText>
      </w:r>
      <w:r w:rsidR="000B0CAA">
        <w:instrText>main</w:instrText>
      </w:r>
      <w:r w:rsidR="000B0CAA" w:rsidRPr="000B0CAA">
        <w:rPr>
          <w:lang w:val="ru-RU"/>
          <w:rPrChange w:id="138" w:author="Солдатенко Евгений Павлович" w:date="2026-06-09T09:07:00Z">
            <w:rPr/>
          </w:rPrChange>
        </w:rPr>
        <w:instrText>/</w:instrText>
      </w:r>
      <w:r w:rsidR="000B0CAA">
        <w:instrText>events</w:instrText>
      </w:r>
      <w:r w:rsidR="000B0CAA" w:rsidRPr="000B0CAA">
        <w:rPr>
          <w:lang w:val="ru-RU"/>
          <w:rPrChange w:id="139" w:author="Солдатенко Евгений Павлович" w:date="2026-06-09T09:07:00Z">
            <w:rPr/>
          </w:rPrChange>
        </w:rPr>
        <w:instrText>/</w:instrText>
      </w:r>
      <w:r w:rsidR="000B0CAA">
        <w:instrText>index</w:instrText>
      </w:r>
      <w:r w:rsidR="000B0CAA" w:rsidRPr="000B0CAA">
        <w:rPr>
          <w:lang w:val="ru-RU"/>
          <w:rPrChange w:id="140" w:author="Солдатенко Евгений Павлович" w:date="2026-06-09T09:07:00Z">
            <w:rPr/>
          </w:rPrChange>
        </w:rPr>
        <w:instrText>.</w:instrText>
      </w:r>
      <w:r w:rsidR="000B0CAA">
        <w:instrText>php</w:instrText>
      </w:r>
      <w:r w:rsidR="000B0CAA" w:rsidRPr="000B0CAA">
        <w:rPr>
          <w:lang w:val="ru-RU"/>
          <w:rPrChange w:id="141" w:author="Солдатенко Евгений Павлович" w:date="2026-06-09T09:07:00Z">
            <w:rPr/>
          </w:rPrChange>
        </w:rPr>
        <w:instrText>" \</w:instrText>
      </w:r>
      <w:r w:rsidR="000B0CAA">
        <w:instrText>h</w:instrText>
      </w:r>
      <w:r w:rsidR="000B0CAA" w:rsidRPr="000B0CAA">
        <w:rPr>
          <w:lang w:val="ru-RU"/>
          <w:rPrChange w:id="142" w:author="Солдатенко Евгений Павлович" w:date="2026-06-09T09:07:00Z">
            <w:rPr/>
          </w:rPrChange>
        </w:rPr>
        <w:instrText xml:space="preserve"> </w:instrText>
      </w:r>
      <w:r w:rsidR="000B0CAA">
        <w:fldChar w:fldCharType="separate"/>
      </w:r>
      <w:r w:rsidRPr="00187031">
        <w:rPr>
          <w:rFonts w:ascii="Arial" w:eastAsia="Arial" w:hAnsi="Arial" w:cs="Arial"/>
          <w:color w:val="156082"/>
          <w:lang w:val="ru-RU"/>
        </w:rPr>
        <w:t>события</w:t>
      </w:r>
      <w:r w:rsidR="000B0CAA">
        <w:rPr>
          <w:rFonts w:ascii="Arial" w:eastAsia="Arial" w:hAnsi="Arial" w:cs="Arial"/>
          <w:color w:val="156082"/>
          <w:lang w:val="ru-RU"/>
        </w:rPr>
        <w:fldChar w:fldCharType="end"/>
      </w:r>
      <w:r w:rsidRPr="00187031">
        <w:rPr>
          <w:rFonts w:ascii="Arial" w:eastAsia="Arial" w:hAnsi="Arial" w:cs="Arial"/>
          <w:color w:val="000000"/>
          <w:lang w:val="ru-RU"/>
        </w:rPr>
        <w:t xml:space="preserve">, </w:t>
      </w:r>
      <w:r w:rsidR="000B0CAA">
        <w:fldChar w:fldCharType="begin"/>
      </w:r>
      <w:r w:rsidR="000B0CAA" w:rsidRPr="000B0CAA">
        <w:rPr>
          <w:lang w:val="ru-RU"/>
          <w:rPrChange w:id="143" w:author="Солдатенко Евгений Павлович" w:date="2026-06-09T09:07:00Z">
            <w:rPr/>
          </w:rPrChange>
        </w:rPr>
        <w:instrText xml:space="preserve"> </w:instrText>
      </w:r>
      <w:r w:rsidR="000B0CAA">
        <w:instrText>HYPERLINK</w:instrText>
      </w:r>
      <w:r w:rsidR="000B0CAA" w:rsidRPr="000B0CAA">
        <w:rPr>
          <w:lang w:val="ru-RU"/>
          <w:rPrChange w:id="144" w:author="Солдатенко Евгений Павлович" w:date="2026-06-09T09:07:00Z">
            <w:rPr/>
          </w:rPrChange>
        </w:rPr>
        <w:instrText xml:space="preserve"> "</w:instrText>
      </w:r>
      <w:r w:rsidR="000B0CAA">
        <w:instrText>https</w:instrText>
      </w:r>
      <w:r w:rsidR="000B0CAA" w:rsidRPr="000B0CAA">
        <w:rPr>
          <w:lang w:val="ru-RU"/>
          <w:rPrChange w:id="145" w:author="Солдатенко Евгений Павлович" w:date="2026-06-09T09:07:00Z">
            <w:rPr/>
          </w:rPrChange>
        </w:rPr>
        <w:instrText>://</w:instrText>
      </w:r>
      <w:r w:rsidR="000B0CAA">
        <w:instrText>dev</w:instrText>
      </w:r>
      <w:r w:rsidR="000B0CAA" w:rsidRPr="000B0CAA">
        <w:rPr>
          <w:lang w:val="ru-RU"/>
          <w:rPrChange w:id="146" w:author="Солдатенко Евгений Павлович" w:date="2026-06-09T09:07:00Z">
            <w:rPr/>
          </w:rPrChange>
        </w:rPr>
        <w:instrText>.1</w:instrText>
      </w:r>
      <w:r w:rsidR="000B0CAA">
        <w:instrText>c</w:instrText>
      </w:r>
      <w:r w:rsidR="000B0CAA" w:rsidRPr="000B0CAA">
        <w:rPr>
          <w:lang w:val="ru-RU"/>
          <w:rPrChange w:id="147" w:author="Солдатенко Евгений Павлович" w:date="2026-06-09T09:07:00Z">
            <w:rPr/>
          </w:rPrChange>
        </w:rPr>
        <w:instrText>-</w:instrText>
      </w:r>
      <w:r w:rsidR="000B0CAA">
        <w:instrText>bitrix</w:instrText>
      </w:r>
      <w:r w:rsidR="000B0CAA" w:rsidRPr="000B0CAA">
        <w:rPr>
          <w:lang w:val="ru-RU"/>
          <w:rPrChange w:id="148" w:author="Солдатенко Евгений Павлович" w:date="2026-06-09T09:07:00Z">
            <w:rPr/>
          </w:rPrChange>
        </w:rPr>
        <w:instrText>.</w:instrText>
      </w:r>
      <w:r w:rsidR="000B0CAA">
        <w:instrText>ru</w:instrText>
      </w:r>
      <w:r w:rsidR="000B0CAA" w:rsidRPr="000B0CAA">
        <w:rPr>
          <w:lang w:val="ru-RU"/>
          <w:rPrChange w:id="149" w:author="Солдатенко Евгений Павлович" w:date="2026-06-09T09:07:00Z">
            <w:rPr/>
          </w:rPrChange>
        </w:rPr>
        <w:instrText>/</w:instrText>
      </w:r>
      <w:r w:rsidR="000B0CAA">
        <w:instrText>rest</w:instrText>
      </w:r>
      <w:r w:rsidR="000B0CAA" w:rsidRPr="000B0CAA">
        <w:rPr>
          <w:lang w:val="ru-RU"/>
          <w:rPrChange w:id="150" w:author="Солдатенко Евгений Павлович" w:date="2026-06-09T09:07:00Z">
            <w:rPr/>
          </w:rPrChange>
        </w:rPr>
        <w:instrText>_</w:instrText>
      </w:r>
      <w:r w:rsidR="000B0CAA">
        <w:instrText>help</w:instrText>
      </w:r>
      <w:r w:rsidR="000B0CAA" w:rsidRPr="000B0CAA">
        <w:rPr>
          <w:lang w:val="ru-RU"/>
          <w:rPrChange w:id="151" w:author="Солдатенко Евгений Павлович" w:date="2026-06-09T09:07:00Z">
            <w:rPr/>
          </w:rPrChange>
        </w:rPr>
        <w:instrText>/" \</w:instrText>
      </w:r>
      <w:r w:rsidR="000B0CAA">
        <w:instrText>h</w:instrText>
      </w:r>
      <w:r w:rsidR="000B0CAA" w:rsidRPr="000B0CAA">
        <w:rPr>
          <w:lang w:val="ru-RU"/>
          <w:rPrChange w:id="152" w:author="Солдатенко Евгений Павлович" w:date="2026-06-09T09:07:00Z">
            <w:rPr/>
          </w:rPrChange>
        </w:rPr>
        <w:instrText xml:space="preserve"> </w:instrText>
      </w:r>
      <w:r w:rsidR="000B0CAA">
        <w:fldChar w:fldCharType="separate"/>
      </w:r>
      <w:r>
        <w:rPr>
          <w:rFonts w:ascii="Arial" w:eastAsia="Arial" w:hAnsi="Arial" w:cs="Arial"/>
          <w:color w:val="156082"/>
        </w:rPr>
        <w:t>REST</w:t>
      </w:r>
      <w:r w:rsidR="000B0CAA">
        <w:rPr>
          <w:rFonts w:ascii="Arial" w:eastAsia="Arial" w:hAnsi="Arial" w:cs="Arial"/>
          <w:color w:val="156082"/>
        </w:rPr>
        <w:fldChar w:fldCharType="end"/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4"/>
        <w:tblW w:w="103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5"/>
        <w:gridCol w:w="1920"/>
        <w:gridCol w:w="3210"/>
        <w:gridCol w:w="4650"/>
      </w:tblGrid>
      <w:tr w:rsidR="00BA4A2F" w:rsidRPr="000B0CAA" w14:paraId="3C1AB9BC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5" w:type="dxa"/>
            <w:tcBorders>
              <w:bottom w:val="single" w:sz="8" w:space="0" w:color="000000"/>
            </w:tcBorders>
          </w:tcPr>
          <w:p w14:paraId="724D140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1920" w:type="dxa"/>
            <w:tcBorders>
              <w:bottom w:val="single" w:sz="8" w:space="0" w:color="000000"/>
            </w:tcBorders>
          </w:tcPr>
          <w:p w14:paraId="1205D1D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интеграции</w:t>
            </w:r>
          </w:p>
        </w:tc>
        <w:tc>
          <w:tcPr>
            <w:tcW w:w="3210" w:type="dxa"/>
            <w:tcBorders>
              <w:bottom w:val="single" w:sz="8" w:space="0" w:color="000000"/>
            </w:tcBorders>
          </w:tcPr>
          <w:p w14:paraId="044F1C3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 (описание)</w:t>
            </w:r>
          </w:p>
        </w:tc>
        <w:tc>
          <w:tcPr>
            <w:tcW w:w="4650" w:type="dxa"/>
            <w:tcBorders>
              <w:bottom w:val="single" w:sz="8" w:space="0" w:color="000000"/>
            </w:tcBorders>
          </w:tcPr>
          <w:p w14:paraId="69FA22EC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Доработка на стороне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(описание)</w:t>
            </w:r>
          </w:p>
        </w:tc>
      </w:tr>
      <w:tr w:rsidR="00BA4A2F" w:rsidRPr="000B0CAA" w14:paraId="5FE2DAF0" w14:textId="77777777" w:rsidTr="00BA4A2F">
        <w:tc>
          <w:tcPr>
            <w:tcW w:w="555" w:type="dxa"/>
          </w:tcPr>
          <w:p w14:paraId="685440C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920" w:type="dxa"/>
          </w:tcPr>
          <w:p w14:paraId="034515B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Чтение списка статей СУЗ</w:t>
            </w:r>
          </w:p>
        </w:tc>
        <w:tc>
          <w:tcPr>
            <w:tcW w:w="3210" w:type="dxa"/>
          </w:tcPr>
          <w:p w14:paraId="0C5DD82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REST API</w:t>
            </w:r>
            <w:r>
              <w:rPr>
                <w:rFonts w:ascii="Arial" w:eastAsia="Arial" w:hAnsi="Arial" w:cs="Arial"/>
                <w:color w:val="000000"/>
              </w:rPr>
              <w:t xml:space="preserve">, метод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iblock.element.list</w:t>
            </w:r>
            <w:r>
              <w:rPr>
                <w:rFonts w:ascii="Arial" w:eastAsia="Arial" w:hAnsi="Arial" w:cs="Arial"/>
                <w:color w:val="000000"/>
              </w:rPr>
              <w:t xml:space="preserve">: выборка элементов инфоблока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  <w:color w:val="000000"/>
              </w:rPr>
              <w:t xml:space="preserve">, фильтрам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  <w:r>
              <w:rPr>
                <w:rFonts w:ascii="Arial" w:eastAsia="Arial" w:hAnsi="Arial" w:cs="Arial"/>
                <w:color w:val="000000"/>
              </w:rPr>
              <w:t xml:space="preserve">, дате изменения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TIMESTAMP_X</w:t>
            </w:r>
            <w:r>
              <w:rPr>
                <w:rFonts w:ascii="Arial" w:eastAsia="Arial" w:hAnsi="Arial" w:cs="Arial"/>
                <w:color w:val="000000"/>
              </w:rPr>
              <w:t>, пагинация.</w:t>
            </w:r>
          </w:p>
        </w:tc>
        <w:tc>
          <w:tcPr>
            <w:tcW w:w="4650" w:type="dxa"/>
          </w:tcPr>
          <w:p w14:paraId="073A3A7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Подготовить для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регламент: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инфоблока, коды свойств; создать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сервисного пользователя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выдать токен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(только </w:t>
            </w:r>
            <w:commentRangeStart w:id="153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чтение</w:t>
            </w:r>
            <w:commentRangeEnd w:id="153"/>
            <w:r w:rsidR="00C33656">
              <w:rPr>
                <w:rStyle w:val="afff3"/>
              </w:rPr>
              <w:commentReference w:id="153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BA4A2F" w:rsidRPr="000B0CAA" w14:paraId="4D80E25C" w14:textId="77777777" w:rsidTr="00BA4A2F">
        <w:tc>
          <w:tcPr>
            <w:tcW w:w="555" w:type="dxa"/>
          </w:tcPr>
          <w:p w14:paraId="1CF61EB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920" w:type="dxa"/>
          </w:tcPr>
          <w:p w14:paraId="2904B97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Чтение одной статьи </w:t>
            </w:r>
            <w:commentRangeStart w:id="154"/>
            <w:r>
              <w:rPr>
                <w:rFonts w:ascii="Arial" w:eastAsia="Arial" w:hAnsi="Arial" w:cs="Arial"/>
                <w:color w:val="000000"/>
              </w:rPr>
              <w:t>целиком</w:t>
            </w:r>
            <w:commentRangeEnd w:id="154"/>
            <w:r w:rsidR="00C33656">
              <w:rPr>
                <w:rStyle w:val="afff3"/>
              </w:rPr>
              <w:commentReference w:id="154"/>
            </w:r>
          </w:p>
        </w:tc>
        <w:tc>
          <w:tcPr>
            <w:tcW w:w="3210" w:type="dxa"/>
          </w:tcPr>
          <w:p w14:paraId="354B7DB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REST API</w:t>
            </w:r>
            <w:r>
              <w:rPr>
                <w:rFonts w:ascii="Arial" w:eastAsia="Arial" w:hAnsi="Arial" w:cs="Arial"/>
                <w:color w:val="000000"/>
              </w:rPr>
              <w:t xml:space="preserve">, методы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iblock.element.get</w:t>
            </w:r>
            <w:r>
              <w:rPr>
                <w:rFonts w:ascii="Arial" w:eastAsia="Arial" w:hAnsi="Arial" w:cs="Arial"/>
                <w:color w:val="000000"/>
              </w:rPr>
              <w:t xml:space="preserve"> и при необходимости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iblock.element.getproperty</w:t>
            </w:r>
            <w:r>
              <w:rPr>
                <w:rFonts w:ascii="Arial" w:eastAsia="Arial" w:hAnsi="Arial" w:cs="Arial"/>
                <w:color w:val="000000"/>
              </w:rPr>
              <w:t>: заголовок, анонс, детальный HTML-текст, пользовательские свойства.</w:t>
            </w:r>
          </w:p>
        </w:tc>
        <w:tc>
          <w:tcPr>
            <w:tcW w:w="4650" w:type="dxa"/>
          </w:tcPr>
          <w:p w14:paraId="2C22C8D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Реализовать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маппинг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свойств инфоблока банка в поля контракта интеграции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visibility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locale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др.).</w:t>
            </w:r>
          </w:p>
        </w:tc>
      </w:tr>
      <w:tr w:rsidR="00BA4A2F" w:rsidRPr="000B0CAA" w14:paraId="09E6BBED" w14:textId="77777777" w:rsidTr="00BA4A2F">
        <w:tc>
          <w:tcPr>
            <w:tcW w:w="555" w:type="dxa"/>
          </w:tcPr>
          <w:p w14:paraId="6478CAF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920" w:type="dxa"/>
          </w:tcPr>
          <w:p w14:paraId="090F8D5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Чтение структуры разделов СУЗ</w:t>
            </w:r>
          </w:p>
        </w:tc>
        <w:tc>
          <w:tcPr>
            <w:tcW w:w="3210" w:type="dxa"/>
          </w:tcPr>
          <w:p w14:paraId="34AE4F7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REST API</w:t>
            </w:r>
            <w:r>
              <w:rPr>
                <w:rFonts w:ascii="Arial" w:eastAsia="Arial" w:hAnsi="Arial" w:cs="Arial"/>
                <w:color w:val="000000"/>
              </w:rPr>
              <w:t xml:space="preserve">, методы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iblock.section.list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iblock.section.get</w:t>
            </w:r>
            <w:r>
              <w:rPr>
                <w:rFonts w:ascii="Arial" w:eastAsia="Arial" w:hAnsi="Arial" w:cs="Arial"/>
                <w:color w:val="000000"/>
              </w:rPr>
              <w:t>: дерево разделов, коды, привязка статей к разделам.</w:t>
            </w:r>
          </w:p>
        </w:tc>
        <w:tc>
          <w:tcPr>
            <w:tcW w:w="4650" w:type="dxa"/>
          </w:tcPr>
          <w:p w14:paraId="1E2B9B0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Настроить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whitelist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разделов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, участвующих в индексе для КЦ; описать в конфиге модуля.</w:t>
            </w:r>
          </w:p>
        </w:tc>
      </w:tr>
      <w:tr w:rsidR="00BA4A2F" w:rsidRPr="000B0CAA" w14:paraId="0EB2B165" w14:textId="77777777" w:rsidTr="00BA4A2F">
        <w:tc>
          <w:tcPr>
            <w:tcW w:w="555" w:type="dxa"/>
          </w:tcPr>
          <w:p w14:paraId="73C433E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920" w:type="dxa"/>
          </w:tcPr>
          <w:p w14:paraId="4908500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55"/>
            <w:r>
              <w:rPr>
                <w:rFonts w:ascii="Arial" w:eastAsia="Arial" w:hAnsi="Arial" w:cs="Arial"/>
                <w:color w:val="000000"/>
              </w:rPr>
              <w:t>Доступ к файлам-вложениям</w:t>
            </w:r>
          </w:p>
        </w:tc>
        <w:tc>
          <w:tcPr>
            <w:tcW w:w="3210" w:type="dxa"/>
          </w:tcPr>
          <w:p w14:paraId="5EF3FDD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Файлы инфоблока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в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отдаются пути/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файлов, скачивание по стандартным механизмам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4650" w:type="dxa"/>
          </w:tcPr>
          <w:p w14:paraId="515D9890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Принять решение о </w:t>
            </w:r>
            <w:r w:rsidRPr="00187031">
              <w:rPr>
                <w:rFonts w:ascii="Arial" w:eastAsia="Arial" w:hAnsi="Arial" w:cs="Arial"/>
                <w:lang w:val="ru-RU"/>
              </w:rPr>
              <w:t>необходимости вложений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; при необходимости — отдать </w:t>
            </w:r>
            <w:r w:rsidRPr="00187031">
              <w:rPr>
                <w:rFonts w:ascii="Arial" w:eastAsia="Arial" w:hAnsi="Arial" w:cs="Arial"/>
                <w:lang w:val="ru-RU"/>
              </w:rPr>
              <w:t>суфлеру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внутренние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URL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файлов, доступные только из контура банка.</w:t>
            </w:r>
            <w:commentRangeEnd w:id="155"/>
            <w:r w:rsidR="00A60EB6">
              <w:rPr>
                <w:rStyle w:val="afff3"/>
              </w:rPr>
              <w:commentReference w:id="155"/>
            </w:r>
          </w:p>
        </w:tc>
      </w:tr>
      <w:tr w:rsidR="00BA4A2F" w:rsidRPr="000B0CAA" w14:paraId="5A7808F7" w14:textId="77777777" w:rsidTr="00BA4A2F">
        <w:tc>
          <w:tcPr>
            <w:tcW w:w="555" w:type="dxa"/>
          </w:tcPr>
          <w:p w14:paraId="784C247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920" w:type="dxa"/>
          </w:tcPr>
          <w:p w14:paraId="1C1ED81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Первичная полная выгрузка при </w:t>
            </w:r>
            <w:commentRangeStart w:id="156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внедрении</w:t>
            </w:r>
            <w:commentRangeEnd w:id="156"/>
            <w:r w:rsidR="00C33656">
              <w:rPr>
                <w:rStyle w:val="afff3"/>
              </w:rPr>
              <w:commentReference w:id="156"/>
            </w:r>
          </w:p>
        </w:tc>
        <w:tc>
          <w:tcPr>
            <w:tcW w:w="3210" w:type="dxa"/>
          </w:tcPr>
          <w:p w14:paraId="6654F0DA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API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пакетный обход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element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 пагинацией по всем опубликованным элементам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КЦ.</w:t>
            </w:r>
          </w:p>
        </w:tc>
        <w:tc>
          <w:tcPr>
            <w:tcW w:w="4650" w:type="dxa"/>
          </w:tcPr>
          <w:p w14:paraId="63A8B6C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Опционально: вспомогательный скрипт/эндпоинт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ускоренного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initial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export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; не обязателен, если суфлёр выполняет </w:t>
            </w:r>
            <w:r>
              <w:rPr>
                <w:rFonts w:ascii="Arial" w:eastAsia="Arial" w:hAnsi="Arial" w:cs="Arial"/>
                <w:color w:val="000000"/>
              </w:rPr>
              <w:t>full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load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сам через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42EE49C1" w14:textId="77777777" w:rsidTr="00BA4A2F">
        <w:tc>
          <w:tcPr>
            <w:tcW w:w="555" w:type="dxa"/>
          </w:tcPr>
          <w:p w14:paraId="49FCD9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920" w:type="dxa"/>
          </w:tcPr>
          <w:p w14:paraId="042E017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Реакция на создание, изменение, удаление статьи</w:t>
            </w:r>
          </w:p>
        </w:tc>
        <w:tc>
          <w:tcPr>
            <w:tcW w:w="3210" w:type="dxa"/>
          </w:tcPr>
          <w:p w14:paraId="73FA138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События ядра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OnAfterIBlockElementAdd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OnAfterIBlockElementUpdate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OnAfterIBlockElementDelete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(документированы; срабатывают при 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операциях с элементом инфоблока).</w:t>
            </w:r>
          </w:p>
        </w:tc>
        <w:tc>
          <w:tcPr>
            <w:tcW w:w="4650" w:type="dxa"/>
          </w:tcPr>
          <w:p w14:paraId="5BCC2D2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Зарегистрировать обработчики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событий в модуле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local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подключить к логике формирования интеграционных сообщений; при смене раздела 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OnAfterIBlockSection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*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при необходимости.</w:t>
            </w:r>
          </w:p>
        </w:tc>
      </w:tr>
      <w:tr w:rsidR="00BA4A2F" w:rsidRPr="000B0CAA" w14:paraId="778C69DA" w14:textId="77777777" w:rsidTr="00BA4A2F">
        <w:tc>
          <w:tcPr>
            <w:tcW w:w="555" w:type="dxa"/>
          </w:tcPr>
          <w:p w14:paraId="4A90373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1920" w:type="dxa"/>
          </w:tcPr>
          <w:p w14:paraId="19A4465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Push-уведомление контура </w:t>
            </w:r>
            <w:commentRangeStart w:id="157"/>
            <w:r>
              <w:rPr>
                <w:rFonts w:ascii="Arial" w:eastAsia="Arial" w:hAnsi="Arial" w:cs="Arial"/>
                <w:color w:val="000000"/>
              </w:rPr>
              <w:t>суфлёра</w:t>
            </w:r>
            <w:commentRangeEnd w:id="157"/>
            <w:r w:rsidR="00A60EB6">
              <w:rPr>
                <w:rStyle w:val="afff3"/>
              </w:rPr>
              <w:commentReference w:id="157"/>
            </w:r>
          </w:p>
        </w:tc>
        <w:tc>
          <w:tcPr>
            <w:tcW w:w="3210" w:type="dxa"/>
          </w:tcPr>
          <w:p w14:paraId="4E2AC135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предусмотрено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инфоблоки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отправляют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-вызовы во внешние системы автоматически.</w:t>
            </w:r>
          </w:p>
        </w:tc>
        <w:tc>
          <w:tcPr>
            <w:tcW w:w="4650" w:type="dxa"/>
          </w:tcPr>
          <w:p w14:paraId="5942ED0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Реализовать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исходящий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HTTP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POST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webhook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или публикацию в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корпоративную шину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по согласованной 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schema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секрет — в настройках модуля.</w:t>
            </w:r>
          </w:p>
        </w:tc>
      </w:tr>
      <w:tr w:rsidR="00BA4A2F" w:rsidRPr="000B0CAA" w14:paraId="330D0D10" w14:textId="77777777" w:rsidTr="00BA4A2F">
        <w:tc>
          <w:tcPr>
            <w:tcW w:w="555" w:type="dxa"/>
          </w:tcPr>
          <w:p w14:paraId="60C5CC8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920" w:type="dxa"/>
          </w:tcPr>
          <w:p w14:paraId="1F43318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Надёжная доставка при обрыве связи</w:t>
            </w:r>
          </w:p>
        </w:tc>
        <w:tc>
          <w:tcPr>
            <w:tcW w:w="3210" w:type="dxa"/>
          </w:tcPr>
          <w:p w14:paraId="6FCFD88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предусмотрено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: штатные механизмы не гарантируют доставку во внешний контур.</w:t>
            </w:r>
          </w:p>
        </w:tc>
        <w:tc>
          <w:tcPr>
            <w:tcW w:w="4650" w:type="dxa"/>
          </w:tcPr>
          <w:p w14:paraId="13B21CF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Ввести таблицу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(очередь исходящих событий), статусы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повтор отправки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retry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 при ответах 5</w:t>
            </w:r>
            <w:r>
              <w:rPr>
                <w:rFonts w:ascii="Arial" w:eastAsia="Arial" w:hAnsi="Arial" w:cs="Arial"/>
                <w:color w:val="000000"/>
              </w:rPr>
              <w:t>xx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/таймауте.</w:t>
            </w:r>
          </w:p>
        </w:tc>
      </w:tr>
      <w:tr w:rsidR="00BA4A2F" w:rsidRPr="000B0CAA" w14:paraId="71714676" w14:textId="77777777" w:rsidTr="00BA4A2F">
        <w:tc>
          <w:tcPr>
            <w:tcW w:w="555" w:type="dxa"/>
          </w:tcPr>
          <w:p w14:paraId="16BAEB8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920" w:type="dxa"/>
          </w:tcPr>
          <w:p w14:paraId="1BEAE6F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Уникальность интеграционных сообщений</w:t>
            </w:r>
          </w:p>
        </w:tc>
        <w:tc>
          <w:tcPr>
            <w:tcW w:w="3210" w:type="dxa"/>
          </w:tcPr>
          <w:p w14:paraId="1DABB02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 предусмотрено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4650" w:type="dxa"/>
          </w:tcPr>
          <w:p w14:paraId="5E90BB60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Генерировать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**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UUID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)** на каждое бизнес-событие; сохранять в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для корреляции с </w:t>
            </w:r>
            <w:r w:rsidRPr="00187031">
              <w:rPr>
                <w:rFonts w:ascii="Arial" w:eastAsia="Arial" w:hAnsi="Arial" w:cs="Arial"/>
                <w:lang w:val="ru-RU"/>
              </w:rPr>
              <w:t>суфлером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268B2EF8" w14:textId="77777777" w:rsidTr="00BA4A2F">
        <w:tc>
          <w:tcPr>
            <w:tcW w:w="555" w:type="dxa"/>
          </w:tcPr>
          <w:p w14:paraId="21A90EF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20" w:type="dxa"/>
          </w:tcPr>
          <w:p w14:paraId="6DB0A59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Статус «черновик / опубликовано / </w:t>
            </w:r>
            <w:commentRangeStart w:id="158"/>
            <w:r>
              <w:rPr>
                <w:rFonts w:ascii="Arial" w:eastAsia="Arial" w:hAnsi="Arial" w:cs="Arial"/>
                <w:color w:val="000000"/>
              </w:rPr>
              <w:t>архив</w:t>
            </w:r>
            <w:commentRangeEnd w:id="158"/>
            <w:r w:rsidR="00A60EB6">
              <w:rPr>
                <w:rStyle w:val="afff3"/>
              </w:rPr>
              <w:commentReference w:id="158"/>
            </w:r>
            <w:r>
              <w:rPr>
                <w:rFonts w:ascii="Arial" w:eastAsia="Arial" w:hAnsi="Arial" w:cs="Arial"/>
                <w:color w:val="000000"/>
              </w:rPr>
              <w:t>»</w:t>
            </w:r>
          </w:p>
        </w:tc>
        <w:tc>
          <w:tcPr>
            <w:tcW w:w="3210" w:type="dxa"/>
          </w:tcPr>
          <w:p w14:paraId="2CCDC66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Частично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в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есть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даты;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единой семантики «для КЦ» без правил банка.</w:t>
            </w:r>
          </w:p>
        </w:tc>
        <w:tc>
          <w:tcPr>
            <w:tcW w:w="4650" w:type="dxa"/>
          </w:tcPr>
          <w:p w14:paraId="6D4260D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 обработчике вычислять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**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**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draft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published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archived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) по внутренним правилам СУЗ и передавать в </w:t>
            </w:r>
            <w:r>
              <w:rPr>
                <w:rFonts w:ascii="Arial" w:eastAsia="Arial" w:hAnsi="Arial" w:cs="Arial"/>
                <w:color w:val="000000"/>
              </w:rPr>
              <w:t>payload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; не слать «</w:t>
            </w:r>
            <w:r>
              <w:rPr>
                <w:rFonts w:ascii="Arial" w:eastAsia="Arial" w:hAnsi="Arial" w:cs="Arial"/>
                <w:color w:val="000000"/>
              </w:rPr>
              <w:t>published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» для черновиков.</w:t>
            </w:r>
          </w:p>
        </w:tc>
      </w:tr>
      <w:tr w:rsidR="00BA4A2F" w:rsidRPr="000B0CAA" w14:paraId="5C9821EE" w14:textId="77777777" w:rsidTr="00BA4A2F">
        <w:tc>
          <w:tcPr>
            <w:tcW w:w="555" w:type="dxa"/>
          </w:tcPr>
          <w:p w14:paraId="44959F8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1920" w:type="dxa"/>
          </w:tcPr>
          <w:p w14:paraId="3B17050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Версионность статьи</w:t>
            </w:r>
          </w:p>
        </w:tc>
        <w:tc>
          <w:tcPr>
            <w:tcW w:w="3210" w:type="dxa"/>
          </w:tcPr>
          <w:p w14:paraId="7D28630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Частично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опциональная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история изменений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элемента инфоблока;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отдаёт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текущий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снимок элемента.</w:t>
            </w:r>
          </w:p>
        </w:tc>
        <w:tc>
          <w:tcPr>
            <w:tcW w:w="4650" w:type="dxa"/>
          </w:tcPr>
          <w:p w14:paraId="116B4DE6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Реализовать логику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**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version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number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is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current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при публикации/откате версии; формировать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=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published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где применимо.</w:t>
            </w:r>
          </w:p>
        </w:tc>
      </w:tr>
      <w:tr w:rsidR="00BA4A2F" w:rsidRPr="000B0CAA" w14:paraId="6AEBDF07" w14:textId="77777777" w:rsidTr="00BA4A2F">
        <w:tc>
          <w:tcPr>
            <w:tcW w:w="555" w:type="dxa"/>
          </w:tcPr>
          <w:p w14:paraId="535A9C3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920" w:type="dxa"/>
          </w:tcPr>
          <w:p w14:paraId="56272A3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Точечное изменение (какие поля менялись)</w:t>
            </w:r>
          </w:p>
        </w:tc>
        <w:tc>
          <w:tcPr>
            <w:tcW w:w="3210" w:type="dxa"/>
          </w:tcPr>
          <w:p w14:paraId="378B6A1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предусмотрено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-ответах.</w:t>
            </w:r>
          </w:p>
        </w:tc>
        <w:tc>
          <w:tcPr>
            <w:tcW w:w="4650" w:type="dxa"/>
          </w:tcPr>
          <w:p w14:paraId="7A7162E5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 обработчике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Update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сравнивать старое и новое значение полей; заполнять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**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changed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fields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[]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** в </w:t>
            </w:r>
            <w:r>
              <w:rPr>
                <w:rFonts w:ascii="Arial" w:eastAsia="Arial" w:hAnsi="Arial" w:cs="Arial"/>
                <w:color w:val="000000"/>
              </w:rPr>
              <w:t>payload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14:paraId="133736A7" w14:textId="77777777" w:rsidTr="00BA4A2F">
        <w:tc>
          <w:tcPr>
            <w:tcW w:w="555" w:type="dxa"/>
          </w:tcPr>
          <w:p w14:paraId="75D808D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1920" w:type="dxa"/>
          </w:tcPr>
          <w:p w14:paraId="7BD8700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Ограничение контента «только для </w:t>
            </w:r>
            <w:commentRangeStart w:id="159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КЦ</w:t>
            </w:r>
            <w:commentRangeEnd w:id="159"/>
            <w:r w:rsidR="00A60EB6">
              <w:rPr>
                <w:rStyle w:val="afff3"/>
              </w:rPr>
              <w:commentReference w:id="159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»</w:t>
            </w:r>
          </w:p>
        </w:tc>
        <w:tc>
          <w:tcPr>
            <w:tcW w:w="3210" w:type="dxa"/>
          </w:tcPr>
          <w:p w14:paraId="394EBED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Частично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свойства инфоблока доступны через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, интерпретация — на стороне банка.</w:t>
            </w:r>
          </w:p>
        </w:tc>
        <w:tc>
          <w:tcPr>
            <w:tcW w:w="4650" w:type="dxa"/>
          </w:tcPr>
          <w:p w14:paraId="1CFC398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Вычислять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**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visibility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**; для статей вне аудитории КЦ — не инициировать индексацию </w:t>
            </w:r>
            <w:r>
              <w:rPr>
                <w:rFonts w:ascii="Arial" w:eastAsia="Arial" w:hAnsi="Arial" w:cs="Arial"/>
                <w:color w:val="000000"/>
              </w:rPr>
              <w:t xml:space="preserve">(не отправлять publish-события или слать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unpublished</w:t>
            </w:r>
            <w:r>
              <w:rPr>
                <w:rFonts w:ascii="Arial" w:eastAsia="Arial" w:hAnsi="Arial" w:cs="Arial"/>
                <w:color w:val="000000"/>
              </w:rPr>
              <w:t>).</w:t>
            </w:r>
          </w:p>
        </w:tc>
      </w:tr>
      <w:tr w:rsidR="00BA4A2F" w:rsidRPr="000B0CAA" w14:paraId="00F0443B" w14:textId="77777777" w:rsidTr="00BA4A2F">
        <w:tc>
          <w:tcPr>
            <w:tcW w:w="555" w:type="dxa"/>
          </w:tcPr>
          <w:p w14:paraId="483852E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1920" w:type="dxa"/>
          </w:tcPr>
          <w:p w14:paraId="33D11E2B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Ссылка на статью для оператора</w:t>
            </w:r>
          </w:p>
        </w:tc>
        <w:tc>
          <w:tcPr>
            <w:tcW w:w="3210" w:type="dxa"/>
          </w:tcPr>
          <w:p w14:paraId="787F1E9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Частично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детальной страницы строится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шаблонами сайта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полями элемента.</w:t>
            </w:r>
          </w:p>
        </w:tc>
        <w:tc>
          <w:tcPr>
            <w:tcW w:w="4650" w:type="dxa"/>
          </w:tcPr>
          <w:p w14:paraId="3FC4EE2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Формировать и отдавать в </w:t>
            </w:r>
            <w:r>
              <w:rPr>
                <w:rFonts w:ascii="Arial" w:eastAsia="Arial" w:hAnsi="Arial" w:cs="Arial"/>
                <w:color w:val="000000"/>
              </w:rPr>
              <w:t>payload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стабильный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**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**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url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по правилам банка (без смены при новой версии, если так зафиксировано).</w:t>
            </w:r>
          </w:p>
        </w:tc>
      </w:tr>
      <w:tr w:rsidR="00BA4A2F" w:rsidRPr="000B0CAA" w14:paraId="6A3AE16D" w14:textId="77777777" w:rsidTr="00BA4A2F">
        <w:tc>
          <w:tcPr>
            <w:tcW w:w="555" w:type="dxa"/>
          </w:tcPr>
          <w:p w14:paraId="1C762F8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920" w:type="dxa"/>
          </w:tcPr>
          <w:p w14:paraId="7D0AFCD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Контрольная сумма содержимого</w:t>
            </w:r>
          </w:p>
        </w:tc>
        <w:tc>
          <w:tcPr>
            <w:tcW w:w="3210" w:type="dxa"/>
          </w:tcPr>
          <w:p w14:paraId="299236B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 предусмотрено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4650" w:type="dxa"/>
          </w:tcPr>
          <w:p w14:paraId="694A80C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Перед отправкой считать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**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checksum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** (</w:t>
            </w:r>
            <w:r>
              <w:rPr>
                <w:rFonts w:ascii="Arial" w:eastAsia="Arial" w:hAnsi="Arial" w:cs="Arial"/>
                <w:color w:val="000000"/>
              </w:rPr>
              <w:t>hash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нормализованного текста) для пропуска лишней переиндексации на стороне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556636C2" w14:textId="77777777" w:rsidTr="00BA4A2F">
        <w:tc>
          <w:tcPr>
            <w:tcW w:w="555" w:type="dxa"/>
          </w:tcPr>
          <w:p w14:paraId="6FE706F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16</w:t>
            </w:r>
          </w:p>
        </w:tc>
        <w:tc>
          <w:tcPr>
            <w:tcW w:w="1920" w:type="dxa"/>
          </w:tcPr>
          <w:p w14:paraId="0D02E89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Инкрементальная выгрузка изменений (fallback)</w:t>
            </w:r>
          </w:p>
        </w:tc>
        <w:tc>
          <w:tcPr>
            <w:tcW w:w="3210" w:type="dxa"/>
          </w:tcPr>
          <w:p w14:paraId="43A14E1B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Частично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фильтр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TIMESTAMP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element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— нет журнала интеграционных событий.</w:t>
            </w:r>
          </w:p>
        </w:tc>
        <w:tc>
          <w:tcPr>
            <w:tcW w:w="4650" w:type="dxa"/>
          </w:tcPr>
          <w:p w14:paraId="1E3E419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Реализовать 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**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/.../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changes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?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since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cursor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** (отдача из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)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документировать использование журнала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как источника инкремента.</w:t>
            </w:r>
          </w:p>
        </w:tc>
      </w:tr>
      <w:tr w:rsidR="00BA4A2F" w:rsidRPr="000B0CAA" w14:paraId="71031EA9" w14:textId="77777777" w:rsidTr="00BA4A2F">
        <w:tc>
          <w:tcPr>
            <w:tcW w:w="555" w:type="dxa"/>
          </w:tcPr>
          <w:p w14:paraId="4D4F9D9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1920" w:type="dxa"/>
          </w:tcPr>
          <w:p w14:paraId="025CD5DD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Периодическая сверка и досылка «хвостов»</w:t>
            </w:r>
          </w:p>
        </w:tc>
        <w:tc>
          <w:tcPr>
            <w:tcW w:w="3210" w:type="dxa"/>
          </w:tcPr>
          <w:p w14:paraId="3E85415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Агенты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cron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 1С-Битрикс: штатный механизм отложенного выполнения </w:t>
            </w:r>
            <w:r>
              <w:rPr>
                <w:rFonts w:ascii="Arial" w:eastAsia="Arial" w:hAnsi="Arial" w:cs="Arial"/>
                <w:color w:val="000000"/>
              </w:rPr>
              <w:t>PHP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-кода по расписанию.</w:t>
            </w:r>
          </w:p>
        </w:tc>
        <w:tc>
          <w:tcPr>
            <w:tcW w:w="4650" w:type="dxa"/>
          </w:tcPr>
          <w:p w14:paraId="1929BB4C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Зарегистрировать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агент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(например, каждые 15 мин): повтор </w:t>
            </w:r>
            <w:r>
              <w:rPr>
                <w:rFonts w:ascii="Arial" w:eastAsia="Arial" w:hAnsi="Arial" w:cs="Arial"/>
                <w:color w:val="000000"/>
              </w:rPr>
              <w:t>failed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из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опционально </w:t>
            </w:r>
            <w:r>
              <w:rPr>
                <w:rFonts w:ascii="Arial" w:eastAsia="Arial" w:hAnsi="Arial" w:cs="Arial"/>
                <w:color w:val="000000"/>
              </w:rPr>
              <w:t>reconciliation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по курсору с </w:t>
            </w:r>
            <w:r w:rsidRPr="00187031">
              <w:rPr>
                <w:rFonts w:ascii="Arial" w:eastAsia="Arial" w:hAnsi="Arial" w:cs="Arial"/>
                <w:lang w:val="ru-RU"/>
              </w:rPr>
              <w:t>суфлером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14:paraId="38331917" w14:textId="77777777" w:rsidTr="00BA4A2F">
        <w:tc>
          <w:tcPr>
            <w:tcW w:w="555" w:type="dxa"/>
          </w:tcPr>
          <w:p w14:paraId="1FBC213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1920" w:type="dxa"/>
          </w:tcPr>
          <w:p w14:paraId="0F543E7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 канала обмена</w:t>
            </w:r>
          </w:p>
        </w:tc>
        <w:tc>
          <w:tcPr>
            <w:tcW w:w="3210" w:type="dxa"/>
          </w:tcPr>
          <w:p w14:paraId="2DEC0C4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OAuth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2.0 / входящий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-токен для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входящих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вызовов к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— штатно.</w:t>
            </w:r>
          </w:p>
        </w:tc>
        <w:tc>
          <w:tcPr>
            <w:tcW w:w="4650" w:type="dxa"/>
          </w:tcPr>
          <w:p w14:paraId="539FE57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Для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исходящего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custom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TLS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allowlist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IP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подпись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HMAC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SHA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256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mTLS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— по требованию </w:t>
            </w:r>
            <w:r>
              <w:rPr>
                <w:rFonts w:ascii="Arial" w:eastAsia="Arial" w:hAnsi="Arial" w:cs="Arial"/>
                <w:color w:val="000000"/>
              </w:rPr>
              <w:t xml:space="preserve">ИБ </w:t>
            </w:r>
            <w:commentRangeStart w:id="160"/>
            <w:r>
              <w:rPr>
                <w:rFonts w:ascii="Arial" w:eastAsia="Arial" w:hAnsi="Arial" w:cs="Arial"/>
                <w:color w:val="000000"/>
              </w:rPr>
              <w:t>банка</w:t>
            </w:r>
            <w:commentRangeEnd w:id="160"/>
            <w:r w:rsidR="007B1009">
              <w:rPr>
                <w:rStyle w:val="afff3"/>
              </w:rPr>
              <w:commentReference w:id="160"/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BA4A2F" w:rsidRPr="000B0CAA" w14:paraId="573B8179" w14:textId="77777777" w:rsidTr="00BA4A2F">
        <w:tc>
          <w:tcPr>
            <w:tcW w:w="555" w:type="dxa"/>
          </w:tcPr>
          <w:p w14:paraId="1B5661C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1920" w:type="dxa"/>
          </w:tcPr>
          <w:p w14:paraId="5BF28BC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Эксплуатация и разбор инцидентов</w:t>
            </w:r>
          </w:p>
        </w:tc>
        <w:tc>
          <w:tcPr>
            <w:tcW w:w="3210" w:type="dxa"/>
          </w:tcPr>
          <w:p w14:paraId="02EA164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Журналирование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есть общее,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отдельного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UI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интеграции с </w:t>
            </w:r>
            <w:r w:rsidRPr="00187031">
              <w:rPr>
                <w:rFonts w:ascii="Arial" w:eastAsia="Arial" w:hAnsi="Arial" w:cs="Arial"/>
                <w:lang w:val="ru-RU"/>
              </w:rPr>
              <w:t>суфлером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нет.</w:t>
            </w:r>
          </w:p>
        </w:tc>
        <w:tc>
          <w:tcPr>
            <w:tcW w:w="4650" w:type="dxa"/>
          </w:tcPr>
          <w:p w14:paraId="6964B33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Страница в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админке модуля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: список отправок, ошибки, фильтр, ручной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replay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события из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BA4A2F" w:rsidRPr="000B0CAA" w14:paraId="17682454" w14:textId="77777777" w:rsidTr="00BA4A2F">
        <w:tc>
          <w:tcPr>
            <w:tcW w:w="555" w:type="dxa"/>
          </w:tcPr>
          <w:p w14:paraId="20E2D68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920" w:type="dxa"/>
          </w:tcPr>
          <w:p w14:paraId="394D9FA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Тестовый стенд интеграции</w:t>
            </w:r>
          </w:p>
        </w:tc>
        <w:tc>
          <w:tcPr>
            <w:tcW w:w="3210" w:type="dxa"/>
          </w:tcPr>
          <w:p w14:paraId="71F2F85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Отдельные сайты/контуры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 копии инфоблоков — организационно поддерживаются платформой.</w:t>
            </w:r>
          </w:p>
        </w:tc>
        <w:tc>
          <w:tcPr>
            <w:tcW w:w="4650" w:type="dxa"/>
          </w:tcPr>
          <w:p w14:paraId="112D7181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Выделить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тестовый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IBLOCK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или раздел; в настройках модуля —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отдельный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URL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webhook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на тестовый контур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</w:tbl>
    <w:p w14:paraId="1146626A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187031">
        <w:rPr>
          <w:rFonts w:ascii="Arial" w:eastAsia="Arial" w:hAnsi="Arial" w:cs="Arial"/>
          <w:i/>
          <w:iCs/>
          <w:lang w:val="ru-RU"/>
        </w:rPr>
        <w:t>*Примечание:</w:t>
      </w:r>
    </w:p>
    <w:p w14:paraId="543A4350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i/>
          <w:iCs/>
          <w:lang w:val="ru-RU"/>
        </w:rPr>
      </w:pPr>
      <w:r w:rsidRPr="00187031">
        <w:rPr>
          <w:rFonts w:ascii="Arial" w:eastAsia="Arial" w:hAnsi="Arial" w:cs="Arial"/>
          <w:i/>
          <w:iCs/>
          <w:lang w:val="ru-RU"/>
        </w:rPr>
        <w:t>п.п. 1–5 — всё, что связано с чтением данных из Битрикса: получение списка статей, текста одной статьи, структуры разделов, файлов-вложений, а также первичная полная выгрузка при старте интеграции;</w:t>
      </w:r>
    </w:p>
    <w:p w14:paraId="5A3546DA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i/>
          <w:iCs/>
          <w:lang w:val="ru-RU"/>
        </w:rPr>
      </w:pPr>
      <w:r w:rsidRPr="00187031">
        <w:rPr>
          <w:rFonts w:ascii="Arial" w:eastAsia="Arial" w:hAnsi="Arial" w:cs="Arial"/>
          <w:i/>
          <w:iCs/>
          <w:lang w:val="ru-RU"/>
        </w:rPr>
        <w:t>п.п. 6–9 — события и доставка: как Битрикс узнаёт об изменениях в инфоблоке, как отправляет уведомления (</w:t>
      </w:r>
      <w:r>
        <w:rPr>
          <w:rFonts w:ascii="Arial" w:eastAsia="Arial" w:hAnsi="Arial" w:cs="Arial"/>
          <w:i/>
          <w:iCs/>
        </w:rPr>
        <w:t>webhook</w:t>
      </w:r>
      <w:r w:rsidRPr="00187031">
        <w:rPr>
          <w:rFonts w:ascii="Arial" w:eastAsia="Arial" w:hAnsi="Arial" w:cs="Arial"/>
          <w:i/>
          <w:iCs/>
          <w:lang w:val="ru-RU"/>
        </w:rPr>
        <w:t xml:space="preserve">), как обеспечивается надежность (очередь </w:t>
      </w:r>
      <w:r>
        <w:rPr>
          <w:rFonts w:ascii="Arial" w:eastAsia="Arial" w:hAnsi="Arial" w:cs="Arial"/>
          <w:i/>
          <w:iCs/>
        </w:rPr>
        <w:t>outbox</w:t>
      </w:r>
      <w:r w:rsidRPr="00187031">
        <w:rPr>
          <w:rFonts w:ascii="Arial" w:eastAsia="Arial" w:hAnsi="Arial" w:cs="Arial"/>
          <w:i/>
          <w:iCs/>
          <w:lang w:val="ru-RU"/>
        </w:rPr>
        <w:t>, повторные попытки) и уникальность каждого сообщения;</w:t>
      </w:r>
    </w:p>
    <w:p w14:paraId="48EBFD8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i/>
          <w:iCs/>
          <w:lang w:val="ru-RU"/>
        </w:rPr>
      </w:pPr>
      <w:r w:rsidRPr="00187031">
        <w:rPr>
          <w:rFonts w:ascii="Arial" w:eastAsia="Arial" w:hAnsi="Arial" w:cs="Arial"/>
          <w:i/>
          <w:iCs/>
          <w:lang w:val="ru-RU"/>
        </w:rPr>
        <w:t xml:space="preserve">п.п. 10–15 — бизнес-семантика, важная для </w:t>
      </w:r>
      <w:r>
        <w:rPr>
          <w:rFonts w:ascii="Arial" w:eastAsia="Arial" w:hAnsi="Arial" w:cs="Arial"/>
          <w:i/>
          <w:iCs/>
        </w:rPr>
        <w:t>RAG</w:t>
      </w:r>
      <w:r w:rsidRPr="00187031">
        <w:rPr>
          <w:rFonts w:ascii="Arial" w:eastAsia="Arial" w:hAnsi="Arial" w:cs="Arial"/>
          <w:i/>
          <w:iCs/>
          <w:lang w:val="ru-RU"/>
        </w:rPr>
        <w:t>: статус статьи (черновик / опубликовано / архив), версионность, список изменившихся полей, признак доступности для операторов КЦ, постоянная ссылка на статью и контрольная сумма содержимого (чтобы не переиндексировать без необходимости);</w:t>
      </w:r>
    </w:p>
    <w:p w14:paraId="2069DFD7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i/>
          <w:iCs/>
          <w:lang w:val="ru-RU"/>
        </w:rPr>
      </w:pPr>
      <w:r w:rsidRPr="00187031">
        <w:rPr>
          <w:rFonts w:ascii="Arial" w:eastAsia="Arial" w:hAnsi="Arial" w:cs="Arial"/>
          <w:i/>
          <w:iCs/>
          <w:lang w:val="ru-RU"/>
        </w:rPr>
        <w:t xml:space="preserve">п.п. 16–20 — резервные механизмы, безопасность и удобство эксплуатации: инкрементальная выгрузка изменений на случай сбоя </w:t>
      </w:r>
      <w:r>
        <w:rPr>
          <w:rFonts w:ascii="Arial" w:eastAsia="Arial" w:hAnsi="Arial" w:cs="Arial"/>
          <w:i/>
          <w:iCs/>
        </w:rPr>
        <w:lastRenderedPageBreak/>
        <w:t>push</w:t>
      </w:r>
      <w:r w:rsidRPr="00187031">
        <w:rPr>
          <w:rFonts w:ascii="Arial" w:eastAsia="Arial" w:hAnsi="Arial" w:cs="Arial"/>
          <w:i/>
          <w:iCs/>
          <w:lang w:val="ru-RU"/>
        </w:rPr>
        <w:t>‑уведомлений, периодическая сверка (</w:t>
      </w:r>
      <w:r>
        <w:rPr>
          <w:rFonts w:ascii="Arial" w:eastAsia="Arial" w:hAnsi="Arial" w:cs="Arial"/>
          <w:i/>
          <w:iCs/>
        </w:rPr>
        <w:t>reconciliation</w:t>
      </w:r>
      <w:r w:rsidRPr="00187031">
        <w:rPr>
          <w:rFonts w:ascii="Arial" w:eastAsia="Arial" w:hAnsi="Arial" w:cs="Arial"/>
          <w:i/>
          <w:iCs/>
          <w:lang w:val="ru-RU"/>
        </w:rPr>
        <w:t xml:space="preserve">), защита канала связи (подпись запросов, </w:t>
      </w:r>
      <w:r>
        <w:rPr>
          <w:rFonts w:ascii="Arial" w:eastAsia="Arial" w:hAnsi="Arial" w:cs="Arial"/>
          <w:i/>
          <w:iCs/>
        </w:rPr>
        <w:t>TLS</w:t>
      </w:r>
      <w:r w:rsidRPr="00187031">
        <w:rPr>
          <w:rFonts w:ascii="Arial" w:eastAsia="Arial" w:hAnsi="Arial" w:cs="Arial"/>
          <w:i/>
          <w:iCs/>
          <w:lang w:val="ru-RU"/>
        </w:rPr>
        <w:t>), администрирование (журнал событий, ручной повтор) и поддержка тестового стенда для отладки.</w:t>
      </w:r>
    </w:p>
    <w:p w14:paraId="18BCECA3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 xml:space="preserve">4.3. Что нужно разработать на стороне Битрикса (состав модуля </w:t>
      </w:r>
      <w:commentRangeStart w:id="161"/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>интеграции</w:t>
      </w:r>
      <w:commentRangeEnd w:id="161"/>
      <w:r w:rsidR="00907D7D">
        <w:rPr>
          <w:rStyle w:val="afff3"/>
        </w:rPr>
        <w:commentReference w:id="161"/>
      </w:r>
      <w:r w:rsidRPr="00187031">
        <w:rPr>
          <w:rFonts w:ascii="Arial" w:eastAsia="Arial" w:hAnsi="Arial" w:cs="Arial"/>
          <w:color w:val="0F4761"/>
          <w:sz w:val="28"/>
          <w:szCs w:val="28"/>
          <w:lang w:val="ru-RU"/>
        </w:rPr>
        <w:t>)</w:t>
      </w:r>
    </w:p>
    <w:p w14:paraId="22CEDF2A" w14:textId="77777777" w:rsidR="00BA4A2F" w:rsidRPr="00187031" w:rsidRDefault="00187031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lang w:val="ru-RU"/>
        </w:rPr>
      </w:pPr>
      <w:r w:rsidRPr="00187031">
        <w:rPr>
          <w:rFonts w:ascii="Roboto" w:eastAsia="Roboto" w:hAnsi="Roboto" w:cs="Roboto"/>
          <w:color w:val="0F1115"/>
          <w:lang w:val="ru-RU"/>
        </w:rPr>
        <w:t xml:space="preserve">Ниже перечислены конкретные результаты, которые должен предоставить разработчик 1С-Битрикс в рамках проекта. В таблице </w:t>
      </w:r>
      <w:r>
        <w:rPr>
          <w:rFonts w:ascii="Roboto" w:eastAsia="Roboto" w:hAnsi="Roboto" w:cs="Roboto"/>
          <w:color w:val="0F1115"/>
        </w:rPr>
        <w:t>BTX</w:t>
      </w:r>
      <w:r w:rsidRPr="00187031">
        <w:rPr>
          <w:rFonts w:ascii="Roboto" w:eastAsia="Roboto" w:hAnsi="Roboto" w:cs="Roboto"/>
          <w:color w:val="0F1115"/>
          <w:lang w:val="ru-RU"/>
        </w:rPr>
        <w:t>‑</w:t>
      </w:r>
      <w:r>
        <w:rPr>
          <w:rFonts w:ascii="Roboto" w:eastAsia="Roboto" w:hAnsi="Roboto" w:cs="Roboto"/>
          <w:color w:val="0F1115"/>
        </w:rPr>
        <w:t>xx</w:t>
      </w:r>
      <w:r w:rsidRPr="00187031">
        <w:rPr>
          <w:rFonts w:ascii="Roboto" w:eastAsia="Roboto" w:hAnsi="Roboto" w:cs="Roboto"/>
          <w:color w:val="0F1115"/>
          <w:lang w:val="ru-RU"/>
        </w:rPr>
        <w:t xml:space="preserve"> собран полный перечень того, что входит в поставку модуля 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bank</w:t>
      </w:r>
      <w:r w:rsidRPr="00187031"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  <w:lang w:val="ru-RU"/>
        </w:rPr>
        <w:t>.</w:t>
      </w:r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sufler</w:t>
      </w:r>
      <w:proofErr w:type="gramEnd"/>
      <w:r w:rsidRPr="00187031"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  <w:lang w:val="ru-RU"/>
        </w:rPr>
        <w:t>.</w:t>
      </w:r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sync</w:t>
      </w:r>
      <w:r w:rsidRPr="00187031">
        <w:rPr>
          <w:rFonts w:ascii="Roboto" w:eastAsia="Roboto" w:hAnsi="Roboto" w:cs="Roboto"/>
          <w:color w:val="0F1115"/>
          <w:lang w:val="ru-RU"/>
        </w:rPr>
        <w:t>.</w:t>
      </w:r>
    </w:p>
    <w:p w14:paraId="75541FB4" w14:textId="77777777" w:rsidR="00BA4A2F" w:rsidRPr="00187031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tbl>
      <w:tblPr>
        <w:tblStyle w:val="af5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65"/>
        <w:gridCol w:w="4050"/>
        <w:gridCol w:w="4230"/>
      </w:tblGrid>
      <w:tr w:rsidR="00BA4A2F" w14:paraId="23F9B490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5" w:type="dxa"/>
            <w:tcBorders>
              <w:bottom w:val="single" w:sz="8" w:space="0" w:color="000000"/>
            </w:tcBorders>
          </w:tcPr>
          <w:p w14:paraId="3751273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050" w:type="dxa"/>
            <w:tcBorders>
              <w:bottom w:val="single" w:sz="8" w:space="0" w:color="000000"/>
            </w:tcBorders>
          </w:tcPr>
          <w:p w14:paraId="3F5B29E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Результат </w:t>
            </w:r>
          </w:p>
        </w:tc>
        <w:tc>
          <w:tcPr>
            <w:tcW w:w="4230" w:type="dxa"/>
            <w:tcBorders>
              <w:bottom w:val="single" w:sz="8" w:space="0" w:color="000000"/>
            </w:tcBorders>
          </w:tcPr>
          <w:p w14:paraId="2763351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Подробное описание</w:t>
            </w:r>
          </w:p>
        </w:tc>
      </w:tr>
      <w:tr w:rsidR="00BA4A2F" w14:paraId="7F030B3F" w14:textId="77777777" w:rsidTr="00BA4A2F">
        <w:tc>
          <w:tcPr>
            <w:tcW w:w="1065" w:type="dxa"/>
          </w:tcPr>
          <w:p w14:paraId="3D90CB0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BTX-1</w:t>
            </w:r>
          </w:p>
        </w:tc>
        <w:tc>
          <w:tcPr>
            <w:tcW w:w="4050" w:type="dxa"/>
          </w:tcPr>
          <w:p w14:paraId="76C9E01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и настройки</w:t>
            </w:r>
          </w:p>
        </w:tc>
        <w:tc>
          <w:tcPr>
            <w:tcW w:w="4230" w:type="dxa"/>
          </w:tcPr>
          <w:p w14:paraId="39A80CE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 xml:space="preserve">Установка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bank.sufler.sync</w:t>
            </w:r>
            <w:r>
              <w:rPr>
                <w:rFonts w:ascii="Arial" w:eastAsia="Arial" w:hAnsi="Arial" w:cs="Arial"/>
                <w:color w:val="000000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/local/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: экран настроек URL webhook (тест/прод), секрет HMAC,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  <w:color w:val="000000"/>
              </w:rPr>
              <w:t xml:space="preserve">, whitelist разделов для КЦ.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14:paraId="7928CA94" w14:textId="77777777" w:rsidTr="00BA4A2F">
        <w:tc>
          <w:tcPr>
            <w:tcW w:w="1065" w:type="dxa"/>
          </w:tcPr>
          <w:p w14:paraId="32D3653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BTX-2</w:t>
            </w:r>
          </w:p>
        </w:tc>
        <w:tc>
          <w:tcPr>
            <w:tcW w:w="4050" w:type="dxa"/>
          </w:tcPr>
          <w:p w14:paraId="72DF26E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Обработчики событий</w:t>
            </w:r>
          </w:p>
        </w:tc>
        <w:tc>
          <w:tcPr>
            <w:tcW w:w="4230" w:type="dxa"/>
          </w:tcPr>
          <w:p w14:paraId="75E54F8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Подписка на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OnAfterIBlockElementAdd/Update/Delete</w:t>
            </w:r>
            <w:sdt>
              <w:sdtPr>
                <w:tag w:val="goog_rdk_1"/>
                <w:id w:val="-21334238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формирование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event_type</w:t>
            </w:r>
            <w:r>
              <w:rPr>
                <w:rFonts w:ascii="Arial" w:eastAsia="Arial" w:hAnsi="Arial" w:cs="Arial"/>
                <w:color w:val="000000"/>
              </w:rPr>
              <w:t xml:space="preserve"> и payload, запись в outbox.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14:paraId="707C6F95" w14:textId="77777777" w:rsidTr="00BA4A2F">
        <w:tc>
          <w:tcPr>
            <w:tcW w:w="1065" w:type="dxa"/>
          </w:tcPr>
          <w:p w14:paraId="2CF0763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BTX-3</w:t>
            </w:r>
          </w:p>
        </w:tc>
        <w:tc>
          <w:tcPr>
            <w:tcW w:w="4050" w:type="dxa"/>
          </w:tcPr>
          <w:p w14:paraId="1FF31B5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Outbox + retry</w:t>
            </w:r>
          </w:p>
        </w:tc>
        <w:tc>
          <w:tcPr>
            <w:tcW w:w="4230" w:type="dxa"/>
          </w:tcPr>
          <w:p w14:paraId="4C6C441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Таблица очереди: запись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до</w:t>
            </w:r>
            <w:r>
              <w:rPr>
                <w:rFonts w:ascii="Arial" w:eastAsia="Arial" w:hAnsi="Arial" w:cs="Arial"/>
                <w:color w:val="000000"/>
              </w:rPr>
              <w:t xml:space="preserve"> HTTP; статусы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>
              <w:rPr>
                <w:rFonts w:ascii="Arial" w:eastAsia="Arial" w:hAnsi="Arial" w:cs="Arial"/>
                <w:color w:val="000000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sent</w:t>
            </w:r>
            <w:r>
              <w:rPr>
                <w:rFonts w:ascii="Arial" w:eastAsia="Arial" w:hAnsi="Arial" w:cs="Arial"/>
                <w:color w:val="000000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  <w:color w:val="000000"/>
              </w:rPr>
              <w:t xml:space="preserve">; 3+ повтора при 503/timeout; при retry тот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14:paraId="1820C73B" w14:textId="77777777" w:rsidTr="00BA4A2F">
        <w:tc>
          <w:tcPr>
            <w:tcW w:w="1065" w:type="dxa"/>
          </w:tcPr>
          <w:p w14:paraId="70D1896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BTX-4</w:t>
            </w:r>
          </w:p>
        </w:tc>
        <w:tc>
          <w:tcPr>
            <w:tcW w:w="4050" w:type="dxa"/>
          </w:tcPr>
          <w:p w14:paraId="31924D2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Бизнес-маппинг</w:t>
            </w:r>
          </w:p>
        </w:tc>
        <w:tc>
          <w:tcPr>
            <w:tcW w:w="4230" w:type="dxa"/>
          </w:tcPr>
          <w:p w14:paraId="54A6A550" w14:textId="77777777" w:rsidR="00BA4A2F" w:rsidRDefault="000B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"/>
                <w:id w:val="281593774"/>
              </w:sdtPr>
              <w:sdtEndPr/>
              <w:sdtContent>
                <w:r w:rsidR="00187031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Правила банка → поля </w:t>
                </w:r>
              </w:sdtContent>
            </w:sdt>
            <w:r w:rsidR="00187031"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  <w:r w:rsidR="00187031">
              <w:rPr>
                <w:rFonts w:ascii="Arial" w:eastAsia="Arial" w:hAnsi="Arial" w:cs="Arial"/>
                <w:color w:val="000000"/>
              </w:rPr>
              <w:t xml:space="preserve">, </w:t>
            </w:r>
            <w:r w:rsidR="00187031">
              <w:rPr>
                <w:rFonts w:ascii="Arial" w:eastAsia="Arial" w:hAnsi="Arial" w:cs="Arial"/>
                <w:color w:val="000000"/>
                <w:sz w:val="22"/>
                <w:szCs w:val="22"/>
              </w:rPr>
              <w:t>visibility_scope</w:t>
            </w:r>
            <w:r w:rsidR="00187031">
              <w:rPr>
                <w:rFonts w:ascii="Arial" w:eastAsia="Arial" w:hAnsi="Arial" w:cs="Arial"/>
                <w:color w:val="000000"/>
              </w:rPr>
              <w:t xml:space="preserve">, </w:t>
            </w:r>
            <w:r w:rsidR="00187031"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  <w:r w:rsidR="00187031">
              <w:rPr>
                <w:rFonts w:ascii="Arial" w:eastAsia="Arial" w:hAnsi="Arial" w:cs="Arial"/>
                <w:color w:val="000000"/>
              </w:rPr>
              <w:t xml:space="preserve">, </w:t>
            </w:r>
            <w:r w:rsidR="00187031"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</w:t>
            </w:r>
            <w:r w:rsidR="00187031">
              <w:rPr>
                <w:rFonts w:ascii="Arial" w:eastAsia="Arial" w:hAnsi="Arial" w:cs="Arial"/>
                <w:color w:val="000000"/>
              </w:rPr>
              <w:t xml:space="preserve">, </w:t>
            </w:r>
            <w:r w:rsidR="00187031">
              <w:rPr>
                <w:rFonts w:ascii="Arial" w:eastAsia="Arial" w:hAnsi="Arial" w:cs="Arial"/>
                <w:color w:val="000000"/>
                <w:sz w:val="22"/>
                <w:szCs w:val="22"/>
              </w:rPr>
              <w:t>changed_fields</w:t>
            </w:r>
            <w:r w:rsidR="00187031">
              <w:rPr>
                <w:rFonts w:ascii="Arial" w:eastAsia="Arial" w:hAnsi="Arial" w:cs="Arial"/>
                <w:color w:val="000000"/>
              </w:rPr>
              <w:t xml:space="preserve">, </w:t>
            </w:r>
            <w:r w:rsidR="00187031">
              <w:rPr>
                <w:rFonts w:ascii="Arial" w:eastAsia="Arial" w:hAnsi="Arial" w:cs="Arial"/>
                <w:color w:val="000000"/>
                <w:sz w:val="22"/>
                <w:szCs w:val="22"/>
              </w:rPr>
              <w:t>checksum</w:t>
            </w:r>
            <w:r w:rsidR="00187031">
              <w:rPr>
                <w:rFonts w:ascii="Arial" w:eastAsia="Arial" w:hAnsi="Arial" w:cs="Arial"/>
                <w:color w:val="000000"/>
              </w:rPr>
              <w:t xml:space="preserve"> (в REST их нет как единого контракта). </w:t>
            </w:r>
            <w:r w:rsidR="00187031"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14:paraId="603DE0F7" w14:textId="77777777" w:rsidTr="00BA4A2F">
        <w:tc>
          <w:tcPr>
            <w:tcW w:w="1065" w:type="dxa"/>
          </w:tcPr>
          <w:p w14:paraId="3C87DBC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BTX-5</w:t>
            </w:r>
          </w:p>
        </w:tc>
        <w:tc>
          <w:tcPr>
            <w:tcW w:w="4050" w:type="dxa"/>
          </w:tcPr>
          <w:p w14:paraId="4306533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Документация для </w:t>
            </w:r>
            <w:r>
              <w:rPr>
                <w:rFonts w:ascii="Arial" w:eastAsia="Arial" w:hAnsi="Arial" w:cs="Arial"/>
              </w:rPr>
              <w:t>суфлера</w:t>
            </w:r>
          </w:p>
        </w:tc>
        <w:tc>
          <w:tcPr>
            <w:tcW w:w="4230" w:type="dxa"/>
          </w:tcPr>
          <w:p w14:paraId="64B3C949" w14:textId="77777777" w:rsidR="00BA4A2F" w:rsidRDefault="000B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3"/>
                <w:id w:val="1207032287"/>
              </w:sdtPr>
              <w:sdtEndPr/>
              <w:sdtContent>
                <w:r w:rsidR="00187031" w:rsidRPr="00187031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Регламент: коды свойств инфоблока ↔ поля контракта; при закрытом </w:t>
                </w:r>
                <w:r w:rsidR="00187031">
                  <w:rPr>
                    <w:rFonts w:ascii="Arial Unicode MS" w:eastAsia="Arial Unicode MS" w:hAnsi="Arial Unicode MS" w:cs="Arial Unicode MS"/>
                    <w:color w:val="000000"/>
                  </w:rPr>
                  <w:t>REST</w:t>
                </w:r>
                <w:r w:rsidR="00187031" w:rsidRPr="00187031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спецификация </w:t>
                </w:r>
                <w:r w:rsidR="00187031">
                  <w:rPr>
                    <w:rFonts w:ascii="Arial Unicode MS" w:eastAsia="Arial Unicode MS" w:hAnsi="Arial Unicode MS" w:cs="Arial Unicode MS"/>
                    <w:color w:val="000000"/>
                  </w:rPr>
                  <w:t>custom</w:t>
                </w:r>
                <w:r w:rsidR="00187031" w:rsidRPr="00187031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</w:sdtContent>
            </w:sdt>
            <w:r w:rsidR="00187031"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  <w:r w:rsidR="00187031"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статьи. </w:t>
            </w:r>
            <w:r w:rsidR="00187031"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  <w:r w:rsidR="00187031">
              <w:rPr>
                <w:rFonts w:ascii="Arial" w:eastAsia="Arial" w:hAnsi="Arial" w:cs="Arial"/>
                <w:color w:val="000000"/>
              </w:rPr>
              <w:t xml:space="preserve"> документ + </w:t>
            </w:r>
            <w:r w:rsidR="00187031"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  <w:r w:rsidR="00187031">
              <w:rPr>
                <w:rFonts w:ascii="Arial" w:eastAsia="Arial" w:hAnsi="Arial" w:cs="Arial"/>
                <w:color w:val="000000"/>
              </w:rPr>
              <w:t xml:space="preserve"> REST</w:t>
            </w:r>
          </w:p>
        </w:tc>
      </w:tr>
      <w:tr w:rsidR="00BA4A2F" w14:paraId="605E5085" w14:textId="77777777" w:rsidTr="00BA4A2F">
        <w:tc>
          <w:tcPr>
            <w:tcW w:w="1065" w:type="dxa"/>
          </w:tcPr>
          <w:p w14:paraId="40EC4FB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BTX-6</w:t>
            </w:r>
          </w:p>
        </w:tc>
        <w:tc>
          <w:tcPr>
            <w:tcW w:w="4050" w:type="dxa"/>
          </w:tcPr>
          <w:p w14:paraId="44BA7C6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 инкремента</w:t>
            </w:r>
          </w:p>
        </w:tc>
        <w:tc>
          <w:tcPr>
            <w:tcW w:w="4230" w:type="dxa"/>
          </w:tcPr>
          <w:p w14:paraId="4143C80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 /local/api/sufler/v1/changes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?since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=&amp;limit=</w:t>
            </w:r>
            <w:r>
              <w:rPr>
                <w:rFonts w:ascii="Arial" w:eastAsia="Arial" w:hAnsi="Arial" w:cs="Arial"/>
                <w:color w:val="000000"/>
              </w:rPr>
              <w:t xml:space="preserve"> — выдача хвоста из outbox (INT-09). В REST Bitrix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14:paraId="3422BFC6" w14:textId="77777777" w:rsidTr="00BA4A2F">
        <w:tc>
          <w:tcPr>
            <w:tcW w:w="1065" w:type="dxa"/>
          </w:tcPr>
          <w:p w14:paraId="1D43E83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BTX-7</w:t>
            </w:r>
          </w:p>
        </w:tc>
        <w:tc>
          <w:tcPr>
            <w:tcW w:w="4050" w:type="dxa"/>
          </w:tcPr>
          <w:p w14:paraId="512F6C8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Агент cron</w:t>
            </w:r>
          </w:p>
        </w:tc>
        <w:tc>
          <w:tcPr>
            <w:tcW w:w="4230" w:type="dxa"/>
          </w:tcPr>
          <w:p w14:paraId="236350E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[Штатно]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механизм агентов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 w:rsidRPr="0018703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[Доработка]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PHP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-функция по расписанию </w:t>
            </w:r>
            <w:r>
              <w:rPr>
                <w:rFonts w:ascii="Arial" w:eastAsia="Arial" w:hAnsi="Arial" w:cs="Arial"/>
                <w:color w:val="000000"/>
              </w:rPr>
              <w:t xml:space="preserve">(напр. 15 мин):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досылка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  <w:color w:val="000000"/>
              </w:rPr>
              <w:t>, опционально reconciliation.</w:t>
            </w:r>
          </w:p>
        </w:tc>
      </w:tr>
      <w:tr w:rsidR="00BA4A2F" w14:paraId="6B4FCE3B" w14:textId="77777777" w:rsidTr="00BA4A2F">
        <w:tc>
          <w:tcPr>
            <w:tcW w:w="1065" w:type="dxa"/>
          </w:tcPr>
          <w:p w14:paraId="3423E85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BTX-8</w:t>
            </w:r>
          </w:p>
        </w:tc>
        <w:tc>
          <w:tcPr>
            <w:tcW w:w="4050" w:type="dxa"/>
          </w:tcPr>
          <w:p w14:paraId="6094600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Админ-журнал и replay</w:t>
            </w:r>
          </w:p>
        </w:tc>
        <w:tc>
          <w:tcPr>
            <w:tcW w:w="4230" w:type="dxa"/>
          </w:tcPr>
          <w:p w14:paraId="3734453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Страница в админке: список отправок, ошибки, фильтр;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replay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— кнопка повторной отправки из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без смены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:rsidRPr="000B0CAA" w14:paraId="51224CCA" w14:textId="77777777" w:rsidTr="00BA4A2F">
        <w:tc>
          <w:tcPr>
            <w:tcW w:w="1065" w:type="dxa"/>
          </w:tcPr>
          <w:p w14:paraId="6FA78E5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BTX-9</w:t>
            </w:r>
          </w:p>
        </w:tc>
        <w:tc>
          <w:tcPr>
            <w:tcW w:w="4050" w:type="dxa"/>
          </w:tcPr>
          <w:p w14:paraId="0A0B8E0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Приемочные</w:t>
            </w:r>
            <w:r>
              <w:rPr>
                <w:rFonts w:ascii="Arial" w:eastAsia="Arial" w:hAnsi="Arial" w:cs="Arial"/>
                <w:color w:val="000000"/>
              </w:rPr>
              <w:t xml:space="preserve"> тесты</w:t>
            </w:r>
          </w:p>
        </w:tc>
        <w:tc>
          <w:tcPr>
            <w:tcW w:w="4230" w:type="dxa"/>
          </w:tcPr>
          <w:p w14:paraId="78543280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Совместный прогон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1…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9, 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1, </w:t>
            </w:r>
            <w:r>
              <w:rPr>
                <w:rFonts w:ascii="Arial" w:eastAsia="Arial" w:hAnsi="Arial" w:cs="Arial"/>
                <w:color w:val="000000"/>
              </w:rPr>
              <w:t>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1–</w:t>
            </w:r>
            <w:r>
              <w:rPr>
                <w:rFonts w:ascii="Arial" w:eastAsia="Arial" w:hAnsi="Arial" w:cs="Arial"/>
                <w:color w:val="000000"/>
              </w:rPr>
              <w:t>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3) с Исполнителем.</w:t>
            </w:r>
          </w:p>
        </w:tc>
      </w:tr>
      <w:tr w:rsidR="00BA4A2F" w14:paraId="61A961FB" w14:textId="77777777" w:rsidTr="00BA4A2F">
        <w:tc>
          <w:tcPr>
            <w:tcW w:w="1065" w:type="dxa"/>
          </w:tcPr>
          <w:p w14:paraId="2BE8B7A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BTX-10</w:t>
            </w:r>
          </w:p>
        </w:tc>
        <w:tc>
          <w:tcPr>
            <w:tcW w:w="4050" w:type="dxa"/>
          </w:tcPr>
          <w:p w14:paraId="19D9519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JSON Schema</w:t>
            </w:r>
          </w:p>
        </w:tc>
        <w:tc>
          <w:tcPr>
            <w:tcW w:w="4230" w:type="dxa"/>
          </w:tcPr>
          <w:p w14:paraId="411BC6E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Файл schema v1 для webhook payload + примеры по каждому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event_type</w:t>
            </w:r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</w:tbl>
    <w:p w14:paraId="3A20B586" w14:textId="77777777" w:rsidR="00BA4A2F" w:rsidRDefault="00187031">
      <w:r>
        <w:rPr>
          <w:rFonts w:ascii="Arial" w:eastAsia="Arial" w:hAnsi="Arial" w:cs="Arial"/>
          <w:color w:val="0F4761"/>
          <w:sz w:val="28"/>
          <w:szCs w:val="28"/>
        </w:rPr>
        <w:t xml:space="preserve">4.6. Критерии </w:t>
      </w:r>
      <w:commentRangeStart w:id="162"/>
      <w:r>
        <w:rPr>
          <w:rFonts w:ascii="Arial" w:eastAsia="Arial" w:hAnsi="Arial" w:cs="Arial"/>
          <w:color w:val="0F4761"/>
          <w:sz w:val="28"/>
          <w:szCs w:val="28"/>
        </w:rPr>
        <w:t>приёмки</w:t>
      </w:r>
      <w:commentRangeEnd w:id="162"/>
      <w:r w:rsidR="00BC7F4D">
        <w:rPr>
          <w:rStyle w:val="afff3"/>
        </w:rPr>
        <w:commentReference w:id="162"/>
      </w:r>
    </w:p>
    <w:p w14:paraId="13E09945" w14:textId="77777777" w:rsidR="00BA4A2F" w:rsidRDefault="00BA4A2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tbl>
      <w:tblPr>
        <w:tblStyle w:val="af6"/>
        <w:tblW w:w="93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25"/>
        <w:gridCol w:w="1485"/>
        <w:gridCol w:w="2250"/>
        <w:gridCol w:w="3195"/>
        <w:gridCol w:w="1920"/>
      </w:tblGrid>
      <w:tr w:rsidR="00BA4A2F" w14:paraId="7AACB83F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5" w:type="dxa"/>
            <w:tcBorders>
              <w:bottom w:val="single" w:sz="8" w:space="0" w:color="000000"/>
            </w:tcBorders>
          </w:tcPr>
          <w:p w14:paraId="2A64996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1485" w:type="dxa"/>
            <w:tcBorders>
              <w:bottom w:val="single" w:sz="8" w:space="0" w:color="000000"/>
            </w:tcBorders>
          </w:tcPr>
          <w:p w14:paraId="705DB3C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</w:t>
            </w:r>
          </w:p>
        </w:tc>
        <w:tc>
          <w:tcPr>
            <w:tcW w:w="2250" w:type="dxa"/>
            <w:tcBorders>
              <w:bottom w:val="single" w:sz="8" w:space="0" w:color="000000"/>
            </w:tcBorders>
          </w:tcPr>
          <w:p w14:paraId="55C684F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 редактора / оператора</w:t>
            </w:r>
          </w:p>
        </w:tc>
        <w:tc>
          <w:tcPr>
            <w:tcW w:w="3195" w:type="dxa"/>
            <w:tcBorders>
              <w:bottom w:val="single" w:sz="8" w:space="0" w:color="000000"/>
            </w:tcBorders>
          </w:tcPr>
          <w:p w14:paraId="3BE840C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Ожидание Bitrix (модуль sync)</w:t>
            </w:r>
          </w:p>
        </w:tc>
        <w:tc>
          <w:tcPr>
            <w:tcW w:w="1920" w:type="dxa"/>
            <w:tcBorders>
              <w:bottom w:val="single" w:sz="8" w:space="0" w:color="000000"/>
            </w:tcBorders>
          </w:tcPr>
          <w:p w14:paraId="58095FC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Ожидание </w:t>
            </w:r>
            <w:r>
              <w:rPr>
                <w:rFonts w:ascii="Arial" w:eastAsia="Arial" w:hAnsi="Arial" w:cs="Arial"/>
              </w:rPr>
              <w:t>суфлера</w:t>
            </w:r>
          </w:p>
        </w:tc>
      </w:tr>
      <w:tr w:rsidR="00BA4A2F" w14:paraId="77EEDD38" w14:textId="77777777" w:rsidTr="00BA4A2F">
        <w:tc>
          <w:tcPr>
            <w:tcW w:w="525" w:type="dxa"/>
          </w:tcPr>
          <w:p w14:paraId="4F25505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485" w:type="dxa"/>
          </w:tcPr>
          <w:p w14:paraId="65889C7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Первая публикация</w:t>
            </w:r>
          </w:p>
        </w:tc>
        <w:tc>
          <w:tcPr>
            <w:tcW w:w="2250" w:type="dxa"/>
          </w:tcPr>
          <w:p w14:paraId="44E80A5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Опубликовать новую статью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Start w:id="163"/>
            <w:commentRangeStart w:id="164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КЦ</w:t>
            </w:r>
            <w:commentRangeEnd w:id="163"/>
            <w:r w:rsidR="00907D7D">
              <w:rPr>
                <w:rStyle w:val="afff3"/>
              </w:rPr>
              <w:commentReference w:id="163"/>
            </w:r>
            <w:commentRangeEnd w:id="164"/>
            <w:r w:rsidR="00BC7F4D">
              <w:rPr>
                <w:rStyle w:val="afff3"/>
              </w:rPr>
              <w:commentReference w:id="164"/>
            </w:r>
          </w:p>
        </w:tc>
        <w:tc>
          <w:tcPr>
            <w:tcW w:w="3195" w:type="dxa"/>
          </w:tcPr>
          <w:p w14:paraId="14E104B8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&lt; 2 </w:t>
            </w:r>
            <w:commentRangeStart w:id="165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мин</w:t>
            </w:r>
            <w:commentRangeEnd w:id="165"/>
            <w:r w:rsidR="00907D7D">
              <w:rPr>
                <w:rStyle w:val="afff3"/>
              </w:rPr>
              <w:commentReference w:id="165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payload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валиден по </w:t>
            </w:r>
            <w:r>
              <w:rPr>
                <w:rFonts w:ascii="Arial" w:eastAsia="Arial" w:hAnsi="Arial" w:cs="Arial"/>
                <w:color w:val="000000"/>
              </w:rPr>
              <w:t>schema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BTX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-10)</w:t>
            </w:r>
          </w:p>
        </w:tc>
        <w:tc>
          <w:tcPr>
            <w:tcW w:w="1920" w:type="dxa"/>
          </w:tcPr>
          <w:p w14:paraId="177ED64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</w:t>
            </w:r>
            <w:sdt>
              <w:sdtPr>
                <w:tag w:val="goog_rdk_4"/>
                <w:id w:val="-199610810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</w:t>
                </w:r>
                <w:commentRangeStart w:id="166"/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GET</w:t>
                </w:r>
                <w:commentRangeEnd w:id="166"/>
                <w:r w:rsidR="00907D7D">
                  <w:rPr>
                    <w:rStyle w:val="afff3"/>
                  </w:rPr>
                  <w:commentReference w:id="166"/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(INT-06) → статья в production-индексе</w:t>
                </w:r>
              </w:sdtContent>
            </w:sdt>
          </w:p>
        </w:tc>
      </w:tr>
      <w:tr w:rsidR="00BA4A2F" w14:paraId="18ED6731" w14:textId="77777777" w:rsidTr="00BA4A2F">
        <w:tc>
          <w:tcPr>
            <w:tcW w:w="525" w:type="dxa"/>
          </w:tcPr>
          <w:p w14:paraId="21A9AA7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485" w:type="dxa"/>
          </w:tcPr>
          <w:p w14:paraId="04FDCAF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Черновик</w:t>
            </w:r>
          </w:p>
        </w:tc>
        <w:tc>
          <w:tcPr>
            <w:tcW w:w="2250" w:type="dxa"/>
          </w:tcPr>
          <w:p w14:paraId="1760F60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Сохранить без публикации</w:t>
            </w:r>
          </w:p>
        </w:tc>
        <w:tc>
          <w:tcPr>
            <w:tcW w:w="3195" w:type="dxa"/>
          </w:tcPr>
          <w:p w14:paraId="7DCAFAC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article.updated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status=draft</w:t>
            </w:r>
            <w:r>
              <w:rPr>
                <w:rFonts w:ascii="Arial" w:eastAsia="Arial" w:hAnsi="Arial" w:cs="Arial"/>
                <w:color w:val="000000"/>
              </w:rPr>
              <w:t xml:space="preserve">, без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published</w:t>
            </w:r>
          </w:p>
        </w:tc>
        <w:tc>
          <w:tcPr>
            <w:tcW w:w="1920" w:type="dxa"/>
          </w:tcPr>
          <w:p w14:paraId="6F04744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без</w:t>
            </w:r>
            <w:r>
              <w:rPr>
                <w:rFonts w:ascii="Arial" w:eastAsia="Arial" w:hAnsi="Arial" w:cs="Arial"/>
                <w:color w:val="000000"/>
              </w:rPr>
              <w:t xml:space="preserve"> переиндексации RAG</w:t>
            </w:r>
          </w:p>
        </w:tc>
      </w:tr>
      <w:tr w:rsidR="00BA4A2F" w:rsidRPr="000B0CAA" w14:paraId="04B23B80" w14:textId="77777777" w:rsidTr="00BA4A2F">
        <w:tc>
          <w:tcPr>
            <w:tcW w:w="525" w:type="dxa"/>
          </w:tcPr>
          <w:p w14:paraId="669C7A7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485" w:type="dxa"/>
          </w:tcPr>
          <w:p w14:paraId="1C134C3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Новая версия</w:t>
            </w:r>
          </w:p>
        </w:tc>
        <w:tc>
          <w:tcPr>
            <w:tcW w:w="2250" w:type="dxa"/>
          </w:tcPr>
          <w:p w14:paraId="2B5FFF8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Опубликовать редакцию </w:t>
            </w:r>
            <w:commentRangeStart w:id="167"/>
            <w:r>
              <w:rPr>
                <w:rFonts w:ascii="Arial" w:eastAsia="Arial" w:hAnsi="Arial" w:cs="Arial"/>
                <w:color w:val="000000"/>
              </w:rPr>
              <w:t>v2</w:t>
            </w:r>
            <w:commentRangeEnd w:id="167"/>
            <w:r w:rsidR="00907D7D">
              <w:rPr>
                <w:rStyle w:val="afff3"/>
              </w:rPr>
              <w:commentReference w:id="167"/>
            </w:r>
          </w:p>
        </w:tc>
        <w:tc>
          <w:tcPr>
            <w:tcW w:w="3195" w:type="dxa"/>
          </w:tcPr>
          <w:p w14:paraId="1CD98E5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article.version_published</w:t>
            </w:r>
            <w:r>
              <w:rPr>
                <w:rFonts w:ascii="Arial" w:eastAsia="Arial" w:hAnsi="Arial" w:cs="Arial"/>
                <w:color w:val="000000"/>
              </w:rPr>
              <w:t xml:space="preserve">, новый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is_current=true</w:t>
            </w:r>
          </w:p>
        </w:tc>
        <w:tc>
          <w:tcPr>
            <w:tcW w:w="1920" w:type="dxa"/>
          </w:tcPr>
          <w:p w14:paraId="61368C5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Старая версия снята из </w:t>
            </w:r>
            <w:r>
              <w:rPr>
                <w:rFonts w:ascii="Arial" w:eastAsia="Arial" w:hAnsi="Arial" w:cs="Arial"/>
                <w:color w:val="000000"/>
              </w:rPr>
              <w:t>retrieval</w:t>
            </w:r>
          </w:p>
        </w:tc>
      </w:tr>
      <w:tr w:rsidR="00BA4A2F" w14:paraId="6F96F444" w14:textId="77777777" w:rsidTr="00BA4A2F">
        <w:tc>
          <w:tcPr>
            <w:tcW w:w="525" w:type="dxa"/>
          </w:tcPr>
          <w:p w14:paraId="44A14DD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485" w:type="dxa"/>
          </w:tcPr>
          <w:p w14:paraId="7B339DE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Снятие с публикации</w:t>
            </w:r>
          </w:p>
        </w:tc>
        <w:tc>
          <w:tcPr>
            <w:tcW w:w="2250" w:type="dxa"/>
          </w:tcPr>
          <w:p w14:paraId="063E53C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Деактивировать </w:t>
            </w:r>
            <w:commentRangeStart w:id="168"/>
            <w:r>
              <w:rPr>
                <w:rFonts w:ascii="Arial" w:eastAsia="Arial" w:hAnsi="Arial" w:cs="Arial"/>
                <w:color w:val="000000"/>
              </w:rPr>
              <w:t>статью</w:t>
            </w:r>
            <w:commentRangeEnd w:id="168"/>
            <w:r w:rsidR="00907D7D">
              <w:rPr>
                <w:rStyle w:val="afff3"/>
              </w:rPr>
              <w:commentReference w:id="168"/>
            </w:r>
          </w:p>
        </w:tc>
        <w:tc>
          <w:tcPr>
            <w:tcW w:w="3195" w:type="dxa"/>
          </w:tcPr>
          <w:p w14:paraId="201FF80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article.unpublished</w:t>
            </w:r>
          </w:p>
        </w:tc>
        <w:tc>
          <w:tcPr>
            <w:tcW w:w="1920" w:type="dxa"/>
          </w:tcPr>
          <w:p w14:paraId="057B8B2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Soft delete в vector store</w:t>
            </w:r>
          </w:p>
        </w:tc>
      </w:tr>
      <w:tr w:rsidR="00BA4A2F" w14:paraId="16BD6B21" w14:textId="77777777" w:rsidTr="00BA4A2F">
        <w:tc>
          <w:tcPr>
            <w:tcW w:w="525" w:type="dxa"/>
          </w:tcPr>
          <w:p w14:paraId="0D25DA6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485" w:type="dxa"/>
          </w:tcPr>
          <w:p w14:paraId="0037708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Удаление</w:t>
            </w:r>
          </w:p>
        </w:tc>
        <w:tc>
          <w:tcPr>
            <w:tcW w:w="2250" w:type="dxa"/>
          </w:tcPr>
          <w:p w14:paraId="69E4310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Удалить элемент инфоблока</w:t>
            </w:r>
          </w:p>
        </w:tc>
        <w:tc>
          <w:tcPr>
            <w:tcW w:w="3195" w:type="dxa"/>
          </w:tcPr>
          <w:p w14:paraId="723A82E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article.deleted</w:t>
            </w:r>
            <w:r>
              <w:rPr>
                <w:rFonts w:ascii="Arial" w:eastAsia="Arial" w:hAnsi="Arial" w:cs="Arial"/>
                <w:color w:val="000000"/>
              </w:rPr>
              <w:t>, минимальный payload</w:t>
            </w:r>
          </w:p>
        </w:tc>
        <w:tc>
          <w:tcPr>
            <w:tcW w:w="1920" w:type="dxa"/>
          </w:tcPr>
          <w:p w14:paraId="49BDF0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Hard delete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article_id</w:t>
            </w:r>
          </w:p>
        </w:tc>
      </w:tr>
      <w:tr w:rsidR="00BA4A2F" w14:paraId="1AFDC27C" w14:textId="77777777" w:rsidTr="00BA4A2F">
        <w:tc>
          <w:tcPr>
            <w:tcW w:w="525" w:type="dxa"/>
          </w:tcPr>
          <w:p w14:paraId="7BC3892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485" w:type="dxa"/>
          </w:tcPr>
          <w:p w14:paraId="1772B2C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Сбой </w:t>
            </w:r>
            <w:commentRangeStart w:id="169"/>
            <w:r>
              <w:rPr>
                <w:rFonts w:ascii="Arial" w:eastAsia="Arial" w:hAnsi="Arial" w:cs="Arial"/>
                <w:color w:val="000000"/>
              </w:rPr>
              <w:t>сети</w:t>
            </w:r>
            <w:commentRangeEnd w:id="169"/>
            <w:r w:rsidR="00907D7D">
              <w:rPr>
                <w:rStyle w:val="afff3"/>
              </w:rPr>
              <w:commentReference w:id="169"/>
            </w:r>
          </w:p>
        </w:tc>
        <w:tc>
          <w:tcPr>
            <w:tcW w:w="2250" w:type="dxa"/>
          </w:tcPr>
          <w:p w14:paraId="2640787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временно отвечает 503</w:t>
            </w:r>
          </w:p>
        </w:tc>
        <w:tc>
          <w:tcPr>
            <w:tcW w:w="3195" w:type="dxa"/>
          </w:tcPr>
          <w:p w14:paraId="125B669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outbox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sdt>
              <w:sdtPr>
                <w:tag w:val="goog_rdk_5"/>
                <w:id w:val="-55370124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после восстановления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sent</w:t>
            </w:r>
            <w:r>
              <w:rPr>
                <w:rFonts w:ascii="Arial" w:eastAsia="Arial" w:hAnsi="Arial" w:cs="Arial"/>
                <w:color w:val="000000"/>
              </w:rPr>
              <w:t xml:space="preserve"> (INT-08)</w:t>
            </w:r>
          </w:p>
        </w:tc>
        <w:tc>
          <w:tcPr>
            <w:tcW w:w="1920" w:type="dxa"/>
          </w:tcPr>
          <w:p w14:paraId="577ABEF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Идемпотентный приём повтора</w:t>
            </w:r>
          </w:p>
        </w:tc>
      </w:tr>
      <w:tr w:rsidR="00BA4A2F" w14:paraId="306AED04" w14:textId="77777777" w:rsidTr="00BA4A2F">
        <w:tc>
          <w:tcPr>
            <w:tcW w:w="525" w:type="dxa"/>
          </w:tcPr>
          <w:p w14:paraId="141AC8F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1485" w:type="dxa"/>
          </w:tcPr>
          <w:p w14:paraId="629C953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Нагрузка</w:t>
            </w:r>
          </w:p>
        </w:tc>
        <w:tc>
          <w:tcPr>
            <w:tcW w:w="2250" w:type="dxa"/>
          </w:tcPr>
          <w:p w14:paraId="2C15C8A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50 </w:t>
            </w:r>
            <w:commentRangeStart w:id="170"/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последовательных</w:t>
            </w:r>
            <w:commentRangeEnd w:id="170"/>
            <w:r w:rsidR="00BC7F4D">
              <w:rPr>
                <w:rStyle w:val="afff3"/>
              </w:rPr>
              <w:commentReference w:id="170"/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update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одной/разных статей</w:t>
            </w:r>
          </w:p>
        </w:tc>
        <w:tc>
          <w:tcPr>
            <w:tcW w:w="3195" w:type="dxa"/>
          </w:tcPr>
          <w:p w14:paraId="5AC0A9A7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Нет потерь записей в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</w:p>
        </w:tc>
        <w:tc>
          <w:tcPr>
            <w:tcW w:w="1920" w:type="dxa"/>
          </w:tcPr>
          <w:p w14:paraId="2C3961D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Все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  <w:color w:val="000000"/>
              </w:rPr>
              <w:t xml:space="preserve"> обработаны</w:t>
            </w:r>
          </w:p>
        </w:tc>
      </w:tr>
      <w:tr w:rsidR="00BA4A2F" w:rsidRPr="000B0CAA" w14:paraId="0F3B5402" w14:textId="77777777" w:rsidTr="00BA4A2F">
        <w:tc>
          <w:tcPr>
            <w:tcW w:w="525" w:type="dxa"/>
          </w:tcPr>
          <w:p w14:paraId="1113749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485" w:type="dxa"/>
          </w:tcPr>
          <w:p w14:paraId="326D93C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Контракт GET</w:t>
            </w:r>
          </w:p>
        </w:tc>
        <w:tc>
          <w:tcPr>
            <w:tcW w:w="2250" w:type="dxa"/>
          </w:tcPr>
          <w:p w14:paraId="30CB5D50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Сверка ответа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custom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 таблицей полей</w:t>
            </w:r>
          </w:p>
        </w:tc>
        <w:tc>
          <w:tcPr>
            <w:tcW w:w="3195" w:type="dxa"/>
          </w:tcPr>
          <w:p w14:paraId="04C790F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Маппинг BTX-4/5 документирован</w:t>
            </w:r>
          </w:p>
        </w:tc>
        <w:tc>
          <w:tcPr>
            <w:tcW w:w="1920" w:type="dxa"/>
          </w:tcPr>
          <w:p w14:paraId="77122C53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Индексация без ручных правок полей</w:t>
            </w:r>
          </w:p>
        </w:tc>
      </w:tr>
    </w:tbl>
    <w:p w14:paraId="72127AE9" w14:textId="77777777" w:rsidR="00BA4A2F" w:rsidRPr="00187031" w:rsidRDefault="00BA4A2F">
      <w:pPr>
        <w:pStyle w:val="2"/>
        <w:rPr>
          <w:rFonts w:ascii="Arial" w:eastAsia="Arial" w:hAnsi="Arial" w:cs="Arial"/>
          <w:lang w:val="ru-RU"/>
        </w:rPr>
      </w:pPr>
    </w:p>
    <w:p w14:paraId="4A022099" w14:textId="77777777" w:rsidR="00BA4A2F" w:rsidRPr="00187031" w:rsidRDefault="00BA4A2F">
      <w:pPr>
        <w:rPr>
          <w:rFonts w:ascii="Arial" w:eastAsia="Arial" w:hAnsi="Arial" w:cs="Arial"/>
          <w:lang w:val="ru-RU"/>
        </w:rPr>
      </w:pPr>
    </w:p>
    <w:p w14:paraId="4EA97369" w14:textId="77777777" w:rsidR="00BA4A2F" w:rsidRPr="00187031" w:rsidRDefault="00BA4A2F">
      <w:pPr>
        <w:rPr>
          <w:rFonts w:ascii="Arial" w:eastAsia="Arial" w:hAnsi="Arial" w:cs="Arial"/>
          <w:lang w:val="ru-RU"/>
        </w:rPr>
      </w:pPr>
    </w:p>
    <w:p w14:paraId="55BD5737" w14:textId="77777777" w:rsidR="00BA4A2F" w:rsidRPr="00187031" w:rsidRDefault="00187031">
      <w:pPr>
        <w:pStyle w:val="2"/>
        <w:rPr>
          <w:rFonts w:ascii="Arial" w:eastAsia="Arial" w:hAnsi="Arial" w:cs="Arial"/>
          <w:lang w:val="ru-RU"/>
        </w:rPr>
      </w:pPr>
      <w:r w:rsidRPr="00187031">
        <w:rPr>
          <w:rFonts w:ascii="Arial" w:eastAsia="Arial" w:hAnsi="Arial" w:cs="Arial"/>
          <w:lang w:val="ru-RU"/>
        </w:rPr>
        <w:t xml:space="preserve">6. Спецификация обмена данными между СУЗ (1С-Битрикс) и контуром </w:t>
      </w:r>
      <w:commentRangeStart w:id="171"/>
      <w:r w:rsidRPr="00187031">
        <w:rPr>
          <w:rFonts w:ascii="Arial" w:eastAsia="Arial" w:hAnsi="Arial" w:cs="Arial"/>
          <w:lang w:val="ru-RU"/>
        </w:rPr>
        <w:t>суфлера</w:t>
      </w:r>
      <w:commentRangeEnd w:id="171"/>
      <w:r w:rsidR="00C008AD">
        <w:rPr>
          <w:rStyle w:val="afff3"/>
          <w:rFonts w:ascii="Aptos" w:eastAsia="Aptos" w:hAnsi="Aptos" w:cs="Aptos"/>
          <w:color w:val="auto"/>
        </w:rPr>
        <w:commentReference w:id="171"/>
      </w:r>
    </w:p>
    <w:p w14:paraId="5BC7AB2D" w14:textId="77777777" w:rsidR="00BA4A2F" w:rsidRPr="00187031" w:rsidRDefault="00187031">
      <w:pPr>
        <w:rPr>
          <w:rFonts w:ascii="Arial" w:eastAsia="Arial" w:hAnsi="Arial" w:cs="Arial"/>
          <w:color w:val="0F4761"/>
          <w:lang w:val="ru-RU"/>
        </w:rPr>
      </w:pPr>
      <w:r w:rsidRPr="00187031">
        <w:rPr>
          <w:rFonts w:ascii="Arial" w:eastAsia="Arial" w:hAnsi="Arial" w:cs="Arial"/>
          <w:color w:val="0F4761"/>
          <w:lang w:val="ru-RU"/>
        </w:rPr>
        <w:t xml:space="preserve">6.1. Соответствие между требованиями (из раздела 4.2) и сценариями обмена </w:t>
      </w:r>
      <w:r>
        <w:rPr>
          <w:rFonts w:ascii="Arial" w:eastAsia="Arial" w:hAnsi="Arial" w:cs="Arial"/>
          <w:color w:val="0F4761"/>
        </w:rPr>
        <w:t>INT</w:t>
      </w:r>
      <w:r w:rsidRPr="00187031">
        <w:rPr>
          <w:rFonts w:ascii="Arial" w:eastAsia="Arial" w:hAnsi="Arial" w:cs="Arial"/>
          <w:color w:val="0F4761"/>
          <w:lang w:val="ru-RU"/>
        </w:rPr>
        <w:t xml:space="preserve"> </w:t>
      </w:r>
    </w:p>
    <w:tbl>
      <w:tblPr>
        <w:tblStyle w:val="af7"/>
        <w:tblW w:w="96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10"/>
        <w:gridCol w:w="6390"/>
      </w:tblGrid>
      <w:tr w:rsidR="00BA4A2F" w14:paraId="0F75D506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0" w:type="dxa"/>
            <w:tcBorders>
              <w:bottom w:val="single" w:sz="8" w:space="0" w:color="000000"/>
            </w:tcBorders>
          </w:tcPr>
          <w:p w14:paraId="15FEC12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</w:t>
            </w:r>
          </w:p>
        </w:tc>
        <w:tc>
          <w:tcPr>
            <w:tcW w:w="6390" w:type="dxa"/>
            <w:tcBorders>
              <w:bottom w:val="single" w:sz="8" w:space="0" w:color="000000"/>
            </w:tcBorders>
          </w:tcPr>
          <w:p w14:paraId="6944CCE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Строки </w:t>
            </w:r>
            <w:r>
              <w:rPr>
                <w:rFonts w:ascii="Arial" w:eastAsia="Arial" w:hAnsi="Arial" w:cs="Arial"/>
              </w:rPr>
              <w:t xml:space="preserve">раздела </w:t>
            </w:r>
            <w:r>
              <w:rPr>
                <w:rFonts w:ascii="Arial" w:eastAsia="Arial" w:hAnsi="Arial" w:cs="Arial"/>
                <w:color w:val="000000"/>
              </w:rPr>
              <w:t>4.2 (№)</w:t>
            </w:r>
          </w:p>
        </w:tc>
      </w:tr>
      <w:tr w:rsidR="00BA4A2F" w14:paraId="18738F00" w14:textId="77777777" w:rsidTr="00BA4A2F">
        <w:tc>
          <w:tcPr>
            <w:tcW w:w="3210" w:type="dxa"/>
          </w:tcPr>
          <w:p w14:paraId="3679FA8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INT-01</w:t>
            </w:r>
          </w:p>
        </w:tc>
        <w:tc>
          <w:tcPr>
            <w:tcW w:w="6390" w:type="dxa"/>
          </w:tcPr>
          <w:p w14:paraId="008C10F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6, 7, 8, 9, 10, 11, 12, 13, 14, 15, 18, 19</w:t>
            </w:r>
          </w:p>
        </w:tc>
      </w:tr>
      <w:tr w:rsidR="00BA4A2F" w14:paraId="577918DF" w14:textId="77777777" w:rsidTr="00BA4A2F">
        <w:tc>
          <w:tcPr>
            <w:tcW w:w="3210" w:type="dxa"/>
          </w:tcPr>
          <w:p w14:paraId="2441C07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INT-02</w:t>
            </w:r>
          </w:p>
        </w:tc>
        <w:tc>
          <w:tcPr>
            <w:tcW w:w="6390" w:type="dxa"/>
          </w:tcPr>
          <w:p w14:paraId="0981E69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6, 7, 8, 9, 10, 12, 18</w:t>
            </w:r>
          </w:p>
        </w:tc>
      </w:tr>
      <w:tr w:rsidR="00BA4A2F" w14:paraId="615FEF8F" w14:textId="77777777" w:rsidTr="00BA4A2F">
        <w:tc>
          <w:tcPr>
            <w:tcW w:w="3210" w:type="dxa"/>
          </w:tcPr>
          <w:p w14:paraId="5BBC008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INT-03</w:t>
            </w:r>
          </w:p>
        </w:tc>
        <w:tc>
          <w:tcPr>
            <w:tcW w:w="6390" w:type="dxa"/>
          </w:tcPr>
          <w:p w14:paraId="566E528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6, 7, 8, 9, 10, 18</w:t>
            </w:r>
          </w:p>
        </w:tc>
      </w:tr>
      <w:tr w:rsidR="00BA4A2F" w14:paraId="11577E62" w14:textId="77777777" w:rsidTr="00BA4A2F">
        <w:tc>
          <w:tcPr>
            <w:tcW w:w="3210" w:type="dxa"/>
          </w:tcPr>
          <w:p w14:paraId="387632D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INT-04</w:t>
            </w:r>
          </w:p>
        </w:tc>
        <w:tc>
          <w:tcPr>
            <w:tcW w:w="6390" w:type="dxa"/>
          </w:tcPr>
          <w:p w14:paraId="29893F8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6, 7, 8, 9, 18</w:t>
            </w:r>
          </w:p>
        </w:tc>
      </w:tr>
      <w:tr w:rsidR="00BA4A2F" w14:paraId="25E4FEFB" w14:textId="77777777" w:rsidTr="00BA4A2F">
        <w:tc>
          <w:tcPr>
            <w:tcW w:w="3210" w:type="dxa"/>
          </w:tcPr>
          <w:p w14:paraId="649822A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INT-05</w:t>
            </w:r>
          </w:p>
        </w:tc>
        <w:tc>
          <w:tcPr>
            <w:tcW w:w="6390" w:type="dxa"/>
          </w:tcPr>
          <w:p w14:paraId="3B75810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6, 7, 8, 9, 11, 12, 14, 15, 18, 19</w:t>
            </w:r>
          </w:p>
        </w:tc>
      </w:tr>
      <w:tr w:rsidR="00BA4A2F" w14:paraId="69A23290" w14:textId="77777777" w:rsidTr="00BA4A2F">
        <w:tc>
          <w:tcPr>
            <w:tcW w:w="3210" w:type="dxa"/>
          </w:tcPr>
          <w:p w14:paraId="5D16B78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INT-06</w:t>
            </w:r>
          </w:p>
        </w:tc>
        <w:tc>
          <w:tcPr>
            <w:tcW w:w="6390" w:type="dxa"/>
          </w:tcPr>
          <w:p w14:paraId="4B8C8A4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1, 2, 3, 4, 18</w:t>
            </w:r>
          </w:p>
        </w:tc>
      </w:tr>
      <w:tr w:rsidR="00BA4A2F" w14:paraId="19244764" w14:textId="77777777" w:rsidTr="00BA4A2F">
        <w:tc>
          <w:tcPr>
            <w:tcW w:w="3210" w:type="dxa"/>
          </w:tcPr>
          <w:p w14:paraId="0E7ABDE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INT-07</w:t>
            </w:r>
          </w:p>
        </w:tc>
        <w:tc>
          <w:tcPr>
            <w:tcW w:w="6390" w:type="dxa"/>
          </w:tcPr>
          <w:p w14:paraId="15D4A0A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7, 8, 19</w:t>
            </w:r>
          </w:p>
        </w:tc>
      </w:tr>
      <w:tr w:rsidR="00BA4A2F" w14:paraId="276D2DF5" w14:textId="77777777" w:rsidTr="00BA4A2F">
        <w:tc>
          <w:tcPr>
            <w:tcW w:w="3210" w:type="dxa"/>
          </w:tcPr>
          <w:p w14:paraId="1FD3928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INT-08</w:t>
            </w:r>
          </w:p>
        </w:tc>
        <w:tc>
          <w:tcPr>
            <w:tcW w:w="6390" w:type="dxa"/>
          </w:tcPr>
          <w:p w14:paraId="12AA398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8, 17, 19</w:t>
            </w:r>
          </w:p>
        </w:tc>
      </w:tr>
      <w:tr w:rsidR="00BA4A2F" w14:paraId="0EF8C710" w14:textId="77777777" w:rsidTr="00BA4A2F">
        <w:tc>
          <w:tcPr>
            <w:tcW w:w="3210" w:type="dxa"/>
          </w:tcPr>
          <w:p w14:paraId="2288E1E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INT-09</w:t>
            </w:r>
          </w:p>
        </w:tc>
        <w:tc>
          <w:tcPr>
            <w:tcW w:w="6390" w:type="dxa"/>
          </w:tcPr>
          <w:p w14:paraId="784F22D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1, 16, 17, 18</w:t>
            </w:r>
          </w:p>
        </w:tc>
      </w:tr>
      <w:tr w:rsidR="00BA4A2F" w14:paraId="1E95C7EF" w14:textId="77777777" w:rsidTr="00BA4A2F">
        <w:tc>
          <w:tcPr>
            <w:tcW w:w="3210" w:type="dxa"/>
          </w:tcPr>
          <w:p w14:paraId="78F9576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INT-10</w:t>
            </w:r>
          </w:p>
        </w:tc>
        <w:tc>
          <w:tcPr>
            <w:tcW w:w="6390" w:type="dxa"/>
          </w:tcPr>
          <w:p w14:paraId="109AD2C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1, 2, 3, 5, 13, 18, 20</w:t>
            </w:r>
          </w:p>
        </w:tc>
      </w:tr>
    </w:tbl>
    <w:p w14:paraId="7323DDE8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i/>
          <w:iCs/>
          <w:color w:val="000000"/>
        </w:rPr>
        <w:t>INT</w:t>
      </w:r>
      <w:r w:rsidRPr="00187031">
        <w:rPr>
          <w:rFonts w:ascii="Arial" w:eastAsia="Arial" w:hAnsi="Arial" w:cs="Arial"/>
          <w:i/>
          <w:iCs/>
          <w:color w:val="000000"/>
          <w:lang w:val="ru-RU"/>
        </w:rPr>
        <w:t xml:space="preserve">-01 и </w:t>
      </w:r>
      <w:r>
        <w:rPr>
          <w:rFonts w:ascii="Arial" w:eastAsia="Arial" w:hAnsi="Arial" w:cs="Arial"/>
          <w:i/>
          <w:iCs/>
          <w:color w:val="000000"/>
        </w:rPr>
        <w:t>INT</w:t>
      </w:r>
      <w:r w:rsidRPr="00187031">
        <w:rPr>
          <w:rFonts w:ascii="Arial" w:eastAsia="Arial" w:hAnsi="Arial" w:cs="Arial"/>
          <w:i/>
          <w:iCs/>
          <w:color w:val="000000"/>
          <w:lang w:val="ru-RU"/>
        </w:rPr>
        <w:t xml:space="preserve">-05 после </w:t>
      </w:r>
      <w:r>
        <w:rPr>
          <w:rFonts w:ascii="Arial" w:eastAsia="Arial" w:hAnsi="Arial" w:cs="Arial"/>
          <w:i/>
          <w:iCs/>
          <w:color w:val="000000"/>
        </w:rPr>
        <w:t>webhook</w:t>
      </w:r>
      <w:r w:rsidRPr="00187031">
        <w:rPr>
          <w:rFonts w:ascii="Arial" w:eastAsia="Arial" w:hAnsi="Arial" w:cs="Arial"/>
          <w:i/>
          <w:iCs/>
          <w:color w:val="000000"/>
          <w:lang w:val="ru-RU"/>
        </w:rPr>
        <w:t xml:space="preserve"> вызывают цепочку </w:t>
      </w:r>
      <w:r>
        <w:rPr>
          <w:rFonts w:ascii="Arial" w:eastAsia="Arial" w:hAnsi="Arial" w:cs="Arial"/>
          <w:b/>
          <w:bCs/>
          <w:i/>
          <w:iCs/>
          <w:color w:val="000000"/>
        </w:rPr>
        <w:t>INT</w:t>
      </w:r>
      <w:r w:rsidRPr="00187031">
        <w:rPr>
          <w:rFonts w:ascii="Arial" w:eastAsia="Arial" w:hAnsi="Arial" w:cs="Arial"/>
          <w:b/>
          <w:bCs/>
          <w:i/>
          <w:iCs/>
          <w:color w:val="000000"/>
          <w:lang w:val="ru-RU"/>
        </w:rPr>
        <w:t>-06</w:t>
      </w:r>
      <w:r w:rsidRPr="00187031">
        <w:rPr>
          <w:rFonts w:ascii="Arial" w:eastAsia="Arial" w:hAnsi="Arial" w:cs="Arial"/>
          <w:i/>
          <w:iCs/>
          <w:color w:val="000000"/>
          <w:lang w:val="ru-RU"/>
        </w:rPr>
        <w:t xml:space="preserve"> (строки 1, 2).</w:t>
      </w:r>
    </w:p>
    <w:p w14:paraId="4205156D" w14:textId="77777777" w:rsidR="00BA4A2F" w:rsidRDefault="00187031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6.1. Реестр сценариев </w:t>
      </w:r>
      <w:commentRangeStart w:id="172"/>
      <w:commentRangeStart w:id="173"/>
      <w:r>
        <w:rPr>
          <w:rFonts w:ascii="Arial" w:eastAsia="Arial" w:hAnsi="Arial" w:cs="Arial"/>
        </w:rPr>
        <w:t>интеграции</w:t>
      </w:r>
      <w:commentRangeEnd w:id="172"/>
      <w:r w:rsidR="007A5E26">
        <w:rPr>
          <w:rStyle w:val="afff3"/>
          <w:color w:val="auto"/>
        </w:rPr>
        <w:commentReference w:id="172"/>
      </w:r>
      <w:commentRangeEnd w:id="173"/>
      <w:r w:rsidR="007A5E26">
        <w:rPr>
          <w:rStyle w:val="afff3"/>
          <w:color w:val="auto"/>
        </w:rPr>
        <w:commentReference w:id="173"/>
      </w:r>
    </w:p>
    <w:tbl>
      <w:tblPr>
        <w:tblStyle w:val="af8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60"/>
        <w:gridCol w:w="1845"/>
        <w:gridCol w:w="2445"/>
        <w:gridCol w:w="2400"/>
        <w:gridCol w:w="1695"/>
      </w:tblGrid>
      <w:tr w:rsidR="00BA4A2F" w14:paraId="49AFECA2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  <w:tcBorders>
              <w:bottom w:val="single" w:sz="8" w:space="0" w:color="000000"/>
            </w:tcBorders>
          </w:tcPr>
          <w:p w14:paraId="5813D21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845" w:type="dxa"/>
            <w:tcBorders>
              <w:bottom w:val="single" w:sz="8" w:space="0" w:color="000000"/>
            </w:tcBorders>
          </w:tcPr>
          <w:p w14:paraId="0B6F678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445" w:type="dxa"/>
            <w:tcBorders>
              <w:bottom w:val="single" w:sz="8" w:space="0" w:color="000000"/>
            </w:tcBorders>
          </w:tcPr>
          <w:p w14:paraId="4BE2FE6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Метод</w:t>
            </w:r>
          </w:p>
        </w:tc>
        <w:tc>
          <w:tcPr>
            <w:tcW w:w="2400" w:type="dxa"/>
            <w:tcBorders>
              <w:bottom w:val="single" w:sz="8" w:space="0" w:color="000000"/>
            </w:tcBorders>
          </w:tcPr>
          <w:p w14:paraId="5E46B23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event_type / API</w:t>
            </w:r>
          </w:p>
        </w:tc>
        <w:tc>
          <w:tcPr>
            <w:tcW w:w="1695" w:type="dxa"/>
            <w:tcBorders>
              <w:bottom w:val="single" w:sz="8" w:space="0" w:color="000000"/>
            </w:tcBorders>
          </w:tcPr>
          <w:p w14:paraId="59310C4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(</w:t>
            </w:r>
            <w:r>
              <w:rPr>
                <w:rFonts w:ascii="Arial" w:eastAsia="Arial" w:hAnsi="Arial" w:cs="Arial"/>
              </w:rPr>
              <w:t>п.</w:t>
            </w:r>
            <w:r>
              <w:rPr>
                <w:rFonts w:ascii="Arial" w:eastAsia="Arial" w:hAnsi="Arial" w:cs="Arial"/>
                <w:color w:val="000000"/>
              </w:rPr>
              <w:t>8)</w:t>
            </w:r>
          </w:p>
        </w:tc>
      </w:tr>
      <w:tr w:rsidR="00BA4A2F" w14:paraId="054C60ED" w14:textId="77777777" w:rsidTr="00BA4A2F">
        <w:tc>
          <w:tcPr>
            <w:tcW w:w="1260" w:type="dxa"/>
          </w:tcPr>
          <w:p w14:paraId="7D15E69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INT-01</w:t>
            </w:r>
          </w:p>
        </w:tc>
        <w:tc>
          <w:tcPr>
            <w:tcW w:w="1845" w:type="dxa"/>
          </w:tcPr>
          <w:p w14:paraId="4C3BB2E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Публикация статьи в СУЗ</w:t>
            </w:r>
          </w:p>
        </w:tc>
        <w:tc>
          <w:tcPr>
            <w:tcW w:w="2445" w:type="dxa"/>
          </w:tcPr>
          <w:p w14:paraId="294B1A9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  <w:color w:val="000000"/>
              </w:rPr>
              <w:t xml:space="preserve"> webhook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  <w:color w:val="000000"/>
              </w:rPr>
              <w:t xml:space="preserve"> статьи</w:t>
            </w:r>
          </w:p>
        </w:tc>
        <w:tc>
          <w:tcPr>
            <w:tcW w:w="2400" w:type="dxa"/>
          </w:tcPr>
          <w:p w14:paraId="4146ED9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article.version_published</w:t>
            </w:r>
          </w:p>
        </w:tc>
        <w:tc>
          <w:tcPr>
            <w:tcW w:w="1695" w:type="dxa"/>
          </w:tcPr>
          <w:p w14:paraId="591492B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</w:t>
            </w:r>
          </w:p>
        </w:tc>
      </w:tr>
      <w:tr w:rsidR="00BA4A2F" w14:paraId="784252C3" w14:textId="77777777" w:rsidTr="00BA4A2F">
        <w:tc>
          <w:tcPr>
            <w:tcW w:w="1260" w:type="dxa"/>
          </w:tcPr>
          <w:p w14:paraId="5E2F28A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INT-02</w:t>
            </w:r>
          </w:p>
        </w:tc>
        <w:tc>
          <w:tcPr>
            <w:tcW w:w="1845" w:type="dxa"/>
          </w:tcPr>
          <w:p w14:paraId="5237969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Сохранение черновика</w:t>
            </w:r>
          </w:p>
        </w:tc>
        <w:tc>
          <w:tcPr>
            <w:tcW w:w="2445" w:type="dxa"/>
          </w:tcPr>
          <w:p w14:paraId="3998E55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  <w:color w:val="000000"/>
              </w:rPr>
              <w:t xml:space="preserve"> webhook</w:t>
            </w:r>
          </w:p>
        </w:tc>
        <w:tc>
          <w:tcPr>
            <w:tcW w:w="2400" w:type="dxa"/>
          </w:tcPr>
          <w:p w14:paraId="39A3F7B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article.updated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status=draft</w:t>
            </w:r>
          </w:p>
        </w:tc>
        <w:tc>
          <w:tcPr>
            <w:tcW w:w="1695" w:type="dxa"/>
          </w:tcPr>
          <w:p w14:paraId="626282D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UC-A3</w:t>
            </w:r>
          </w:p>
        </w:tc>
      </w:tr>
      <w:tr w:rsidR="00BA4A2F" w14:paraId="5BBC3874" w14:textId="77777777" w:rsidTr="00BA4A2F">
        <w:tc>
          <w:tcPr>
            <w:tcW w:w="1260" w:type="dxa"/>
          </w:tcPr>
          <w:p w14:paraId="236DE8D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INT-03</w:t>
            </w:r>
          </w:p>
        </w:tc>
        <w:tc>
          <w:tcPr>
            <w:tcW w:w="1845" w:type="dxa"/>
          </w:tcPr>
          <w:p w14:paraId="4A897C0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Снятие с публикации</w:t>
            </w:r>
          </w:p>
        </w:tc>
        <w:tc>
          <w:tcPr>
            <w:tcW w:w="2445" w:type="dxa"/>
          </w:tcPr>
          <w:p w14:paraId="176729A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  <w:color w:val="000000"/>
              </w:rPr>
              <w:t xml:space="preserve"> webhook</w:t>
            </w:r>
          </w:p>
        </w:tc>
        <w:tc>
          <w:tcPr>
            <w:tcW w:w="2400" w:type="dxa"/>
          </w:tcPr>
          <w:p w14:paraId="6BB5A5B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article.unpublished</w:t>
            </w:r>
          </w:p>
        </w:tc>
        <w:tc>
          <w:tcPr>
            <w:tcW w:w="1695" w:type="dxa"/>
          </w:tcPr>
          <w:p w14:paraId="32A414B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UC-A6</w:t>
            </w:r>
          </w:p>
        </w:tc>
      </w:tr>
      <w:tr w:rsidR="00BA4A2F" w14:paraId="0E837116" w14:textId="77777777" w:rsidTr="00BA4A2F">
        <w:tc>
          <w:tcPr>
            <w:tcW w:w="1260" w:type="dxa"/>
          </w:tcPr>
          <w:p w14:paraId="5ECE90E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INT-04</w:t>
            </w:r>
          </w:p>
        </w:tc>
        <w:tc>
          <w:tcPr>
            <w:tcW w:w="1845" w:type="dxa"/>
          </w:tcPr>
          <w:p w14:paraId="3599FB2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Удаление статьи</w:t>
            </w:r>
          </w:p>
        </w:tc>
        <w:tc>
          <w:tcPr>
            <w:tcW w:w="2445" w:type="dxa"/>
          </w:tcPr>
          <w:p w14:paraId="6F45166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  <w:color w:val="000000"/>
              </w:rPr>
              <w:t xml:space="preserve"> webhook</w:t>
            </w:r>
          </w:p>
        </w:tc>
        <w:tc>
          <w:tcPr>
            <w:tcW w:w="2400" w:type="dxa"/>
          </w:tcPr>
          <w:p w14:paraId="487A5F3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article.deleted</w:t>
            </w:r>
          </w:p>
        </w:tc>
        <w:tc>
          <w:tcPr>
            <w:tcW w:w="1695" w:type="dxa"/>
          </w:tcPr>
          <w:p w14:paraId="19A29D9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UC-A7</w:t>
            </w:r>
          </w:p>
        </w:tc>
      </w:tr>
      <w:tr w:rsidR="00BA4A2F" w14:paraId="712B8E8A" w14:textId="77777777" w:rsidTr="00BA4A2F">
        <w:tc>
          <w:tcPr>
            <w:tcW w:w="1260" w:type="dxa"/>
          </w:tcPr>
          <w:p w14:paraId="63960F5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INT-05</w:t>
            </w:r>
          </w:p>
        </w:tc>
        <w:tc>
          <w:tcPr>
            <w:tcW w:w="1845" w:type="dxa"/>
          </w:tcPr>
          <w:p w14:paraId="0ED6645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Новая версия (редакция)</w:t>
            </w:r>
          </w:p>
        </w:tc>
        <w:tc>
          <w:tcPr>
            <w:tcW w:w="2445" w:type="dxa"/>
          </w:tcPr>
          <w:p w14:paraId="51D4A6F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  <w:color w:val="000000"/>
              </w:rPr>
              <w:t xml:space="preserve"> webhook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400" w:type="dxa"/>
          </w:tcPr>
          <w:p w14:paraId="661521A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article.version_published</w:t>
            </w:r>
          </w:p>
        </w:tc>
        <w:tc>
          <w:tcPr>
            <w:tcW w:w="1695" w:type="dxa"/>
          </w:tcPr>
          <w:p w14:paraId="53B8BCB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</w:tr>
      <w:tr w:rsidR="00BA4A2F" w14:paraId="4DD145E7" w14:textId="77777777" w:rsidTr="00BA4A2F">
        <w:tc>
          <w:tcPr>
            <w:tcW w:w="1260" w:type="dxa"/>
          </w:tcPr>
          <w:p w14:paraId="2F0845D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INT-06</w:t>
            </w:r>
          </w:p>
        </w:tc>
        <w:tc>
          <w:tcPr>
            <w:tcW w:w="1845" w:type="dxa"/>
          </w:tcPr>
          <w:p w14:paraId="6B6BE66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Догрузка текста статьи</w:t>
            </w:r>
          </w:p>
        </w:tc>
        <w:tc>
          <w:tcPr>
            <w:tcW w:w="2445" w:type="dxa"/>
          </w:tcPr>
          <w:p w14:paraId="2572D81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  <w:color w:val="000000"/>
              </w:rPr>
              <w:t xml:space="preserve"> REST / custom API</w:t>
            </w:r>
          </w:p>
        </w:tc>
        <w:tc>
          <w:tcPr>
            <w:tcW w:w="2400" w:type="dxa"/>
          </w:tcPr>
          <w:p w14:paraId="41D86F6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iblock.element.get</w:t>
            </w:r>
          </w:p>
        </w:tc>
        <w:tc>
          <w:tcPr>
            <w:tcW w:w="1695" w:type="dxa"/>
          </w:tcPr>
          <w:p w14:paraId="2735963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INT-01,05</w:t>
            </w:r>
          </w:p>
        </w:tc>
      </w:tr>
      <w:tr w:rsidR="00BA4A2F" w14:paraId="48D444AC" w14:textId="77777777" w:rsidTr="00BA4A2F">
        <w:tc>
          <w:tcPr>
            <w:tcW w:w="1260" w:type="dxa"/>
          </w:tcPr>
          <w:p w14:paraId="70737B0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INT-07</w:t>
            </w:r>
          </w:p>
        </w:tc>
        <w:tc>
          <w:tcPr>
            <w:tcW w:w="1845" w:type="dxa"/>
          </w:tcPr>
          <w:p w14:paraId="194443D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Приём webhook (успех / дубль / ошибка)</w:t>
            </w:r>
          </w:p>
        </w:tc>
        <w:tc>
          <w:tcPr>
            <w:tcW w:w="2445" w:type="dxa"/>
          </w:tcPr>
          <w:p w14:paraId="6AEA754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  <w:sdt>
              <w:sdtPr>
                <w:tag w:val="goog_rdk_6"/>
                <w:id w:val="76850279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ответ</w:t>
                </w:r>
              </w:sdtContent>
            </w:sdt>
          </w:p>
        </w:tc>
        <w:tc>
          <w:tcPr>
            <w:tcW w:w="2400" w:type="dxa"/>
          </w:tcPr>
          <w:p w14:paraId="3FA2022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695" w:type="dxa"/>
          </w:tcPr>
          <w:p w14:paraId="4539789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UC-D3</w:t>
            </w:r>
          </w:p>
        </w:tc>
      </w:tr>
      <w:tr w:rsidR="00BA4A2F" w14:paraId="554422A6" w14:textId="77777777" w:rsidTr="00BA4A2F">
        <w:tc>
          <w:tcPr>
            <w:tcW w:w="1260" w:type="dxa"/>
          </w:tcPr>
          <w:p w14:paraId="125B521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INT-08</w:t>
            </w:r>
          </w:p>
        </w:tc>
        <w:tc>
          <w:tcPr>
            <w:tcW w:w="1845" w:type="dxa"/>
          </w:tcPr>
          <w:p w14:paraId="546889B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Повтор после сбоя (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retry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445" w:type="dxa"/>
          </w:tcPr>
          <w:p w14:paraId="4977A05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  <w:color w:val="000000"/>
              </w:rPr>
              <w:t xml:space="preserve"> webhook (retry)</w:t>
            </w:r>
          </w:p>
        </w:tc>
        <w:tc>
          <w:tcPr>
            <w:tcW w:w="2400" w:type="dxa"/>
          </w:tcPr>
          <w:p w14:paraId="0D4E532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любой</w:t>
            </w:r>
          </w:p>
        </w:tc>
        <w:tc>
          <w:tcPr>
            <w:tcW w:w="1695" w:type="dxa"/>
          </w:tcPr>
          <w:p w14:paraId="10D84E6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UC-D2</w:t>
            </w:r>
          </w:p>
        </w:tc>
      </w:tr>
      <w:tr w:rsidR="00BA4A2F" w14:paraId="0A69F4D5" w14:textId="77777777" w:rsidTr="00BA4A2F">
        <w:tc>
          <w:tcPr>
            <w:tcW w:w="1260" w:type="dxa"/>
          </w:tcPr>
          <w:p w14:paraId="31F22FB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INT-09</w:t>
            </w:r>
          </w:p>
        </w:tc>
        <w:tc>
          <w:tcPr>
            <w:tcW w:w="1845" w:type="dxa"/>
          </w:tcPr>
          <w:p w14:paraId="331D718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Инкремент изменений (fallback)</w:t>
            </w:r>
          </w:p>
        </w:tc>
        <w:tc>
          <w:tcPr>
            <w:tcW w:w="2445" w:type="dxa"/>
          </w:tcPr>
          <w:p w14:paraId="0B98E6B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  <w:color w:val="000000"/>
              </w:rPr>
              <w:t xml:space="preserve"> /changes</w:t>
            </w:r>
          </w:p>
        </w:tc>
        <w:tc>
          <w:tcPr>
            <w:tcW w:w="2400" w:type="dxa"/>
          </w:tcPr>
          <w:p w14:paraId="03D6D2F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outbox / custom API</w:t>
            </w:r>
          </w:p>
        </w:tc>
        <w:tc>
          <w:tcPr>
            <w:tcW w:w="1695" w:type="dxa"/>
          </w:tcPr>
          <w:p w14:paraId="63673BB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UC-B1</w:t>
            </w:r>
          </w:p>
        </w:tc>
      </w:tr>
      <w:tr w:rsidR="00BA4A2F" w14:paraId="4BEF1074" w14:textId="77777777" w:rsidTr="00BA4A2F">
        <w:tc>
          <w:tcPr>
            <w:tcW w:w="1260" w:type="dxa"/>
          </w:tcPr>
          <w:p w14:paraId="1DE248B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INT-10</w:t>
            </w:r>
          </w:p>
        </w:tc>
        <w:tc>
          <w:tcPr>
            <w:tcW w:w="1845" w:type="dxa"/>
          </w:tcPr>
          <w:p w14:paraId="0D0BD32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Полная первичная загрузка данных</w:t>
            </w:r>
          </w:p>
        </w:tc>
        <w:tc>
          <w:tcPr>
            <w:tcW w:w="2445" w:type="dxa"/>
          </w:tcPr>
          <w:p w14:paraId="19AFFD4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  <w:color w:val="000000"/>
              </w:rPr>
              <w:t xml:space="preserve"> list + get</w:t>
            </w:r>
          </w:p>
        </w:tc>
        <w:tc>
          <w:tcPr>
            <w:tcW w:w="2400" w:type="dxa"/>
          </w:tcPr>
          <w:p w14:paraId="0F9511B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REST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iblock.element.*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  <w:tc>
          <w:tcPr>
            <w:tcW w:w="1695" w:type="dxa"/>
          </w:tcPr>
          <w:p w14:paraId="64D49F4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UC-D1</w:t>
            </w:r>
          </w:p>
        </w:tc>
      </w:tr>
    </w:tbl>
    <w:p w14:paraId="2D570BAE" w14:textId="77777777" w:rsidR="00BA4A2F" w:rsidRDefault="00187031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6.2. Общие поля payload webhook (INT-01…05, 08)</w:t>
      </w:r>
    </w:p>
    <w:p w14:paraId="7F67EE5F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Payload</w:t>
      </w:r>
      <w:r>
        <w:rPr>
          <w:rFonts w:ascii="Arial" w:eastAsia="Arial" w:hAnsi="Arial" w:cs="Arial"/>
          <w:color w:val="000000"/>
        </w:rPr>
        <w:t xml:space="preserve"> — тело JSON исходящего </w:t>
      </w:r>
      <w:r>
        <w:rPr>
          <w:rFonts w:ascii="Arial" w:eastAsia="Arial" w:hAnsi="Arial" w:cs="Arial"/>
          <w:b/>
          <w:bCs/>
          <w:color w:val="000000"/>
        </w:rPr>
        <w:t>POST</w:t>
      </w:r>
      <w:r>
        <w:rPr>
          <w:rFonts w:ascii="Arial" w:eastAsia="Arial" w:hAnsi="Arial" w:cs="Arial"/>
          <w:color w:val="000000"/>
        </w:rPr>
        <w:t xml:space="preserve"> на endpoint </w:t>
      </w:r>
      <w:r>
        <w:rPr>
          <w:rFonts w:ascii="Arial" w:eastAsia="Arial" w:hAnsi="Arial" w:cs="Arial"/>
        </w:rPr>
        <w:t>суфлера</w:t>
      </w:r>
      <w:r>
        <w:rPr>
          <w:rFonts w:ascii="Arial" w:eastAsia="Arial" w:hAnsi="Arial" w:cs="Arial"/>
          <w:color w:val="000000"/>
        </w:rPr>
        <w:t xml:space="preserve">. </w:t>
      </w:r>
      <w:r w:rsidRPr="00187031">
        <w:rPr>
          <w:rFonts w:ascii="Arial" w:eastAsia="Arial" w:hAnsi="Arial" w:cs="Arial"/>
          <w:color w:val="000000"/>
          <w:lang w:val="ru-RU"/>
        </w:rPr>
        <w:t xml:space="preserve">Формируется модулем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proofErr w:type="gramEnd"/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t>sync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[Доработка]</w:t>
      </w:r>
      <w:r w:rsidRPr="00187031">
        <w:rPr>
          <w:rFonts w:ascii="Arial" w:eastAsia="Arial" w:hAnsi="Arial" w:cs="Arial"/>
          <w:color w:val="000000"/>
          <w:lang w:val="ru-RU"/>
        </w:rPr>
        <w:t xml:space="preserve"> при срабатывании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[Штатно]</w:t>
      </w:r>
      <w:r w:rsidRPr="00187031">
        <w:rPr>
          <w:rFonts w:ascii="Arial" w:eastAsia="Arial" w:hAnsi="Arial" w:cs="Arial"/>
          <w:color w:val="000000"/>
          <w:lang w:val="ru-RU"/>
        </w:rPr>
        <w:t xml:space="preserve"> событий инфоблока; это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187031">
        <w:rPr>
          <w:rFonts w:ascii="Arial" w:eastAsia="Arial" w:hAnsi="Arial" w:cs="Arial"/>
          <w:color w:val="000000"/>
          <w:lang w:val="ru-RU"/>
        </w:rPr>
        <w:t xml:space="preserve"> копия ответа </w:t>
      </w:r>
      <w:r>
        <w:rPr>
          <w:rFonts w:ascii="Arial" w:eastAsia="Arial" w:hAnsi="Arial" w:cs="Arial"/>
          <w:color w:val="000000"/>
          <w:sz w:val="22"/>
          <w:szCs w:val="22"/>
        </w:rPr>
        <w:t>iblock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t>element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t>get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51309C62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Транспорт [Доработка]: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POST https://{gateway}/api/v1/knowledge/events</w:t>
      </w:r>
      <w:r>
        <w:rPr>
          <w:rFonts w:ascii="Arial" w:eastAsia="Arial" w:hAnsi="Arial" w:cs="Arial"/>
          <w:color w:val="000000"/>
        </w:rPr>
        <w:br/>
        <w:t xml:space="preserve">Заголовки: </w:t>
      </w:r>
      <w:r>
        <w:rPr>
          <w:rFonts w:ascii="Arial" w:eastAsia="Arial" w:hAnsi="Arial" w:cs="Arial"/>
          <w:color w:val="000000"/>
          <w:sz w:val="22"/>
          <w:szCs w:val="22"/>
        </w:rPr>
        <w:t>Content-Type: application/json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X-Sufler-Event-Id: {event_id}</w:t>
      </w:r>
      <w:r>
        <w:rPr>
          <w:rFonts w:ascii="Arial" w:eastAsia="Arial" w:hAnsi="Arial" w:cs="Arial"/>
          <w:color w:val="000000"/>
        </w:rPr>
        <w:t xml:space="preserve">, опционально </w:t>
      </w:r>
      <w:r>
        <w:rPr>
          <w:rFonts w:ascii="Arial" w:eastAsia="Arial" w:hAnsi="Arial" w:cs="Arial"/>
          <w:color w:val="000000"/>
          <w:sz w:val="22"/>
          <w:szCs w:val="22"/>
        </w:rPr>
        <w:t>X-Sufler-Signature: HMAC-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SHA256(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body, secret)</w:t>
      </w:r>
      <w:r>
        <w:rPr>
          <w:rFonts w:ascii="Arial" w:eastAsia="Arial" w:hAnsi="Arial" w:cs="Arial"/>
          <w:color w:val="000000"/>
        </w:rPr>
        <w:t xml:space="preserve"> (требование </w:t>
      </w:r>
      <w:commentRangeStart w:id="174"/>
      <w:r>
        <w:rPr>
          <w:rFonts w:ascii="Arial" w:eastAsia="Arial" w:hAnsi="Arial" w:cs="Arial"/>
          <w:b/>
          <w:bCs/>
          <w:color w:val="000000"/>
        </w:rPr>
        <w:t>ИБ</w:t>
      </w:r>
      <w:commentRangeEnd w:id="174"/>
      <w:r w:rsidR="007B1009">
        <w:rPr>
          <w:rStyle w:val="afff3"/>
        </w:rPr>
        <w:commentReference w:id="174"/>
      </w:r>
      <w:r>
        <w:rPr>
          <w:rFonts w:ascii="Arial" w:eastAsia="Arial" w:hAnsi="Arial" w:cs="Arial"/>
          <w:color w:val="000000"/>
        </w:rPr>
        <w:t>).</w:t>
      </w:r>
    </w:p>
    <w:tbl>
      <w:tblPr>
        <w:tblStyle w:val="af9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0"/>
        <w:gridCol w:w="1665"/>
        <w:gridCol w:w="1290"/>
        <w:gridCol w:w="2460"/>
        <w:gridCol w:w="2460"/>
      </w:tblGrid>
      <w:tr w:rsidR="00BA4A2F" w14:paraId="5A2080BC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0" w:type="dxa"/>
            <w:tcBorders>
              <w:bottom w:val="single" w:sz="8" w:space="0" w:color="000000"/>
            </w:tcBorders>
          </w:tcPr>
          <w:p w14:paraId="50EC4EC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1665" w:type="dxa"/>
            <w:tcBorders>
              <w:bottom w:val="single" w:sz="8" w:space="0" w:color="000000"/>
            </w:tcBorders>
          </w:tcPr>
          <w:p w14:paraId="1496960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Тип</w:t>
            </w:r>
          </w:p>
        </w:tc>
        <w:tc>
          <w:tcPr>
            <w:tcW w:w="1290" w:type="dxa"/>
            <w:tcBorders>
              <w:bottom w:val="single" w:sz="8" w:space="0" w:color="000000"/>
            </w:tcBorders>
          </w:tcPr>
          <w:p w14:paraId="7005BEA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Обяз.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276F735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79A8C1D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BA4A2F" w:rsidRPr="000B0CAA" w14:paraId="68469C94" w14:textId="77777777" w:rsidTr="00BA4A2F">
        <w:tc>
          <w:tcPr>
            <w:tcW w:w="1470" w:type="dxa"/>
          </w:tcPr>
          <w:p w14:paraId="2BF7986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event_id</w:t>
            </w:r>
          </w:p>
        </w:tc>
        <w:tc>
          <w:tcPr>
            <w:tcW w:w="1665" w:type="dxa"/>
          </w:tcPr>
          <w:p w14:paraId="549F1ED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UUID</w:t>
            </w:r>
          </w:p>
        </w:tc>
        <w:tc>
          <w:tcPr>
            <w:tcW w:w="1290" w:type="dxa"/>
          </w:tcPr>
          <w:p w14:paraId="776EA2A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6A63A3C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0B8E2C4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Уникальный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сообщения; генерирует модуль </w:t>
            </w:r>
            <w:r>
              <w:rPr>
                <w:rFonts w:ascii="Arial" w:eastAsia="Arial" w:hAnsi="Arial" w:cs="Arial"/>
                <w:color w:val="000000"/>
              </w:rPr>
              <w:t>sync</w:t>
            </w:r>
          </w:p>
        </w:tc>
      </w:tr>
      <w:tr w:rsidR="00BA4A2F" w:rsidRPr="000B0CAA" w14:paraId="7A5820E5" w14:textId="77777777" w:rsidTr="00BA4A2F">
        <w:tc>
          <w:tcPr>
            <w:tcW w:w="1470" w:type="dxa"/>
          </w:tcPr>
          <w:p w14:paraId="77F1B75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event_type</w:t>
            </w:r>
          </w:p>
        </w:tc>
        <w:tc>
          <w:tcPr>
            <w:tcW w:w="1665" w:type="dxa"/>
          </w:tcPr>
          <w:p w14:paraId="0F13CC8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string</w:t>
            </w:r>
          </w:p>
        </w:tc>
        <w:tc>
          <w:tcPr>
            <w:tcW w:w="1290" w:type="dxa"/>
          </w:tcPr>
          <w:p w14:paraId="0599AF1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73DF7FC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60355DB0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Словарь проекта (</w:t>
            </w:r>
            <w:r w:rsidRPr="00187031">
              <w:rPr>
                <w:rFonts w:ascii="Arial" w:eastAsia="Arial" w:hAnsi="Arial" w:cs="Arial"/>
                <w:lang w:val="ru-RU"/>
              </w:rPr>
              <w:t>п.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6.1), не метод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</w:p>
        </w:tc>
      </w:tr>
      <w:tr w:rsidR="00BA4A2F" w:rsidRPr="000B0CAA" w14:paraId="49328F8D" w14:textId="77777777" w:rsidTr="00BA4A2F">
        <w:tc>
          <w:tcPr>
            <w:tcW w:w="1470" w:type="dxa"/>
          </w:tcPr>
          <w:p w14:paraId="21F2E9F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occurred_at</w:t>
            </w:r>
          </w:p>
        </w:tc>
        <w:tc>
          <w:tcPr>
            <w:tcW w:w="1665" w:type="dxa"/>
          </w:tcPr>
          <w:p w14:paraId="7F06EE2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ISO-8601</w:t>
            </w:r>
          </w:p>
        </w:tc>
        <w:tc>
          <w:tcPr>
            <w:tcW w:w="1290" w:type="dxa"/>
          </w:tcPr>
          <w:p w14:paraId="47EBB30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383ED6A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5DBD7B5D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Время бизнес-события в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</w:p>
        </w:tc>
      </w:tr>
      <w:tr w:rsidR="00BA4A2F" w14:paraId="1F69BB49" w14:textId="77777777" w:rsidTr="00BA4A2F">
        <w:tc>
          <w:tcPr>
            <w:tcW w:w="1470" w:type="dxa"/>
          </w:tcPr>
          <w:p w14:paraId="33B9FC3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article_id</w:t>
            </w:r>
          </w:p>
        </w:tc>
        <w:tc>
          <w:tcPr>
            <w:tcW w:w="1665" w:type="dxa"/>
          </w:tcPr>
          <w:p w14:paraId="010DF50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</w:t>
            </w:r>
          </w:p>
        </w:tc>
        <w:tc>
          <w:tcPr>
            <w:tcW w:w="1290" w:type="dxa"/>
          </w:tcPr>
          <w:p w14:paraId="0F7E74C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0152983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  <w:sdt>
              <w:sdtPr>
                <w:tag w:val="goog_rdk_7"/>
                <w:id w:val="-3650501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поле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>
              <w:rPr>
                <w:rFonts w:ascii="Arial" w:eastAsia="Arial" w:hAnsi="Arial" w:cs="Arial"/>
                <w:color w:val="000000"/>
              </w:rPr>
              <w:t xml:space="preserve"> элемента</w:t>
            </w:r>
          </w:p>
        </w:tc>
        <w:tc>
          <w:tcPr>
            <w:tcW w:w="2460" w:type="dxa"/>
          </w:tcPr>
          <w:p w14:paraId="58A7260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 статьи в инфоблоке</w:t>
            </w:r>
          </w:p>
        </w:tc>
      </w:tr>
      <w:tr w:rsidR="00BA4A2F" w14:paraId="49100276" w14:textId="77777777" w:rsidTr="00BA4A2F">
        <w:tc>
          <w:tcPr>
            <w:tcW w:w="1470" w:type="dxa"/>
          </w:tcPr>
          <w:p w14:paraId="3642AEB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</w:p>
        </w:tc>
        <w:tc>
          <w:tcPr>
            <w:tcW w:w="1665" w:type="dxa"/>
          </w:tcPr>
          <w:p w14:paraId="3735A27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</w:t>
            </w:r>
          </w:p>
        </w:tc>
        <w:tc>
          <w:tcPr>
            <w:tcW w:w="1290" w:type="dxa"/>
          </w:tcPr>
          <w:p w14:paraId="1FA645A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48CA3D9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  <w:sdt>
              <w:sdtPr>
                <w:tag w:val="goog_rdk_8"/>
                <w:id w:val="21246553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</w:p>
        </w:tc>
        <w:tc>
          <w:tcPr>
            <w:tcW w:w="2460" w:type="dxa"/>
          </w:tcPr>
          <w:p w14:paraId="11AA306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 инфоблока СУЗ</w:t>
            </w:r>
          </w:p>
        </w:tc>
      </w:tr>
      <w:tr w:rsidR="00BA4A2F" w14:paraId="265D1699" w14:textId="77777777" w:rsidTr="00BA4A2F">
        <w:tc>
          <w:tcPr>
            <w:tcW w:w="1470" w:type="dxa"/>
          </w:tcPr>
          <w:p w14:paraId="063B4C4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section_id</w:t>
            </w:r>
          </w:p>
        </w:tc>
        <w:tc>
          <w:tcPr>
            <w:tcW w:w="1665" w:type="dxa"/>
          </w:tcPr>
          <w:p w14:paraId="2BEADAE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</w:t>
            </w:r>
          </w:p>
        </w:tc>
        <w:tc>
          <w:tcPr>
            <w:tcW w:w="1290" w:type="dxa"/>
          </w:tcPr>
          <w:p w14:paraId="6BDB7FF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2460" w:type="dxa"/>
          </w:tcPr>
          <w:p w14:paraId="5ECA0B1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  <w:sdt>
              <w:sdtPr>
                <w:tag w:val="goog_rdk_9"/>
                <w:id w:val="7401035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раздел элемента</w:t>
                </w:r>
              </w:sdtContent>
            </w:sdt>
          </w:p>
        </w:tc>
        <w:tc>
          <w:tcPr>
            <w:tcW w:w="2460" w:type="dxa"/>
          </w:tcPr>
          <w:p w14:paraId="081846B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Узел каталога СУЗ</w:t>
            </w:r>
          </w:p>
        </w:tc>
      </w:tr>
      <w:tr w:rsidR="00BA4A2F" w:rsidRPr="000B0CAA" w14:paraId="06763F20" w14:textId="77777777" w:rsidTr="00BA4A2F">
        <w:tc>
          <w:tcPr>
            <w:tcW w:w="1470" w:type="dxa"/>
          </w:tcPr>
          <w:p w14:paraId="5C38AFB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</w:p>
        </w:tc>
        <w:tc>
          <w:tcPr>
            <w:tcW w:w="1665" w:type="dxa"/>
          </w:tcPr>
          <w:p w14:paraId="05B8F76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string</w:t>
            </w:r>
          </w:p>
        </w:tc>
        <w:tc>
          <w:tcPr>
            <w:tcW w:w="1290" w:type="dxa"/>
          </w:tcPr>
          <w:p w14:paraId="23F8566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2460" w:type="dxa"/>
          </w:tcPr>
          <w:p w14:paraId="09169BE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4367F6DC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редакции по правилам банка (*для версионных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BA4A2F" w14:paraId="00312B19" w14:textId="77777777" w:rsidTr="00BA4A2F">
        <w:tc>
          <w:tcPr>
            <w:tcW w:w="1470" w:type="dxa"/>
          </w:tcPr>
          <w:p w14:paraId="0160630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version_number</w:t>
            </w:r>
          </w:p>
        </w:tc>
        <w:tc>
          <w:tcPr>
            <w:tcW w:w="1665" w:type="dxa"/>
          </w:tcPr>
          <w:p w14:paraId="69C2CF9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</w:t>
            </w:r>
          </w:p>
        </w:tc>
        <w:tc>
          <w:tcPr>
            <w:tcW w:w="1290" w:type="dxa"/>
          </w:tcPr>
          <w:p w14:paraId="71A1BBF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2460" w:type="dxa"/>
          </w:tcPr>
          <w:p w14:paraId="64B5440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18FEC0A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Порядковый номер версии</w:t>
            </w:r>
          </w:p>
        </w:tc>
      </w:tr>
      <w:tr w:rsidR="00BA4A2F" w:rsidRPr="000B0CAA" w14:paraId="13D749D7" w14:textId="77777777" w:rsidTr="00BA4A2F">
        <w:tc>
          <w:tcPr>
            <w:tcW w:w="1470" w:type="dxa"/>
          </w:tcPr>
          <w:p w14:paraId="794F178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</w:t>
            </w:r>
          </w:p>
        </w:tc>
        <w:tc>
          <w:tcPr>
            <w:tcW w:w="1665" w:type="dxa"/>
          </w:tcPr>
          <w:p w14:paraId="6A47624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bool</w:t>
            </w:r>
          </w:p>
        </w:tc>
        <w:tc>
          <w:tcPr>
            <w:tcW w:w="1290" w:type="dxa"/>
          </w:tcPr>
          <w:p w14:paraId="4F920EC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314E42C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2264E5F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Единственная актуальная версия для КЦ</w:t>
            </w:r>
          </w:p>
        </w:tc>
      </w:tr>
      <w:tr w:rsidR="00BA4A2F" w14:paraId="0EA1CEAF" w14:textId="77777777" w:rsidTr="00BA4A2F">
        <w:tc>
          <w:tcPr>
            <w:tcW w:w="1470" w:type="dxa"/>
          </w:tcPr>
          <w:p w14:paraId="4538826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1665" w:type="dxa"/>
          </w:tcPr>
          <w:p w14:paraId="23EFF70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enum</w:t>
            </w:r>
          </w:p>
        </w:tc>
        <w:tc>
          <w:tcPr>
            <w:tcW w:w="1290" w:type="dxa"/>
          </w:tcPr>
          <w:p w14:paraId="47E464D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1FFD66C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575C652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draft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published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archived</w:t>
            </w:r>
            <w:r>
              <w:rPr>
                <w:rFonts w:ascii="Arial" w:eastAsia="Arial" w:hAnsi="Arial" w:cs="Arial"/>
                <w:color w:val="000000"/>
              </w:rPr>
              <w:t xml:space="preserve"> (не путать 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BA4A2F" w14:paraId="2C2491CE" w14:textId="77777777" w:rsidTr="00BA4A2F">
        <w:tc>
          <w:tcPr>
            <w:tcW w:w="1470" w:type="dxa"/>
          </w:tcPr>
          <w:p w14:paraId="7082BB8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checksum</w:t>
            </w:r>
          </w:p>
        </w:tc>
        <w:tc>
          <w:tcPr>
            <w:tcW w:w="1665" w:type="dxa"/>
          </w:tcPr>
          <w:p w14:paraId="6262285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string</w:t>
            </w:r>
          </w:p>
        </w:tc>
        <w:tc>
          <w:tcPr>
            <w:tcW w:w="1290" w:type="dxa"/>
          </w:tcPr>
          <w:p w14:paraId="6AB1EE2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470A9E5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7D687A3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sha256 нормализованного текста</w:t>
            </w:r>
          </w:p>
        </w:tc>
      </w:tr>
      <w:tr w:rsidR="00BA4A2F" w14:paraId="18DF0075" w14:textId="77777777" w:rsidTr="00BA4A2F">
        <w:tc>
          <w:tcPr>
            <w:tcW w:w="1470" w:type="dxa"/>
          </w:tcPr>
          <w:p w14:paraId="11FA43C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changed_fields</w:t>
            </w:r>
          </w:p>
        </w:tc>
        <w:tc>
          <w:tcPr>
            <w:tcW w:w="1665" w:type="dxa"/>
          </w:tcPr>
          <w:p w14:paraId="490829F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string[]</w:t>
            </w:r>
          </w:p>
        </w:tc>
        <w:tc>
          <w:tcPr>
            <w:tcW w:w="1290" w:type="dxa"/>
          </w:tcPr>
          <w:p w14:paraId="593F242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2460" w:type="dxa"/>
          </w:tcPr>
          <w:p w14:paraId="6659C45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1CCDA92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Коды полей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DETAIL_TEXT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eastAsia="Arial" w:hAnsi="Arial" w:cs="Arial"/>
                <w:color w:val="000000"/>
              </w:rPr>
              <w:t>, …)</w:t>
            </w:r>
          </w:p>
        </w:tc>
      </w:tr>
      <w:tr w:rsidR="00BA4A2F" w:rsidRPr="000B0CAA" w14:paraId="30F1F907" w14:textId="77777777" w:rsidTr="00BA4A2F">
        <w:tc>
          <w:tcPr>
            <w:tcW w:w="1470" w:type="dxa"/>
          </w:tcPr>
          <w:p w14:paraId="3E21405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</w:p>
        </w:tc>
        <w:tc>
          <w:tcPr>
            <w:tcW w:w="1665" w:type="dxa"/>
          </w:tcPr>
          <w:p w14:paraId="1CAD965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url</w:t>
            </w:r>
          </w:p>
        </w:tc>
        <w:tc>
          <w:tcPr>
            <w:tcW w:w="1290" w:type="dxa"/>
          </w:tcPr>
          <w:p w14:paraId="4A6DF19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76DAAB4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3DE90F05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Стабильный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для оператора (из шаблонов сайта)</w:t>
            </w:r>
          </w:p>
        </w:tc>
      </w:tr>
      <w:tr w:rsidR="00BA4A2F" w14:paraId="19CA1C30" w14:textId="77777777" w:rsidTr="00BA4A2F">
        <w:tc>
          <w:tcPr>
            <w:tcW w:w="1470" w:type="dxa"/>
          </w:tcPr>
          <w:p w14:paraId="4DEB3C9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locale</w:t>
            </w:r>
          </w:p>
        </w:tc>
        <w:tc>
          <w:tcPr>
            <w:tcW w:w="1665" w:type="dxa"/>
          </w:tcPr>
          <w:p w14:paraId="548025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string</w:t>
            </w:r>
          </w:p>
        </w:tc>
        <w:tc>
          <w:tcPr>
            <w:tcW w:w="1290" w:type="dxa"/>
          </w:tcPr>
          <w:p w14:paraId="5328A5C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596BD12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1844930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</w:t>
            </w:r>
          </w:p>
        </w:tc>
      </w:tr>
      <w:tr w:rsidR="00BA4A2F" w14:paraId="06493153" w14:textId="77777777" w:rsidTr="00BA4A2F">
        <w:tc>
          <w:tcPr>
            <w:tcW w:w="1470" w:type="dxa"/>
          </w:tcPr>
          <w:p w14:paraId="79A8155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visibility_scope</w:t>
            </w:r>
          </w:p>
        </w:tc>
        <w:tc>
          <w:tcPr>
            <w:tcW w:w="1665" w:type="dxa"/>
          </w:tcPr>
          <w:p w14:paraId="40474B0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string[]</w:t>
            </w:r>
          </w:p>
        </w:tc>
        <w:tc>
          <w:tcPr>
            <w:tcW w:w="1290" w:type="dxa"/>
          </w:tcPr>
          <w:p w14:paraId="0A16FE3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2460" w:type="dxa"/>
          </w:tcPr>
          <w:p w14:paraId="2F23BC0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460" w:type="dxa"/>
          </w:tcPr>
          <w:p w14:paraId="08F0506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Аудитория, напр.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["kc_operator"]</w:t>
            </w:r>
          </w:p>
        </w:tc>
      </w:tr>
    </w:tbl>
    <w:p w14:paraId="40F5EF94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761F7F87" wp14:editId="316C5E8C">
                <wp:extent cx="12700" cy="19050"/>
                <wp:effectExtent l="0" t="0" r="0" b="0"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707535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F7F87" id="Прямоугольник 10" o:spid="_x0000_s1029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6707535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F4E3F9" w14:textId="77777777" w:rsidR="00BA4A2F" w:rsidRDefault="00187031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INT-01. Публикация статьи в СУЗ</w:t>
      </w:r>
    </w:p>
    <w:p w14:paraId="0EDA8DD1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UC:</w:t>
      </w:r>
      <w:r>
        <w:rPr>
          <w:rFonts w:ascii="Arial" w:eastAsia="Arial" w:hAnsi="Arial" w:cs="Arial"/>
          <w:color w:val="000000"/>
        </w:rPr>
        <w:t xml:space="preserve"> UC-A1 · </w:t>
      </w:r>
      <w:r>
        <w:rPr>
          <w:rFonts w:ascii="Arial" w:eastAsia="Arial" w:hAnsi="Arial" w:cs="Arial"/>
          <w:b/>
          <w:bCs/>
          <w:color w:val="000000"/>
        </w:rPr>
        <w:t>Цепочка:</w:t>
      </w:r>
      <w:sdt>
        <w:sdtPr>
          <w:tag w:val="goog_rdk_10"/>
          <w:id w:val="16610408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webhook (ниже)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INT-06</w:t>
      </w:r>
      <w:sdt>
        <w:sdtPr>
          <w:tag w:val="goog_rdk_11"/>
          <w:id w:val="192876365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GET → индексация.</w:t>
          </w:r>
        </w:sdtContent>
      </w:sdt>
    </w:p>
    <w:p w14:paraId="717F53E7" w14:textId="77777777" w:rsidR="00BA4A2F" w:rsidRPr="00187031" w:rsidRDefault="00187031">
      <w:pPr>
        <w:rPr>
          <w:i/>
          <w:iCs/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3CC2C1F9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Редактор СУЗ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впервые опубликовал</w:t>
      </w:r>
      <w:r w:rsidRPr="00187031">
        <w:rPr>
          <w:rFonts w:ascii="Arial" w:eastAsia="Arial" w:hAnsi="Arial" w:cs="Arial"/>
          <w:color w:val="000000"/>
          <w:lang w:val="ru-RU"/>
        </w:rPr>
        <w:t xml:space="preserve"> статью (активный элемент инфоблока). </w:t>
      </w: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 фиксирует событие, шлёт </w:t>
      </w:r>
      <w:r>
        <w:rPr>
          <w:rFonts w:ascii="Arial" w:eastAsia="Arial" w:hAnsi="Arial" w:cs="Arial"/>
          <w:color w:val="000000"/>
        </w:rPr>
        <w:t>webhook</w:t>
      </w:r>
      <w:r w:rsidRPr="00187031">
        <w:rPr>
          <w:rFonts w:ascii="Arial" w:eastAsia="Arial" w:hAnsi="Arial" w:cs="Arial"/>
          <w:color w:val="000000"/>
          <w:lang w:val="ru-RU"/>
        </w:rPr>
        <w:t>; суфлёр догружает текст и индексирует для КЦ.</w:t>
      </w:r>
    </w:p>
    <w:p w14:paraId="16984D71" w14:textId="77777777" w:rsidR="00BA4A2F" w:rsidRPr="00187031" w:rsidRDefault="00187031">
      <w:pPr>
        <w:rPr>
          <w:i/>
          <w:iCs/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2. Какие требования из общего списка (раздел 4.2) относятся к этому сценарию</w:t>
      </w:r>
      <w:r w:rsidRPr="00187031">
        <w:rPr>
          <w:i/>
          <w:iCs/>
          <w:lang w:val="ru-RU"/>
        </w:rPr>
        <w:t xml:space="preserve"> </w:t>
      </w:r>
    </w:p>
    <w:tbl>
      <w:tblPr>
        <w:tblStyle w:val="afa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0"/>
        <w:gridCol w:w="1605"/>
        <w:gridCol w:w="4455"/>
        <w:gridCol w:w="2670"/>
      </w:tblGrid>
      <w:tr w:rsidR="00BA4A2F" w14:paraId="7D61ACF7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0" w:type="dxa"/>
            <w:tcBorders>
              <w:bottom w:val="single" w:sz="8" w:space="0" w:color="000000"/>
            </w:tcBorders>
          </w:tcPr>
          <w:p w14:paraId="6BDFB5A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№</w:t>
            </w:r>
          </w:p>
        </w:tc>
        <w:tc>
          <w:tcPr>
            <w:tcW w:w="1605" w:type="dxa"/>
            <w:tcBorders>
              <w:bottom w:val="single" w:sz="8" w:space="0" w:color="000000"/>
            </w:tcBorders>
          </w:tcPr>
          <w:p w14:paraId="00498E9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4455" w:type="dxa"/>
            <w:tcBorders>
              <w:bottom w:val="single" w:sz="8" w:space="0" w:color="000000"/>
            </w:tcBorders>
          </w:tcPr>
          <w:p w14:paraId="20EFB0C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 (API / CMS)</w:t>
            </w:r>
          </w:p>
        </w:tc>
        <w:tc>
          <w:tcPr>
            <w:tcW w:w="2670" w:type="dxa"/>
            <w:tcBorders>
              <w:bottom w:val="single" w:sz="8" w:space="0" w:color="000000"/>
            </w:tcBorders>
          </w:tcPr>
          <w:p w14:paraId="265DF3E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14:paraId="7C1A0A78" w14:textId="77777777" w:rsidTr="00BA4A2F">
        <w:tc>
          <w:tcPr>
            <w:tcW w:w="630" w:type="dxa"/>
          </w:tcPr>
          <w:p w14:paraId="273582B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605" w:type="dxa"/>
          </w:tcPr>
          <w:p w14:paraId="4AE420B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Реакция на создание/изменение</w:t>
            </w:r>
          </w:p>
        </w:tc>
        <w:tc>
          <w:tcPr>
            <w:tcW w:w="4455" w:type="dxa"/>
          </w:tcPr>
          <w:p w14:paraId="2CC7C07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OnAfterIBlockElementAdd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Update</w:t>
            </w:r>
          </w:p>
        </w:tc>
        <w:tc>
          <w:tcPr>
            <w:tcW w:w="2670" w:type="dxa"/>
          </w:tcPr>
          <w:p w14:paraId="06300AC6" w14:textId="77777777" w:rsidR="00BA4A2F" w:rsidRDefault="000B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"/>
                <w:id w:val="-103981522"/>
              </w:sdtPr>
              <w:sdtEndPr/>
              <w:sdtContent>
                <w:r w:rsidR="00187031">
                  <w:rPr>
                    <w:rFonts w:ascii="Arial Unicode MS" w:eastAsia="Arial Unicode MS" w:hAnsi="Arial Unicode MS" w:cs="Arial Unicode MS"/>
                    <w:color w:val="000000"/>
                  </w:rPr>
                  <w:t>Обработчик модуля → payload + outbox</w:t>
                </w:r>
              </w:sdtContent>
            </w:sdt>
          </w:p>
        </w:tc>
      </w:tr>
      <w:tr w:rsidR="00BA4A2F" w14:paraId="72C9922A" w14:textId="77777777" w:rsidTr="00BA4A2F">
        <w:tc>
          <w:tcPr>
            <w:tcW w:w="630" w:type="dxa"/>
          </w:tcPr>
          <w:p w14:paraId="0E1094C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1605" w:type="dxa"/>
          </w:tcPr>
          <w:p w14:paraId="2D297C6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Push-уведомление</w:t>
            </w:r>
          </w:p>
        </w:tc>
        <w:tc>
          <w:tcPr>
            <w:tcW w:w="4455" w:type="dxa"/>
          </w:tcPr>
          <w:p w14:paraId="2B954B0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2670" w:type="dxa"/>
          </w:tcPr>
          <w:p w14:paraId="196C822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HTTP POST webhook</w:t>
            </w:r>
          </w:p>
        </w:tc>
      </w:tr>
      <w:tr w:rsidR="00BA4A2F" w14:paraId="4351DE50" w14:textId="77777777" w:rsidTr="00BA4A2F">
        <w:tc>
          <w:tcPr>
            <w:tcW w:w="630" w:type="dxa"/>
          </w:tcPr>
          <w:p w14:paraId="39F9557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605" w:type="dxa"/>
          </w:tcPr>
          <w:p w14:paraId="2D50619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Надёжная доставка</w:t>
            </w:r>
          </w:p>
        </w:tc>
        <w:tc>
          <w:tcPr>
            <w:tcW w:w="4455" w:type="dxa"/>
          </w:tcPr>
          <w:p w14:paraId="7FBDA46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2670" w:type="dxa"/>
          </w:tcPr>
          <w:p w14:paraId="295880C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Таблица outbox, retry</w:t>
            </w:r>
          </w:p>
        </w:tc>
      </w:tr>
      <w:tr w:rsidR="00BA4A2F" w14:paraId="72F047FF" w14:textId="77777777" w:rsidTr="00BA4A2F">
        <w:tc>
          <w:tcPr>
            <w:tcW w:w="630" w:type="dxa"/>
          </w:tcPr>
          <w:p w14:paraId="36CA727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605" w:type="dxa"/>
          </w:tcPr>
          <w:p w14:paraId="0F96ED9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Уникальность сообщений</w:t>
            </w:r>
          </w:p>
        </w:tc>
        <w:tc>
          <w:tcPr>
            <w:tcW w:w="4455" w:type="dxa"/>
          </w:tcPr>
          <w:p w14:paraId="2C24AA7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2670" w:type="dxa"/>
          </w:tcPr>
          <w:p w14:paraId="15AB97E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  <w:color w:val="000000"/>
              </w:rPr>
              <w:t xml:space="preserve"> (UUID)</w:t>
            </w:r>
          </w:p>
        </w:tc>
      </w:tr>
      <w:tr w:rsidR="00BA4A2F" w14:paraId="2E47C397" w14:textId="77777777" w:rsidTr="00BA4A2F">
        <w:tc>
          <w:tcPr>
            <w:tcW w:w="630" w:type="dxa"/>
          </w:tcPr>
          <w:p w14:paraId="0706E6D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605" w:type="dxa"/>
          </w:tcPr>
          <w:p w14:paraId="2ED3956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 draft/published</w:t>
            </w:r>
          </w:p>
        </w:tc>
        <w:tc>
          <w:tcPr>
            <w:tcW w:w="4455" w:type="dxa"/>
          </w:tcPr>
          <w:p w14:paraId="0617B0E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Частично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2670" w:type="dxa"/>
          </w:tcPr>
          <w:p w14:paraId="55EADDB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Вычислить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status=published</w:t>
            </w:r>
          </w:p>
        </w:tc>
      </w:tr>
      <w:tr w:rsidR="00BA4A2F" w14:paraId="45643D4E" w14:textId="77777777" w:rsidTr="00BA4A2F">
        <w:tc>
          <w:tcPr>
            <w:tcW w:w="630" w:type="dxa"/>
          </w:tcPr>
          <w:p w14:paraId="12274E1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1605" w:type="dxa"/>
          </w:tcPr>
          <w:p w14:paraId="08EBF18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Версионность</w:t>
            </w:r>
          </w:p>
        </w:tc>
        <w:tc>
          <w:tcPr>
            <w:tcW w:w="4455" w:type="dxa"/>
          </w:tcPr>
          <w:p w14:paraId="5E9E40E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Частично история элемента</w:t>
            </w:r>
          </w:p>
        </w:tc>
        <w:tc>
          <w:tcPr>
            <w:tcW w:w="2670" w:type="dxa"/>
          </w:tcPr>
          <w:p w14:paraId="782BDA5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version_number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</w:t>
            </w:r>
          </w:p>
        </w:tc>
      </w:tr>
      <w:tr w:rsidR="00BA4A2F" w14:paraId="1B636924" w14:textId="77777777" w:rsidTr="00BA4A2F">
        <w:tc>
          <w:tcPr>
            <w:tcW w:w="630" w:type="dxa"/>
          </w:tcPr>
          <w:p w14:paraId="3190C35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605" w:type="dxa"/>
          </w:tcPr>
          <w:p w14:paraId="19A37B1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Какие поля менялись</w:t>
            </w:r>
          </w:p>
        </w:tc>
        <w:tc>
          <w:tcPr>
            <w:tcW w:w="4455" w:type="dxa"/>
          </w:tcPr>
          <w:p w14:paraId="2FB5CC9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2670" w:type="dxa"/>
          </w:tcPr>
          <w:p w14:paraId="6C768F4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changed_fields[]</w:t>
            </w:r>
          </w:p>
        </w:tc>
      </w:tr>
      <w:tr w:rsidR="00BA4A2F" w14:paraId="2DECE7B5" w14:textId="77777777" w:rsidTr="00BA4A2F">
        <w:tc>
          <w:tcPr>
            <w:tcW w:w="630" w:type="dxa"/>
          </w:tcPr>
          <w:p w14:paraId="4FC5558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1605" w:type="dxa"/>
          </w:tcPr>
          <w:p w14:paraId="606F18D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Scope КЦ</w:t>
            </w:r>
          </w:p>
        </w:tc>
        <w:tc>
          <w:tcPr>
            <w:tcW w:w="4455" w:type="dxa"/>
          </w:tcPr>
          <w:p w14:paraId="211A146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Свойства через REST</w:t>
            </w:r>
          </w:p>
        </w:tc>
        <w:tc>
          <w:tcPr>
            <w:tcW w:w="2670" w:type="dxa"/>
          </w:tcPr>
          <w:p w14:paraId="008CA04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visibility_scope</w:t>
            </w:r>
          </w:p>
        </w:tc>
      </w:tr>
      <w:tr w:rsidR="00BA4A2F" w14:paraId="5DFF011A" w14:textId="77777777" w:rsidTr="00BA4A2F">
        <w:tc>
          <w:tcPr>
            <w:tcW w:w="630" w:type="dxa"/>
          </w:tcPr>
          <w:p w14:paraId="7481DB8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1605" w:type="dxa"/>
          </w:tcPr>
          <w:p w14:paraId="34CFA80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Ссылка оператору</w:t>
            </w:r>
          </w:p>
        </w:tc>
        <w:tc>
          <w:tcPr>
            <w:tcW w:w="4455" w:type="dxa"/>
          </w:tcPr>
          <w:p w14:paraId="1D6E6FB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URL по шаблону сайта</w:t>
            </w:r>
          </w:p>
        </w:tc>
        <w:tc>
          <w:tcPr>
            <w:tcW w:w="2670" w:type="dxa"/>
          </w:tcPr>
          <w:p w14:paraId="30C0580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Стабильный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</w:p>
        </w:tc>
      </w:tr>
      <w:tr w:rsidR="00BA4A2F" w14:paraId="2734DAB9" w14:textId="77777777" w:rsidTr="00BA4A2F">
        <w:tc>
          <w:tcPr>
            <w:tcW w:w="630" w:type="dxa"/>
          </w:tcPr>
          <w:p w14:paraId="1ADA317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605" w:type="dxa"/>
          </w:tcPr>
          <w:p w14:paraId="3FA9699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Контрольная сумма</w:t>
            </w:r>
          </w:p>
        </w:tc>
        <w:tc>
          <w:tcPr>
            <w:tcW w:w="4455" w:type="dxa"/>
          </w:tcPr>
          <w:p w14:paraId="6144B63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2670" w:type="dxa"/>
          </w:tcPr>
          <w:p w14:paraId="24107A6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checksum</w:t>
            </w:r>
          </w:p>
        </w:tc>
      </w:tr>
      <w:tr w:rsidR="00BA4A2F" w14:paraId="1E4A66BC" w14:textId="77777777" w:rsidTr="00BA4A2F">
        <w:tc>
          <w:tcPr>
            <w:tcW w:w="630" w:type="dxa"/>
          </w:tcPr>
          <w:p w14:paraId="31B7B71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1605" w:type="dxa"/>
          </w:tcPr>
          <w:p w14:paraId="6FF8871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 канала</w:t>
            </w:r>
          </w:p>
        </w:tc>
        <w:tc>
          <w:tcPr>
            <w:tcW w:w="4455" w:type="dxa"/>
          </w:tcPr>
          <w:p w14:paraId="2C632FA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OAuth для входящего REST</w:t>
            </w:r>
          </w:p>
        </w:tc>
        <w:tc>
          <w:tcPr>
            <w:tcW w:w="2670" w:type="dxa"/>
          </w:tcPr>
          <w:p w14:paraId="74272F3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HMAC/mTLS исходящего webhook</w:t>
            </w:r>
          </w:p>
        </w:tc>
      </w:tr>
      <w:tr w:rsidR="00BA4A2F" w14:paraId="79008A00" w14:textId="77777777" w:rsidTr="00BA4A2F">
        <w:tc>
          <w:tcPr>
            <w:tcW w:w="630" w:type="dxa"/>
          </w:tcPr>
          <w:p w14:paraId="2753FE8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1605" w:type="dxa"/>
          </w:tcPr>
          <w:p w14:paraId="5C5979A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Эксплуатация</w:t>
            </w:r>
          </w:p>
        </w:tc>
        <w:tc>
          <w:tcPr>
            <w:tcW w:w="4455" w:type="dxa"/>
          </w:tcPr>
          <w:p w14:paraId="6F9C12D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Общие логи CMS</w:t>
            </w:r>
          </w:p>
        </w:tc>
        <w:tc>
          <w:tcPr>
            <w:tcW w:w="2670" w:type="dxa"/>
          </w:tcPr>
          <w:p w14:paraId="518BBDE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Админ-журнал outbox</w:t>
            </w:r>
          </w:p>
        </w:tc>
      </w:tr>
    </w:tbl>
    <w:p w14:paraId="24BB085B" w14:textId="77777777" w:rsidR="00BA4A2F" w:rsidRDefault="00187031">
      <w:pPr>
        <w:rPr>
          <w:i/>
          <w:iCs/>
        </w:rPr>
      </w:pPr>
      <w:r>
        <w:rPr>
          <w:rFonts w:ascii="Arial" w:eastAsia="Arial" w:hAnsi="Arial" w:cs="Arial"/>
          <w:i/>
          <w:iCs/>
          <w:color w:val="0F4761"/>
        </w:rPr>
        <w:t>3. Форматы запроса и ответа</w:t>
      </w:r>
    </w:p>
    <w:tbl>
      <w:tblPr>
        <w:tblStyle w:val="afb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20"/>
        <w:gridCol w:w="2772"/>
        <w:gridCol w:w="3468"/>
      </w:tblGrid>
      <w:tr w:rsidR="00BA4A2F" w14:paraId="40348941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8" w:space="0" w:color="000000"/>
            </w:tcBorders>
          </w:tcPr>
          <w:p w14:paraId="363C435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2772" w:type="dxa"/>
            <w:tcBorders>
              <w:bottom w:val="single" w:sz="8" w:space="0" w:color="000000"/>
            </w:tcBorders>
          </w:tcPr>
          <w:p w14:paraId="40EFD72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3468" w:type="dxa"/>
            <w:tcBorders>
              <w:bottom w:val="single" w:sz="8" w:space="0" w:color="000000"/>
            </w:tcBorders>
          </w:tcPr>
          <w:p w14:paraId="4C1E447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BA4A2F" w:rsidRPr="000B0CAA" w14:paraId="5D98D0B9" w14:textId="77777777" w:rsidTr="00BA4A2F">
        <w:tc>
          <w:tcPr>
            <w:tcW w:w="3120" w:type="dxa"/>
          </w:tcPr>
          <w:p w14:paraId="3A82532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 …/knowledge/events</w:t>
            </w:r>
          </w:p>
        </w:tc>
        <w:tc>
          <w:tcPr>
            <w:tcW w:w="2772" w:type="dxa"/>
          </w:tcPr>
          <w:p w14:paraId="34BD2FD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3468" w:type="dxa"/>
          </w:tcPr>
          <w:p w14:paraId="58E17D8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URL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87031">
              <w:rPr>
                <w:rFonts w:ascii="Arial" w:eastAsia="Arial" w:hAnsi="Arial" w:cs="Arial"/>
                <w:lang w:val="ru-RU"/>
              </w:rPr>
              <w:t>задается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контуром </w:t>
            </w:r>
            <w:r w:rsidRPr="00187031">
              <w:rPr>
                <w:rFonts w:ascii="Arial" w:eastAsia="Arial" w:hAnsi="Arial" w:cs="Arial"/>
                <w:lang w:val="ru-RU"/>
              </w:rPr>
              <w:t>суфлера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-клиент</w:t>
            </w:r>
          </w:p>
        </w:tc>
      </w:tr>
      <w:tr w:rsidR="00BA4A2F" w:rsidRPr="000B0CAA" w14:paraId="5391CC88" w14:textId="77777777" w:rsidTr="00BA4A2F">
        <w:tc>
          <w:tcPr>
            <w:tcW w:w="3120" w:type="dxa"/>
          </w:tcPr>
          <w:p w14:paraId="4A8C23A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Поля JSON webhook</w:t>
            </w:r>
          </w:p>
        </w:tc>
        <w:tc>
          <w:tcPr>
            <w:tcW w:w="2772" w:type="dxa"/>
          </w:tcPr>
          <w:p w14:paraId="7D4053F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см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6.2</w:t>
            </w:r>
          </w:p>
        </w:tc>
        <w:tc>
          <w:tcPr>
            <w:tcW w:w="3468" w:type="dxa"/>
          </w:tcPr>
          <w:p w14:paraId="27E33C6C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Таблица полей с колонкой «Источник»</w:t>
            </w:r>
          </w:p>
        </w:tc>
      </w:tr>
      <w:tr w:rsidR="00BA4A2F" w14:paraId="075E0026" w14:textId="77777777" w:rsidTr="00BA4A2F">
        <w:tc>
          <w:tcPr>
            <w:tcW w:w="3120" w:type="dxa"/>
          </w:tcPr>
          <w:p w14:paraId="1B605A5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  <w:color w:val="000000"/>
              </w:rPr>
              <w:t xml:space="preserve"> полного текста</w:t>
            </w:r>
          </w:p>
        </w:tc>
        <w:tc>
          <w:tcPr>
            <w:tcW w:w="2772" w:type="dxa"/>
          </w:tcPr>
          <w:p w14:paraId="5A75B84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  <w:tc>
          <w:tcPr>
            <w:tcW w:w="3468" w:type="dxa"/>
          </w:tcPr>
          <w:p w14:paraId="712A85D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iblock.element.get</w:t>
            </w:r>
            <w:r>
              <w:rPr>
                <w:rFonts w:ascii="Arial" w:eastAsia="Arial" w:hAnsi="Arial" w:cs="Arial"/>
                <w:color w:val="000000"/>
              </w:rPr>
              <w:t xml:space="preserve"> — см.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INT-06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</w:rPr>
              <w:t>п.</w:t>
            </w:r>
            <w:r>
              <w:rPr>
                <w:rFonts w:ascii="Arial" w:eastAsia="Arial" w:hAnsi="Arial" w:cs="Arial"/>
                <w:color w:val="000000"/>
              </w:rPr>
              <w:t>3.2</w:t>
            </w:r>
          </w:p>
        </w:tc>
      </w:tr>
      <w:tr w:rsidR="00BA4A2F" w14:paraId="1312C8A0" w14:textId="77777777" w:rsidTr="00BA4A2F">
        <w:tc>
          <w:tcPr>
            <w:tcW w:w="3120" w:type="dxa"/>
          </w:tcPr>
          <w:p w14:paraId="3C38605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HTTP-ответ приёмника</w:t>
            </w:r>
          </w:p>
        </w:tc>
        <w:tc>
          <w:tcPr>
            <w:tcW w:w="2772" w:type="dxa"/>
          </w:tcPr>
          <w:p w14:paraId="59D4955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[Суфлёр]</w:t>
            </w:r>
          </w:p>
        </w:tc>
        <w:tc>
          <w:tcPr>
            <w:tcW w:w="3468" w:type="dxa"/>
          </w:tcPr>
          <w:p w14:paraId="4B72ED9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INT-07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 duplicate</w:t>
            </w:r>
            <w:r>
              <w:rPr>
                <w:rFonts w:ascii="Arial" w:eastAsia="Arial" w:hAnsi="Arial" w:cs="Arial"/>
                <w:color w:val="000000"/>
              </w:rPr>
              <w:t xml:space="preserve"> / ошибки)</w:t>
            </w:r>
          </w:p>
        </w:tc>
      </w:tr>
    </w:tbl>
    <w:p w14:paraId="52A77020" w14:textId="77777777" w:rsidR="00BA4A2F" w:rsidRDefault="000B0CA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sdt>
        <w:sdtPr>
          <w:tag w:val="goog_rdk_13"/>
          <w:id w:val="56673866"/>
        </w:sdtPr>
        <w:sdtEndPr/>
        <w:sdtContent>
          <w:r w:rsidR="00187031">
            <w:rPr>
              <w:rFonts w:ascii="Arial Unicode MS" w:eastAsia="Arial Unicode MS" w:hAnsi="Arial Unicode MS" w:cs="Arial Unicode MS"/>
              <w:b/>
              <w:bCs/>
              <w:color w:val="000000"/>
            </w:rPr>
            <w:t>Ответ (суфлёр → Bitrix):</w:t>
          </w:r>
        </w:sdtContent>
      </w:sdt>
      <w:r w:rsidR="00187031">
        <w:rPr>
          <w:rFonts w:ascii="Arial" w:eastAsia="Arial" w:hAnsi="Arial" w:cs="Arial"/>
          <w:color w:val="000000"/>
        </w:rPr>
        <w:t xml:space="preserve"> </w:t>
      </w:r>
      <w:r w:rsidR="00187031">
        <w:rPr>
          <w:rFonts w:ascii="Arial" w:eastAsia="Arial" w:hAnsi="Arial" w:cs="Arial"/>
          <w:b/>
          <w:bCs/>
          <w:color w:val="000000"/>
        </w:rPr>
        <w:t>INT-07</w:t>
      </w:r>
      <w:r w:rsidR="00187031">
        <w:rPr>
          <w:rFonts w:ascii="Arial" w:eastAsia="Arial" w:hAnsi="Arial" w:cs="Arial"/>
          <w:color w:val="000000"/>
        </w:rPr>
        <w:t xml:space="preserve">. Догрузка текста после </w:t>
      </w:r>
      <w:r w:rsidR="00187031">
        <w:rPr>
          <w:rFonts w:ascii="Arial" w:eastAsia="Arial" w:hAnsi="Arial" w:cs="Arial"/>
          <w:color w:val="000000"/>
          <w:sz w:val="22"/>
          <w:szCs w:val="22"/>
        </w:rPr>
        <w:t>202</w:t>
      </w:r>
      <w:r w:rsidR="00187031">
        <w:rPr>
          <w:rFonts w:ascii="Arial" w:eastAsia="Arial" w:hAnsi="Arial" w:cs="Arial"/>
          <w:color w:val="000000"/>
        </w:rPr>
        <w:t xml:space="preserve"> — </w:t>
      </w:r>
      <w:r w:rsidR="00187031">
        <w:rPr>
          <w:rFonts w:ascii="Arial" w:eastAsia="Arial" w:hAnsi="Arial" w:cs="Arial"/>
          <w:b/>
          <w:bCs/>
          <w:color w:val="000000"/>
        </w:rPr>
        <w:t>INT-06</w:t>
      </w:r>
      <w:r w:rsidR="00187031">
        <w:rPr>
          <w:rFonts w:ascii="Arial" w:eastAsia="Arial" w:hAnsi="Arial" w:cs="Arial"/>
          <w:color w:val="000000"/>
        </w:rPr>
        <w:t xml:space="preserve"> </w:t>
      </w:r>
      <w:r w:rsidR="00187031">
        <w:rPr>
          <w:rFonts w:ascii="Arial" w:eastAsia="Arial" w:hAnsi="Arial" w:cs="Arial"/>
          <w:b/>
          <w:bCs/>
          <w:color w:val="000000"/>
        </w:rPr>
        <w:t>[Штатно]</w:t>
      </w:r>
      <w:r w:rsidR="00187031">
        <w:rPr>
          <w:rFonts w:ascii="Arial" w:eastAsia="Arial" w:hAnsi="Arial" w:cs="Arial"/>
          <w:color w:val="000000"/>
        </w:rPr>
        <w:t xml:space="preserve"> REST.</w:t>
      </w:r>
    </w:p>
    <w:p w14:paraId="7C8558D5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4. Коды ответов и ошибок (</w:t>
      </w:r>
      <w:r>
        <w:rPr>
          <w:rFonts w:ascii="Arial" w:eastAsia="Arial" w:hAnsi="Arial" w:cs="Arial"/>
          <w:i/>
          <w:iCs/>
          <w:color w:val="0F4761"/>
        </w:rPr>
        <w:t>webhook</w:t>
      </w:r>
      <w:r w:rsidRPr="00187031">
        <w:rPr>
          <w:rFonts w:ascii="Arial" w:eastAsia="Arial" w:hAnsi="Arial" w:cs="Arial"/>
          <w:i/>
          <w:iCs/>
          <w:color w:val="0F4761"/>
          <w:lang w:val="ru-RU"/>
        </w:rPr>
        <w:t xml:space="preserve"> </w:t>
      </w:r>
      <w:r>
        <w:rPr>
          <w:rFonts w:ascii="Arial" w:eastAsia="Arial" w:hAnsi="Arial" w:cs="Arial"/>
          <w:i/>
          <w:iCs/>
          <w:color w:val="0F4761"/>
        </w:rPr>
        <w:t>INT</w:t>
      </w:r>
      <w:r w:rsidRPr="00187031">
        <w:rPr>
          <w:rFonts w:ascii="Arial" w:eastAsia="Arial" w:hAnsi="Arial" w:cs="Arial"/>
          <w:i/>
          <w:iCs/>
          <w:color w:val="0F4761"/>
          <w:lang w:val="ru-RU"/>
        </w:rPr>
        <w:t>-01</w:t>
      </w:r>
      <w:r w:rsidRPr="00187031">
        <w:rPr>
          <w:rFonts w:ascii="Arial" w:eastAsia="Arial" w:hAnsi="Arial" w:cs="Arial"/>
          <w:color w:val="0F4761"/>
          <w:lang w:val="ru-RU"/>
        </w:rPr>
        <w:t>)</w:t>
      </w:r>
    </w:p>
    <w:tbl>
      <w:tblPr>
        <w:tblStyle w:val="afc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06"/>
        <w:gridCol w:w="1958"/>
        <w:gridCol w:w="2831"/>
        <w:gridCol w:w="3265"/>
      </w:tblGrid>
      <w:tr w:rsidR="00BA4A2F" w14:paraId="1AB78B2B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06" w:type="dxa"/>
            <w:tcBorders>
              <w:bottom w:val="single" w:sz="8" w:space="0" w:color="000000"/>
            </w:tcBorders>
          </w:tcPr>
          <w:p w14:paraId="22ADE21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HTTP</w:t>
            </w:r>
          </w:p>
        </w:tc>
        <w:tc>
          <w:tcPr>
            <w:tcW w:w="1958" w:type="dxa"/>
            <w:tcBorders>
              <w:bottom w:val="single" w:sz="8" w:space="0" w:color="000000"/>
            </w:tcBorders>
          </w:tcPr>
          <w:p w14:paraId="03C71F7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Условие</w:t>
            </w:r>
          </w:p>
        </w:tc>
        <w:tc>
          <w:tcPr>
            <w:tcW w:w="2831" w:type="dxa"/>
            <w:tcBorders>
              <w:bottom w:val="single" w:sz="8" w:space="0" w:color="000000"/>
            </w:tcBorders>
          </w:tcPr>
          <w:p w14:paraId="090ED7E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Пример тела</w:t>
            </w:r>
          </w:p>
        </w:tc>
        <w:tc>
          <w:tcPr>
            <w:tcW w:w="3265" w:type="dxa"/>
            <w:tcBorders>
              <w:bottom w:val="single" w:sz="8" w:space="0" w:color="000000"/>
            </w:tcBorders>
          </w:tcPr>
          <w:p w14:paraId="197E3B5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Outbox Bitrix</w:t>
            </w:r>
          </w:p>
        </w:tc>
      </w:tr>
      <w:tr w:rsidR="00BA4A2F" w14:paraId="4B81B897" w14:textId="77777777" w:rsidTr="00BA4A2F">
        <w:tc>
          <w:tcPr>
            <w:tcW w:w="1306" w:type="dxa"/>
          </w:tcPr>
          <w:p w14:paraId="0E62AF3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</w:t>
            </w:r>
          </w:p>
        </w:tc>
        <w:tc>
          <w:tcPr>
            <w:tcW w:w="1958" w:type="dxa"/>
          </w:tcPr>
          <w:p w14:paraId="7AE7919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Принято к обработке</w:t>
            </w:r>
          </w:p>
        </w:tc>
        <w:tc>
          <w:tcPr>
            <w:tcW w:w="2831" w:type="dxa"/>
          </w:tcPr>
          <w:p w14:paraId="20CA115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{"status":"accepted","event_id":"…"}</w:t>
            </w:r>
          </w:p>
        </w:tc>
        <w:tc>
          <w:tcPr>
            <w:tcW w:w="3265" w:type="dxa"/>
          </w:tcPr>
          <w:p w14:paraId="0307562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sent</w:t>
            </w:r>
          </w:p>
        </w:tc>
      </w:tr>
      <w:tr w:rsidR="00BA4A2F" w14:paraId="213571B9" w14:textId="77777777" w:rsidTr="00BA4A2F">
        <w:tc>
          <w:tcPr>
            <w:tcW w:w="1306" w:type="dxa"/>
          </w:tcPr>
          <w:p w14:paraId="4A93543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200</w:t>
            </w:r>
          </w:p>
        </w:tc>
        <w:tc>
          <w:tcPr>
            <w:tcW w:w="1958" w:type="dxa"/>
          </w:tcPr>
          <w:p w14:paraId="1111DCC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Дубликат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event_id</w:t>
            </w:r>
          </w:p>
        </w:tc>
        <w:tc>
          <w:tcPr>
            <w:tcW w:w="2831" w:type="dxa"/>
          </w:tcPr>
          <w:p w14:paraId="754EA2B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{"status":"duplicate","event_id":"…"}</w:t>
            </w:r>
          </w:p>
        </w:tc>
        <w:tc>
          <w:tcPr>
            <w:tcW w:w="3265" w:type="dxa"/>
          </w:tcPr>
          <w:p w14:paraId="64C6299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sent</w:t>
            </w:r>
          </w:p>
        </w:tc>
      </w:tr>
      <w:tr w:rsidR="00BA4A2F" w14:paraId="134735F1" w14:textId="77777777" w:rsidTr="00BA4A2F">
        <w:tc>
          <w:tcPr>
            <w:tcW w:w="1306" w:type="dxa"/>
          </w:tcPr>
          <w:p w14:paraId="1A589C1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400</w:t>
            </w:r>
          </w:p>
        </w:tc>
        <w:tc>
          <w:tcPr>
            <w:tcW w:w="1958" w:type="dxa"/>
          </w:tcPr>
          <w:p w14:paraId="546864E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Невалидный JSON/поля</w:t>
            </w:r>
          </w:p>
        </w:tc>
        <w:tc>
          <w:tcPr>
            <w:tcW w:w="2831" w:type="dxa"/>
          </w:tcPr>
          <w:p w14:paraId="43F3261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{"error":"validation","fields":["status"]}</w:t>
            </w:r>
          </w:p>
        </w:tc>
        <w:tc>
          <w:tcPr>
            <w:tcW w:w="3265" w:type="dxa"/>
          </w:tcPr>
          <w:p w14:paraId="6209211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  <w:color w:val="000000"/>
              </w:rPr>
              <w:t>, без retry</w:t>
            </w:r>
          </w:p>
        </w:tc>
      </w:tr>
      <w:tr w:rsidR="00BA4A2F" w14:paraId="53712535" w14:textId="77777777" w:rsidTr="00BA4A2F">
        <w:tc>
          <w:tcPr>
            <w:tcW w:w="1306" w:type="dxa"/>
          </w:tcPr>
          <w:p w14:paraId="2DED161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401/403</w:t>
            </w:r>
          </w:p>
        </w:tc>
        <w:tc>
          <w:tcPr>
            <w:tcW w:w="1958" w:type="dxa"/>
          </w:tcPr>
          <w:p w14:paraId="7B74A13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Подпись/доступ</w:t>
            </w:r>
          </w:p>
        </w:tc>
        <w:tc>
          <w:tcPr>
            <w:tcW w:w="2831" w:type="dxa"/>
          </w:tcPr>
          <w:p w14:paraId="445A357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{"error":"auth"}</w:t>
            </w:r>
          </w:p>
        </w:tc>
        <w:tc>
          <w:tcPr>
            <w:tcW w:w="3265" w:type="dxa"/>
          </w:tcPr>
          <w:p w14:paraId="53C1F8C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  <w:color w:val="000000"/>
              </w:rPr>
              <w:t>, алерт</w:t>
            </w:r>
          </w:p>
        </w:tc>
      </w:tr>
      <w:tr w:rsidR="00BA4A2F" w14:paraId="43932BEC" w14:textId="77777777" w:rsidTr="00BA4A2F">
        <w:tc>
          <w:tcPr>
            <w:tcW w:w="1306" w:type="dxa"/>
          </w:tcPr>
          <w:p w14:paraId="36AD505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503</w:t>
            </w:r>
          </w:p>
        </w:tc>
        <w:tc>
          <w:tcPr>
            <w:tcW w:w="1958" w:type="dxa"/>
          </w:tcPr>
          <w:p w14:paraId="31EF537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Временная недоступность</w:t>
            </w:r>
          </w:p>
        </w:tc>
        <w:tc>
          <w:tcPr>
            <w:tcW w:w="2831" w:type="dxa"/>
          </w:tcPr>
          <w:p w14:paraId="4562223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{"error":"temporary"}</w:t>
            </w:r>
          </w:p>
        </w:tc>
        <w:tc>
          <w:tcPr>
            <w:tcW w:w="3265" w:type="dxa"/>
          </w:tcPr>
          <w:p w14:paraId="60C6BED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sdt>
              <w:sdtPr>
                <w:tag w:val="goog_rdk_14"/>
                <w:id w:val="-49622421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INT-08</w:t>
            </w:r>
          </w:p>
        </w:tc>
      </w:tr>
      <w:tr w:rsidR="00BA4A2F" w14:paraId="0F4D7CF6" w14:textId="77777777" w:rsidTr="00BA4A2F">
        <w:tc>
          <w:tcPr>
            <w:tcW w:w="1306" w:type="dxa"/>
          </w:tcPr>
          <w:p w14:paraId="0008C7F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timeout</w:t>
            </w:r>
          </w:p>
        </w:tc>
        <w:tc>
          <w:tcPr>
            <w:tcW w:w="1958" w:type="dxa"/>
          </w:tcPr>
          <w:p w14:paraId="6BEC104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ответа</w:t>
            </w:r>
          </w:p>
        </w:tc>
        <w:tc>
          <w:tcPr>
            <w:tcW w:w="2831" w:type="dxa"/>
          </w:tcPr>
          <w:p w14:paraId="5A39E49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265" w:type="dxa"/>
          </w:tcPr>
          <w:p w14:paraId="7A043AB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sdt>
              <w:sdtPr>
                <w:tag w:val="goog_rdk_15"/>
                <w:id w:val="-3504827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INT-08</w:t>
            </w:r>
          </w:p>
        </w:tc>
      </w:tr>
    </w:tbl>
    <w:p w14:paraId="2ABFB439" w14:textId="77777777" w:rsidR="00BA4A2F" w:rsidRDefault="00187031">
      <w:pPr>
        <w:rPr>
          <w:i/>
          <w:iCs/>
        </w:rPr>
      </w:pPr>
      <w:r>
        <w:rPr>
          <w:rFonts w:ascii="Arial" w:eastAsia="Arial" w:hAnsi="Arial" w:cs="Arial"/>
          <w:i/>
          <w:iCs/>
          <w:color w:val="0F4761"/>
        </w:rPr>
        <w:t>5. Пример тела запроса</w:t>
      </w:r>
    </w:p>
    <w:p w14:paraId="1771B3CB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POST /api/v1/knowledge/events HTTP/1.1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>Content-Type: application/json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>X-Sufler-Event-Id: 550e8400-e29b-41d4-a716-446655440000</w:t>
      </w:r>
    </w:p>
    <w:p w14:paraId="000B385C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6287E"/>
          <w:sz w:val="22"/>
          <w:szCs w:val="22"/>
        </w:rPr>
        <w:t>{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"event_id"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"550e8400-e29b-41d4-a716-446655440000"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"event_type"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"article.version_published"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"occurred_at"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"2026-05-27T14:32:01+03:00"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"article_id"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12845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"iblock_id"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42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"section_id"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318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"version_id"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"hist-92831"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"version_number"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1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"is_current"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color w:val="007020"/>
          <w:sz w:val="22"/>
          <w:szCs w:val="22"/>
        </w:rPr>
        <w:t>true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"status"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"published"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"checksum"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"sha256:9f2c1a…"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"changed_fields"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7020"/>
          <w:sz w:val="22"/>
          <w:szCs w:val="22"/>
        </w:rPr>
        <w:t>[</w:t>
      </w:r>
      <w:r>
        <w:rPr>
          <w:rFonts w:ascii="Arial" w:eastAsia="Arial" w:hAnsi="Arial" w:cs="Arial"/>
          <w:color w:val="4070A0"/>
          <w:sz w:val="22"/>
          <w:szCs w:val="22"/>
        </w:rPr>
        <w:t>"DETAIL_TEXT"</w:t>
      </w:r>
      <w:r>
        <w:rPr>
          <w:rFonts w:ascii="Arial" w:eastAsia="Arial" w:hAnsi="Arial" w:cs="Arial"/>
          <w:color w:val="007020"/>
          <w:sz w:val="22"/>
          <w:szCs w:val="22"/>
        </w:rPr>
        <w:t>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"NAME"</w:t>
      </w:r>
      <w:r>
        <w:rPr>
          <w:rFonts w:ascii="Arial" w:eastAsia="Arial" w:hAnsi="Arial" w:cs="Arial"/>
          <w:color w:val="007020"/>
          <w:sz w:val="22"/>
          <w:szCs w:val="22"/>
        </w:rPr>
        <w:t>]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"permalink"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"https://suz.bank.by/kc/articles/komissiya-perevod/"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"locale"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"ru"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"visibility_scope"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7020"/>
          <w:sz w:val="22"/>
          <w:szCs w:val="22"/>
        </w:rPr>
        <w:t>[</w:t>
      </w:r>
      <w:r>
        <w:rPr>
          <w:rFonts w:ascii="Arial" w:eastAsia="Arial" w:hAnsi="Arial" w:cs="Arial"/>
          <w:color w:val="4070A0"/>
          <w:sz w:val="22"/>
          <w:szCs w:val="22"/>
        </w:rPr>
        <w:t>"kc_operator"</w:t>
      </w:r>
      <w:r>
        <w:rPr>
          <w:rFonts w:ascii="Arial" w:eastAsia="Arial" w:hAnsi="Arial" w:cs="Arial"/>
          <w:color w:val="007020"/>
          <w:sz w:val="22"/>
          <w:szCs w:val="22"/>
        </w:rPr>
        <w:t>]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6287E"/>
          <w:sz w:val="22"/>
          <w:szCs w:val="22"/>
        </w:rPr>
        <w:t>}</w:t>
      </w:r>
    </w:p>
    <w:tbl>
      <w:tblPr>
        <w:tblStyle w:val="afd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04"/>
        <w:gridCol w:w="2753"/>
        <w:gridCol w:w="2203"/>
      </w:tblGrid>
      <w:tr w:rsidR="00BA4A2F" w14:paraId="278631FF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4" w:type="dxa"/>
            <w:tcBorders>
              <w:bottom w:val="single" w:sz="8" w:space="0" w:color="000000"/>
            </w:tcBorders>
          </w:tcPr>
          <w:p w14:paraId="497DCB1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 в примере</w:t>
            </w:r>
          </w:p>
        </w:tc>
        <w:tc>
          <w:tcPr>
            <w:tcW w:w="2753" w:type="dxa"/>
            <w:tcBorders>
              <w:bottom w:val="single" w:sz="8" w:space="0" w:color="000000"/>
            </w:tcBorders>
          </w:tcPr>
          <w:p w14:paraId="79E4BE2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2203" w:type="dxa"/>
            <w:tcBorders>
              <w:bottom w:val="single" w:sz="8" w:space="0" w:color="000000"/>
            </w:tcBorders>
          </w:tcPr>
          <w:p w14:paraId="5760616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Смысл</w:t>
            </w:r>
          </w:p>
        </w:tc>
      </w:tr>
      <w:tr w:rsidR="00BA4A2F" w:rsidRPr="000B0CAA" w14:paraId="0EA3B252" w14:textId="77777777" w:rsidTr="00BA4A2F">
        <w:tc>
          <w:tcPr>
            <w:tcW w:w="4404" w:type="dxa"/>
          </w:tcPr>
          <w:p w14:paraId="6238BB3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event_id</w:t>
            </w:r>
          </w:p>
        </w:tc>
        <w:tc>
          <w:tcPr>
            <w:tcW w:w="2753" w:type="dxa"/>
          </w:tcPr>
          <w:p w14:paraId="3573BE1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203" w:type="dxa"/>
          </w:tcPr>
          <w:p w14:paraId="34507BA2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UUID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для идемпотентности и журнала </w:t>
            </w:r>
            <w:r>
              <w:rPr>
                <w:rFonts w:ascii="Arial" w:eastAsia="Arial" w:hAnsi="Arial" w:cs="Arial"/>
                <w:color w:val="000000"/>
              </w:rPr>
              <w:t>outbox</w:t>
            </w:r>
          </w:p>
        </w:tc>
      </w:tr>
      <w:tr w:rsidR="00BA4A2F" w:rsidRPr="000B0CAA" w14:paraId="3CF74C8E" w14:textId="77777777" w:rsidTr="00BA4A2F">
        <w:tc>
          <w:tcPr>
            <w:tcW w:w="4404" w:type="dxa"/>
          </w:tcPr>
          <w:p w14:paraId="38FCBDA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event_type</w:t>
            </w:r>
          </w:p>
        </w:tc>
        <w:tc>
          <w:tcPr>
            <w:tcW w:w="2753" w:type="dxa"/>
          </w:tcPr>
          <w:p w14:paraId="530526B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203" w:type="dxa"/>
          </w:tcPr>
          <w:p w14:paraId="07AAC29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Первая публикация / версия для КЦ</w:t>
            </w:r>
          </w:p>
        </w:tc>
      </w:tr>
      <w:tr w:rsidR="00BA4A2F" w:rsidRPr="000B0CAA" w14:paraId="2F99B9DD" w14:textId="77777777" w:rsidTr="00BA4A2F">
        <w:tc>
          <w:tcPr>
            <w:tcW w:w="4404" w:type="dxa"/>
          </w:tcPr>
          <w:p w14:paraId="7640C48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section_id</w:t>
            </w:r>
          </w:p>
        </w:tc>
        <w:tc>
          <w:tcPr>
            <w:tcW w:w="2753" w:type="dxa"/>
          </w:tcPr>
          <w:p w14:paraId="2DC0E3F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  <w:tc>
          <w:tcPr>
            <w:tcW w:w="2203" w:type="dxa"/>
          </w:tcPr>
          <w:p w14:paraId="5BF70C2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элемента и инфоблока в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</w:p>
        </w:tc>
      </w:tr>
      <w:tr w:rsidR="00BA4A2F" w14:paraId="566BC8F3" w14:textId="77777777" w:rsidTr="00BA4A2F">
        <w:tc>
          <w:tcPr>
            <w:tcW w:w="4404" w:type="dxa"/>
          </w:tcPr>
          <w:p w14:paraId="377C25A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version_number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</w:t>
            </w:r>
          </w:p>
        </w:tc>
        <w:tc>
          <w:tcPr>
            <w:tcW w:w="2753" w:type="dxa"/>
          </w:tcPr>
          <w:p w14:paraId="30BC833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203" w:type="dxa"/>
          </w:tcPr>
          <w:p w14:paraId="4B033DE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Модель версий банка</w:t>
            </w:r>
          </w:p>
        </w:tc>
      </w:tr>
      <w:tr w:rsidR="00BA4A2F" w14:paraId="16ED426F" w14:textId="77777777" w:rsidTr="00BA4A2F">
        <w:tc>
          <w:tcPr>
            <w:tcW w:w="4404" w:type="dxa"/>
          </w:tcPr>
          <w:p w14:paraId="0008E4E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visibility_scope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checksum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changed_fields</w:t>
            </w:r>
          </w:p>
        </w:tc>
        <w:tc>
          <w:tcPr>
            <w:tcW w:w="2753" w:type="dxa"/>
          </w:tcPr>
          <w:p w14:paraId="704318F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203" w:type="dxa"/>
          </w:tcPr>
          <w:p w14:paraId="592260E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Семантика для RAG</w:t>
            </w:r>
          </w:p>
        </w:tc>
      </w:tr>
      <w:tr w:rsidR="00BA4A2F" w14:paraId="0FA1E9C7" w14:textId="77777777" w:rsidTr="00BA4A2F">
        <w:tc>
          <w:tcPr>
            <w:tcW w:w="4404" w:type="dxa"/>
          </w:tcPr>
          <w:p w14:paraId="271A6A1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locale</w:t>
            </w:r>
          </w:p>
        </w:tc>
        <w:tc>
          <w:tcPr>
            <w:tcW w:w="2753" w:type="dxa"/>
          </w:tcPr>
          <w:p w14:paraId="3B652FC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2203" w:type="dxa"/>
          </w:tcPr>
          <w:p w14:paraId="33E5BD7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Ссылка оператору и язык</w:t>
            </w:r>
          </w:p>
        </w:tc>
      </w:tr>
    </w:tbl>
    <w:p w14:paraId="51923A94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Контекст [Суфлёр]:</w:t>
      </w:r>
      <w:r>
        <w:rPr>
          <w:rFonts w:ascii="Arial" w:eastAsia="Arial" w:hAnsi="Arial" w:cs="Arial"/>
          <w:color w:val="000000"/>
        </w:rPr>
        <w:t xml:space="preserve"> после </w:t>
      </w:r>
      <w:r>
        <w:rPr>
          <w:rFonts w:ascii="Arial" w:eastAsia="Arial" w:hAnsi="Arial" w:cs="Arial"/>
          <w:color w:val="000000"/>
          <w:sz w:val="22"/>
          <w:szCs w:val="22"/>
        </w:rPr>
        <w:t>202</w:t>
      </w:r>
      <w:r>
        <w:rPr>
          <w:rFonts w:ascii="Arial" w:eastAsia="Arial" w:hAnsi="Arial" w:cs="Arial"/>
          <w:color w:val="000000"/>
        </w:rPr>
        <w:t xml:space="preserve"> — </w:t>
      </w:r>
      <w:r>
        <w:rPr>
          <w:rFonts w:ascii="Arial" w:eastAsia="Arial" w:hAnsi="Arial" w:cs="Arial"/>
          <w:b/>
          <w:bCs/>
          <w:color w:val="000000"/>
        </w:rPr>
        <w:t>INT-06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[Штатно]</w:t>
      </w:r>
      <w:sdt>
        <w:sdtPr>
          <w:tag w:val="goog_rdk_16"/>
          <w:id w:val="209006281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GET → чанки → production-индекс.</w:t>
          </w:r>
        </w:sdtContent>
      </w:sdt>
    </w:p>
    <w:p w14:paraId="71DE1DF3" w14:textId="77777777" w:rsidR="00BA4A2F" w:rsidRDefault="00187031">
      <w:pPr>
        <w:rPr>
          <w:i/>
          <w:iCs/>
        </w:rPr>
      </w:pPr>
      <w:r>
        <w:rPr>
          <w:rFonts w:ascii="Arial" w:eastAsia="Arial" w:hAnsi="Arial" w:cs="Arial"/>
          <w:i/>
          <w:iCs/>
          <w:color w:val="0F4761"/>
        </w:rPr>
        <w:t>6. Диаграмма последовательности</w:t>
      </w:r>
    </w:p>
    <w:p w14:paraId="712FD97A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drawing>
          <wp:inline distT="0" distB="0" distL="0" distR="0" wp14:anchorId="2573E81E" wp14:editId="6A9C96C5">
            <wp:extent cx="6567488" cy="2898554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2898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7143B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1450F589" wp14:editId="00E846D0">
                <wp:extent cx="5953125" cy="28575"/>
                <wp:effectExtent l="0" t="0" r="0" b="0"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B714FD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0F589" id="Прямоугольник 11" o:spid="_x0000_s1030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BB714FD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18FFF77" w14:textId="77777777" w:rsidR="00BA4A2F" w:rsidRPr="00187031" w:rsidRDefault="00187031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187031">
        <w:rPr>
          <w:rFonts w:ascii="Arial" w:eastAsia="Arial" w:hAnsi="Arial" w:cs="Arial"/>
          <w:lang w:val="ru-RU"/>
        </w:rPr>
        <w:t>-02. Сохранение черновика (без индексации КЦ)</w:t>
      </w:r>
    </w:p>
    <w:p w14:paraId="7C483E83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UC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</w:t>
      </w:r>
      <w:r w:rsidRPr="00187031">
        <w:rPr>
          <w:rFonts w:ascii="Arial" w:eastAsia="Arial" w:hAnsi="Arial" w:cs="Arial"/>
          <w:color w:val="000000"/>
          <w:lang w:val="ru-RU"/>
        </w:rPr>
        <w:t>3</w:t>
      </w:r>
    </w:p>
    <w:p w14:paraId="7A930FF6" w14:textId="77777777" w:rsidR="00BA4A2F" w:rsidRPr="00187031" w:rsidRDefault="00187031">
      <w:pPr>
        <w:rPr>
          <w:i/>
          <w:iCs/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76D8519E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Редактор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сохранил черновик</w:t>
      </w:r>
      <w:r w:rsidRPr="00187031">
        <w:rPr>
          <w:rFonts w:ascii="Arial" w:eastAsia="Arial" w:hAnsi="Arial" w:cs="Arial"/>
          <w:color w:val="000000"/>
          <w:lang w:val="ru-RU"/>
        </w:rPr>
        <w:t xml:space="preserve">, не публикуя. </w:t>
      </w: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 шлёт </w:t>
      </w:r>
      <w:r>
        <w:rPr>
          <w:rFonts w:ascii="Arial" w:eastAsia="Arial" w:hAnsi="Arial" w:cs="Arial"/>
          <w:color w:val="000000"/>
          <w:sz w:val="22"/>
          <w:szCs w:val="22"/>
        </w:rPr>
        <w:t>article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t>updated</w:t>
      </w:r>
      <w:r w:rsidRPr="00187031">
        <w:rPr>
          <w:rFonts w:ascii="Arial" w:eastAsia="Arial" w:hAnsi="Arial" w:cs="Arial"/>
          <w:color w:val="000000"/>
          <w:lang w:val="ru-RU"/>
        </w:rPr>
        <w:t xml:space="preserve"> с </w:t>
      </w:r>
      <w:r>
        <w:rPr>
          <w:rFonts w:ascii="Arial" w:eastAsia="Arial" w:hAnsi="Arial" w:cs="Arial"/>
          <w:color w:val="000000"/>
          <w:sz w:val="22"/>
          <w:szCs w:val="22"/>
        </w:rPr>
        <w:t>status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draft</w:t>
      </w:r>
      <w:r w:rsidRPr="00187031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production</w:t>
      </w:r>
      <w:r w:rsidRPr="00187031">
        <w:rPr>
          <w:rFonts w:ascii="Arial" w:eastAsia="Arial" w:hAnsi="Arial" w:cs="Arial"/>
          <w:color w:val="000000"/>
          <w:lang w:val="ru-RU"/>
        </w:rPr>
        <w:t xml:space="preserve">-индекс </w:t>
      </w:r>
      <w:r w:rsidRPr="00187031">
        <w:rPr>
          <w:rFonts w:ascii="Arial" w:eastAsia="Arial" w:hAnsi="Arial" w:cs="Arial"/>
          <w:lang w:val="ru-RU"/>
        </w:rPr>
        <w:t>суфлера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187031">
        <w:rPr>
          <w:rFonts w:ascii="Arial" w:eastAsia="Arial" w:hAnsi="Arial" w:cs="Arial"/>
          <w:color w:val="000000"/>
          <w:lang w:val="ru-RU"/>
        </w:rPr>
        <w:t xml:space="preserve"> меняется.</w:t>
      </w:r>
    </w:p>
    <w:p w14:paraId="63C000F9" w14:textId="77777777" w:rsidR="00BA4A2F" w:rsidRPr="00187031" w:rsidRDefault="00187031">
      <w:pPr>
        <w:rPr>
          <w:i/>
          <w:iCs/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lastRenderedPageBreak/>
        <w:t>2. Какие требования из общего списка (раздел 4.2) относятся к этому сценарию</w:t>
      </w:r>
    </w:p>
    <w:tbl>
      <w:tblPr>
        <w:tblStyle w:val="afe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9"/>
        <w:gridCol w:w="2202"/>
        <w:gridCol w:w="3304"/>
        <w:gridCol w:w="3305"/>
      </w:tblGrid>
      <w:tr w:rsidR="00BA4A2F" w14:paraId="466D22F1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9" w:type="dxa"/>
            <w:tcBorders>
              <w:bottom w:val="single" w:sz="8" w:space="0" w:color="000000"/>
            </w:tcBorders>
          </w:tcPr>
          <w:p w14:paraId="57F243E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202" w:type="dxa"/>
            <w:tcBorders>
              <w:bottom w:val="single" w:sz="8" w:space="0" w:color="000000"/>
            </w:tcBorders>
          </w:tcPr>
          <w:p w14:paraId="04248B0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304" w:type="dxa"/>
            <w:tcBorders>
              <w:bottom w:val="single" w:sz="8" w:space="0" w:color="000000"/>
            </w:tcBorders>
          </w:tcPr>
          <w:p w14:paraId="08F7552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</w:t>
            </w:r>
          </w:p>
        </w:tc>
        <w:tc>
          <w:tcPr>
            <w:tcW w:w="3305" w:type="dxa"/>
            <w:tcBorders>
              <w:bottom w:val="single" w:sz="8" w:space="0" w:color="000000"/>
            </w:tcBorders>
          </w:tcPr>
          <w:p w14:paraId="138A946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:rsidRPr="000B0CAA" w14:paraId="4667061E" w14:textId="77777777" w:rsidTr="00BA4A2F">
        <w:tc>
          <w:tcPr>
            <w:tcW w:w="549" w:type="dxa"/>
          </w:tcPr>
          <w:p w14:paraId="63E24F5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202" w:type="dxa"/>
          </w:tcPr>
          <w:p w14:paraId="7C0B9E7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Изменение элемента</w:t>
            </w:r>
          </w:p>
        </w:tc>
        <w:tc>
          <w:tcPr>
            <w:tcW w:w="3304" w:type="dxa"/>
          </w:tcPr>
          <w:p w14:paraId="64CC1D5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OnAfterIBlockElementUpdate</w:t>
            </w:r>
          </w:p>
        </w:tc>
        <w:tc>
          <w:tcPr>
            <w:tcW w:w="3305" w:type="dxa"/>
          </w:tcPr>
          <w:p w14:paraId="058E7D3B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Обработчик, не путать с </w:t>
            </w:r>
            <w:r>
              <w:rPr>
                <w:rFonts w:ascii="Arial" w:eastAsia="Arial" w:hAnsi="Arial" w:cs="Arial"/>
                <w:color w:val="000000"/>
              </w:rPr>
              <w:t>publish</w:t>
            </w:r>
          </w:p>
        </w:tc>
      </w:tr>
      <w:tr w:rsidR="00BA4A2F" w14:paraId="503A61FA" w14:textId="77777777" w:rsidTr="00BA4A2F">
        <w:tc>
          <w:tcPr>
            <w:tcW w:w="549" w:type="dxa"/>
          </w:tcPr>
          <w:p w14:paraId="796283E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202" w:type="dxa"/>
          </w:tcPr>
          <w:p w14:paraId="536A973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Push</w:t>
            </w:r>
          </w:p>
        </w:tc>
        <w:tc>
          <w:tcPr>
            <w:tcW w:w="3304" w:type="dxa"/>
          </w:tcPr>
          <w:p w14:paraId="3B39286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3305" w:type="dxa"/>
          </w:tcPr>
          <w:p w14:paraId="1AD09D9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POST webhook</w:t>
            </w:r>
          </w:p>
        </w:tc>
      </w:tr>
      <w:tr w:rsidR="00BA4A2F" w14:paraId="7BC246A7" w14:textId="77777777" w:rsidTr="00BA4A2F">
        <w:tc>
          <w:tcPr>
            <w:tcW w:w="549" w:type="dxa"/>
          </w:tcPr>
          <w:p w14:paraId="6ACD8F8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202" w:type="dxa"/>
          </w:tcPr>
          <w:p w14:paraId="6B083AD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Outbox</w:t>
            </w:r>
          </w:p>
        </w:tc>
        <w:tc>
          <w:tcPr>
            <w:tcW w:w="3304" w:type="dxa"/>
          </w:tcPr>
          <w:p w14:paraId="35C5E2E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3305" w:type="dxa"/>
          </w:tcPr>
          <w:p w14:paraId="039EBCE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Запись + доставка</w:t>
            </w:r>
          </w:p>
        </w:tc>
      </w:tr>
      <w:tr w:rsidR="00BA4A2F" w14:paraId="20838D5D" w14:textId="77777777" w:rsidTr="00BA4A2F">
        <w:tc>
          <w:tcPr>
            <w:tcW w:w="549" w:type="dxa"/>
          </w:tcPr>
          <w:p w14:paraId="671D793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2202" w:type="dxa"/>
          </w:tcPr>
          <w:p w14:paraId="70C0194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event_id</w:t>
            </w:r>
          </w:p>
        </w:tc>
        <w:tc>
          <w:tcPr>
            <w:tcW w:w="3304" w:type="dxa"/>
          </w:tcPr>
          <w:p w14:paraId="1495D07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3305" w:type="dxa"/>
          </w:tcPr>
          <w:p w14:paraId="526C519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UUID</w:t>
            </w:r>
          </w:p>
        </w:tc>
      </w:tr>
      <w:tr w:rsidR="00BA4A2F" w14:paraId="10E306F0" w14:textId="77777777" w:rsidTr="00BA4A2F">
        <w:tc>
          <w:tcPr>
            <w:tcW w:w="549" w:type="dxa"/>
          </w:tcPr>
          <w:p w14:paraId="71D2EB6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202" w:type="dxa"/>
          </w:tcPr>
          <w:p w14:paraId="439D6DE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</w:t>
            </w:r>
          </w:p>
        </w:tc>
        <w:tc>
          <w:tcPr>
            <w:tcW w:w="3304" w:type="dxa"/>
          </w:tcPr>
          <w:p w14:paraId="098D826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ACTIVE=N</w:t>
            </w:r>
            <w:r>
              <w:rPr>
                <w:rFonts w:ascii="Arial" w:eastAsia="Arial" w:hAnsi="Arial" w:cs="Arial"/>
                <w:color w:val="000000"/>
              </w:rPr>
              <w:t xml:space="preserve"> / workflow</w:t>
            </w:r>
          </w:p>
        </w:tc>
        <w:tc>
          <w:tcPr>
            <w:tcW w:w="3305" w:type="dxa"/>
          </w:tcPr>
          <w:p w14:paraId="14D029D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status: draft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is_current: false</w:t>
            </w:r>
          </w:p>
        </w:tc>
      </w:tr>
      <w:tr w:rsidR="00BA4A2F" w14:paraId="42B26B50" w14:textId="77777777" w:rsidTr="00BA4A2F">
        <w:tc>
          <w:tcPr>
            <w:tcW w:w="549" w:type="dxa"/>
          </w:tcPr>
          <w:p w14:paraId="708DDE2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202" w:type="dxa"/>
          </w:tcPr>
          <w:p w14:paraId="0D8F99F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changed_fields</w:t>
            </w:r>
          </w:p>
        </w:tc>
        <w:tc>
          <w:tcPr>
            <w:tcW w:w="3304" w:type="dxa"/>
          </w:tcPr>
          <w:p w14:paraId="59135E7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3305" w:type="dxa"/>
          </w:tcPr>
          <w:p w14:paraId="571B059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Список </w:t>
            </w:r>
            <w:r>
              <w:rPr>
                <w:rFonts w:ascii="Arial" w:eastAsia="Arial" w:hAnsi="Arial" w:cs="Arial"/>
              </w:rPr>
              <w:t>измененных</w:t>
            </w:r>
            <w:r>
              <w:rPr>
                <w:rFonts w:ascii="Arial" w:eastAsia="Arial" w:hAnsi="Arial" w:cs="Arial"/>
                <w:color w:val="000000"/>
              </w:rPr>
              <w:t xml:space="preserve"> полей</w:t>
            </w:r>
          </w:p>
        </w:tc>
      </w:tr>
      <w:tr w:rsidR="00BA4A2F" w14:paraId="09910B51" w14:textId="77777777" w:rsidTr="00BA4A2F">
        <w:tc>
          <w:tcPr>
            <w:tcW w:w="549" w:type="dxa"/>
          </w:tcPr>
          <w:p w14:paraId="51CBC6C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2202" w:type="dxa"/>
          </w:tcPr>
          <w:p w14:paraId="1194F37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</w:t>
            </w:r>
          </w:p>
        </w:tc>
        <w:tc>
          <w:tcPr>
            <w:tcW w:w="3304" w:type="dxa"/>
          </w:tcPr>
          <w:p w14:paraId="1A4DFBA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305" w:type="dxa"/>
          </w:tcPr>
          <w:p w14:paraId="3CBBBEB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HMAC исходящего POST</w:t>
            </w:r>
          </w:p>
        </w:tc>
      </w:tr>
    </w:tbl>
    <w:p w14:paraId="1C6BCDD0" w14:textId="77777777" w:rsidR="00BA4A2F" w:rsidRDefault="00187031">
      <w:pPr>
        <w:rPr>
          <w:i/>
          <w:iCs/>
        </w:rPr>
      </w:pPr>
      <w:r>
        <w:rPr>
          <w:rFonts w:ascii="Arial" w:eastAsia="Arial" w:hAnsi="Arial" w:cs="Arial"/>
          <w:i/>
          <w:iCs/>
          <w:color w:val="0F4761"/>
        </w:rPr>
        <w:t>3. Форматы запроса и ответа</w:t>
      </w:r>
    </w:p>
    <w:p w14:paraId="6EC35E8E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Webhook [Доработка]: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POST /api/v1/knowledge/events</w:t>
      </w:r>
      <w:r>
        <w:rPr>
          <w:rFonts w:ascii="Arial" w:eastAsia="Arial" w:hAnsi="Arial" w:cs="Arial"/>
          <w:color w:val="000000"/>
        </w:rPr>
        <w:t xml:space="preserve"> — те же заголовки, что </w:t>
      </w:r>
      <w:r>
        <w:rPr>
          <w:rFonts w:ascii="Arial" w:eastAsia="Arial" w:hAnsi="Arial" w:cs="Arial"/>
          <w:b/>
          <w:bCs/>
          <w:color w:val="000000"/>
        </w:rPr>
        <w:t>INT-01</w:t>
      </w:r>
      <w:r>
        <w:rPr>
          <w:rFonts w:ascii="Arial" w:eastAsia="Arial" w:hAnsi="Arial" w:cs="Arial"/>
          <w:color w:val="000000"/>
        </w:rPr>
        <w:t xml:space="preserve">. Обязательны: </w:t>
      </w:r>
      <w:r>
        <w:rPr>
          <w:rFonts w:ascii="Arial" w:eastAsia="Arial" w:hAnsi="Arial" w:cs="Arial"/>
          <w:color w:val="000000"/>
          <w:sz w:val="22"/>
          <w:szCs w:val="22"/>
        </w:rPr>
        <w:t>event_id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event_type</w:t>
      </w:r>
      <w:r>
        <w:rPr>
          <w:rFonts w:ascii="Arial" w:eastAsia="Arial" w:hAnsi="Arial" w:cs="Arial"/>
          <w:color w:val="000000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article.updated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status</w:t>
      </w:r>
      <w:r>
        <w:rPr>
          <w:rFonts w:ascii="Arial" w:eastAsia="Arial" w:hAnsi="Arial" w:cs="Arial"/>
          <w:color w:val="000000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draft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is_current</w:t>
      </w:r>
      <w:r>
        <w:rPr>
          <w:rFonts w:ascii="Arial" w:eastAsia="Arial" w:hAnsi="Arial" w:cs="Arial"/>
          <w:color w:val="000000"/>
        </w:rPr>
        <w:t xml:space="preserve">=false, </w:t>
      </w:r>
      <w:r>
        <w:rPr>
          <w:rFonts w:ascii="Arial" w:eastAsia="Arial" w:hAnsi="Arial" w:cs="Arial"/>
          <w:color w:val="000000"/>
          <w:sz w:val="22"/>
          <w:szCs w:val="22"/>
        </w:rPr>
        <w:t>article_id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iblock_id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checksum</w:t>
      </w:r>
      <w:r>
        <w:rPr>
          <w:rFonts w:ascii="Arial" w:eastAsia="Arial" w:hAnsi="Arial" w:cs="Arial"/>
          <w:color w:val="000000"/>
        </w:rPr>
        <w:t xml:space="preserve"> (рекомендуется). </w:t>
      </w:r>
      <w:r w:rsidRPr="00187031">
        <w:rPr>
          <w:rFonts w:ascii="Arial" w:eastAsia="Arial" w:hAnsi="Arial" w:cs="Arial"/>
          <w:color w:val="000000"/>
          <w:lang w:val="ru-RU"/>
        </w:rPr>
        <w:t xml:space="preserve">Поля — </w:t>
      </w:r>
      <w:r w:rsidRPr="00187031">
        <w:rPr>
          <w:rFonts w:ascii="Arial" w:eastAsia="Arial" w:hAnsi="Arial" w:cs="Arial"/>
          <w:lang w:val="ru-RU"/>
        </w:rPr>
        <w:t>п.</w:t>
      </w:r>
      <w:r w:rsidRPr="00187031">
        <w:rPr>
          <w:rFonts w:ascii="Arial" w:eastAsia="Arial" w:hAnsi="Arial" w:cs="Arial"/>
          <w:color w:val="000000"/>
          <w:lang w:val="ru-RU"/>
        </w:rPr>
        <w:t>6.2.</w:t>
      </w:r>
    </w:p>
    <w:p w14:paraId="580F5E0D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Ответ: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-07</w:t>
      </w:r>
      <w:r w:rsidRPr="00187031">
        <w:rPr>
          <w:rFonts w:ascii="Arial" w:eastAsia="Arial" w:hAnsi="Arial" w:cs="Arial"/>
          <w:color w:val="000000"/>
          <w:lang w:val="ru-RU"/>
        </w:rPr>
        <w:t xml:space="preserve"> (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202</w:t>
      </w:r>
      <w:r w:rsidRPr="00187031">
        <w:rPr>
          <w:rFonts w:ascii="Arial" w:eastAsia="Arial" w:hAnsi="Arial" w:cs="Arial"/>
          <w:color w:val="000000"/>
          <w:lang w:val="ru-RU"/>
        </w:rPr>
        <w:t xml:space="preserve"> / ошибки).</w:t>
      </w:r>
    </w:p>
    <w:p w14:paraId="60980B49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color w:val="0F4761"/>
          <w:lang w:val="ru-RU"/>
        </w:rPr>
        <w:t>4. Коды ответов и ошибок</w:t>
      </w:r>
    </w:p>
    <w:p w14:paraId="43F5E54F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Как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-01</w:t>
      </w:r>
      <w:r w:rsidRPr="00187031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-07</w:t>
      </w:r>
      <w:r w:rsidRPr="00187031">
        <w:rPr>
          <w:rFonts w:ascii="Arial" w:eastAsia="Arial" w:hAnsi="Arial" w:cs="Arial"/>
          <w:color w:val="000000"/>
          <w:lang w:val="ru-RU"/>
        </w:rPr>
        <w:t xml:space="preserve">. Ошибка 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400</w:t>
      </w:r>
      <w:r w:rsidRPr="00187031">
        <w:rPr>
          <w:rFonts w:ascii="Arial" w:eastAsia="Arial" w:hAnsi="Arial" w:cs="Arial"/>
          <w:color w:val="000000"/>
          <w:lang w:val="ru-RU"/>
        </w:rPr>
        <w:t xml:space="preserve">, если передан </w:t>
      </w:r>
      <w:r>
        <w:rPr>
          <w:rFonts w:ascii="Arial" w:eastAsia="Arial" w:hAnsi="Arial" w:cs="Arial"/>
          <w:color w:val="000000"/>
          <w:sz w:val="22"/>
          <w:szCs w:val="22"/>
        </w:rPr>
        <w:t>status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: </w:t>
      </w:r>
      <w:r>
        <w:rPr>
          <w:rFonts w:ascii="Arial" w:eastAsia="Arial" w:hAnsi="Arial" w:cs="Arial"/>
          <w:color w:val="000000"/>
          <w:sz w:val="22"/>
          <w:szCs w:val="22"/>
        </w:rPr>
        <w:t>published</w:t>
      </w:r>
      <w:r w:rsidRPr="00187031">
        <w:rPr>
          <w:rFonts w:ascii="Arial" w:eastAsia="Arial" w:hAnsi="Arial" w:cs="Arial"/>
          <w:color w:val="000000"/>
          <w:lang w:val="ru-RU"/>
        </w:rPr>
        <w:t xml:space="preserve"> при операции черновика (валидация на стороне </w:t>
      </w:r>
      <w:r w:rsidRPr="00187031">
        <w:rPr>
          <w:rFonts w:ascii="Arial" w:eastAsia="Arial" w:hAnsi="Arial" w:cs="Arial"/>
          <w:lang w:val="ru-RU"/>
        </w:rPr>
        <w:t>суфлера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уточнить на </w:t>
      </w:r>
      <w:r w:rsidRPr="00187031">
        <w:rPr>
          <w:rFonts w:ascii="Arial" w:eastAsia="Arial" w:hAnsi="Arial" w:cs="Arial"/>
          <w:b/>
          <w:bCs/>
          <w:lang w:val="ru-RU"/>
        </w:rPr>
        <w:t>п.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9.2</w:t>
      </w:r>
      <w:r w:rsidRPr="00187031">
        <w:rPr>
          <w:rFonts w:ascii="Arial" w:eastAsia="Arial" w:hAnsi="Arial" w:cs="Arial"/>
          <w:color w:val="000000"/>
          <w:lang w:val="ru-RU"/>
        </w:rPr>
        <w:t>).</w:t>
      </w:r>
    </w:p>
    <w:p w14:paraId="4B6ACFDB" w14:textId="77777777" w:rsidR="00BA4A2F" w:rsidRDefault="00187031">
      <w:pPr>
        <w:rPr>
          <w:i/>
          <w:iCs/>
        </w:rPr>
      </w:pPr>
      <w:r>
        <w:rPr>
          <w:rFonts w:ascii="Arial" w:eastAsia="Arial" w:hAnsi="Arial" w:cs="Arial"/>
          <w:i/>
          <w:iCs/>
          <w:color w:val="0F4761"/>
        </w:rPr>
        <w:t>5. Пример тела запроса</w:t>
      </w:r>
    </w:p>
    <w:p w14:paraId="5BB4DB53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6287E"/>
          <w:sz w:val="22"/>
          <w:szCs w:val="22"/>
        </w:rPr>
        <w:t>{</w:t>
      </w:r>
      <w:r>
        <w:rPr>
          <w:rFonts w:ascii="Arial" w:eastAsia="Arial" w:hAnsi="Arial" w:cs="Arial"/>
          <w:color w:val="000000"/>
        </w:rPr>
        <w:br/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902000"/>
          <w:sz w:val="22"/>
          <w:szCs w:val="22"/>
        </w:rPr>
        <w:t>"event_id"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"7c9e6679-7425-40de-944b-e07fc1f90ae7"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"event_type"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"article.updated"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"occurred_at"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"2026-05-27T15:10:00+03:00"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"article_id"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12845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"iblock_id"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42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"status"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"draft"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"is_current"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color w:val="007020"/>
          <w:sz w:val="22"/>
          <w:szCs w:val="22"/>
        </w:rPr>
        <w:t>false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"checksum"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"sha256:ab12…"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"changed_fields"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7020"/>
          <w:sz w:val="22"/>
          <w:szCs w:val="22"/>
        </w:rPr>
        <w:t>[</w:t>
      </w:r>
      <w:r>
        <w:rPr>
          <w:rFonts w:ascii="Arial" w:eastAsia="Arial" w:hAnsi="Arial" w:cs="Arial"/>
          <w:color w:val="4070A0"/>
          <w:sz w:val="22"/>
          <w:szCs w:val="22"/>
        </w:rPr>
        <w:t>"DETAIL_TEXT"</w:t>
      </w:r>
      <w:r>
        <w:rPr>
          <w:rFonts w:ascii="Arial" w:eastAsia="Arial" w:hAnsi="Arial" w:cs="Arial"/>
          <w:color w:val="007020"/>
          <w:sz w:val="22"/>
          <w:szCs w:val="22"/>
        </w:rPr>
        <w:t>]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6287E"/>
          <w:sz w:val="22"/>
          <w:szCs w:val="22"/>
        </w:rPr>
        <w:t>}</w:t>
      </w:r>
    </w:p>
    <w:tbl>
      <w:tblPr>
        <w:tblStyle w:val="aff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9"/>
        <w:gridCol w:w="3901"/>
        <w:gridCol w:w="3120"/>
      </w:tblGrid>
      <w:tr w:rsidR="00BA4A2F" w14:paraId="44766BD8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39" w:type="dxa"/>
            <w:tcBorders>
              <w:bottom w:val="single" w:sz="8" w:space="0" w:color="000000"/>
            </w:tcBorders>
          </w:tcPr>
          <w:p w14:paraId="444EE60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3901" w:type="dxa"/>
            <w:tcBorders>
              <w:bottom w:val="single" w:sz="8" w:space="0" w:color="000000"/>
            </w:tcBorders>
          </w:tcPr>
          <w:p w14:paraId="21DB837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</w:tcPr>
          <w:p w14:paraId="7D4E6B4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Смысл</w:t>
            </w:r>
          </w:p>
        </w:tc>
      </w:tr>
      <w:tr w:rsidR="00BA4A2F" w:rsidRPr="000B0CAA" w14:paraId="019E8545" w14:textId="77777777" w:rsidTr="00BA4A2F">
        <w:tc>
          <w:tcPr>
            <w:tcW w:w="2339" w:type="dxa"/>
          </w:tcPr>
          <w:p w14:paraId="0E140A6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event_type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status: draft</w:t>
            </w:r>
          </w:p>
        </w:tc>
        <w:tc>
          <w:tcPr>
            <w:tcW w:w="3901" w:type="dxa"/>
          </w:tcPr>
          <w:p w14:paraId="31E0999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3120" w:type="dxa"/>
          </w:tcPr>
          <w:p w14:paraId="107207B6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Черновик не должен менять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-индекс</w:t>
            </w:r>
          </w:p>
        </w:tc>
      </w:tr>
      <w:tr w:rsidR="00BA4A2F" w14:paraId="16771554" w14:textId="77777777" w:rsidTr="00BA4A2F">
        <w:tc>
          <w:tcPr>
            <w:tcW w:w="2339" w:type="dxa"/>
          </w:tcPr>
          <w:p w14:paraId="396B6BB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</w:p>
        </w:tc>
        <w:tc>
          <w:tcPr>
            <w:tcW w:w="3901" w:type="dxa"/>
          </w:tcPr>
          <w:p w14:paraId="6910993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  <w:tc>
          <w:tcPr>
            <w:tcW w:w="3120" w:type="dxa"/>
          </w:tcPr>
          <w:p w14:paraId="3CD36FD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 в инфоблоке</w:t>
            </w:r>
          </w:p>
        </w:tc>
      </w:tr>
    </w:tbl>
    <w:p w14:paraId="7179F92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Контекст [Суфлёр]:</w:t>
      </w:r>
      <w:r w:rsidRPr="00187031">
        <w:rPr>
          <w:rFonts w:ascii="Arial" w:eastAsia="Arial" w:hAnsi="Arial" w:cs="Arial"/>
          <w:color w:val="000000"/>
          <w:lang w:val="ru-RU"/>
        </w:rPr>
        <w:t xml:space="preserve"> аудит/журнал;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без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GET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[Штатно]</w:t>
      </w:r>
      <w:r w:rsidRPr="00187031">
        <w:rPr>
          <w:rFonts w:ascii="Arial" w:eastAsia="Arial" w:hAnsi="Arial" w:cs="Arial"/>
          <w:color w:val="000000"/>
          <w:lang w:val="ru-RU"/>
        </w:rPr>
        <w:t xml:space="preserve"> и без </w:t>
      </w:r>
      <w:r>
        <w:rPr>
          <w:rFonts w:ascii="Arial" w:eastAsia="Arial" w:hAnsi="Arial" w:cs="Arial"/>
          <w:color w:val="000000"/>
        </w:rPr>
        <w:t>RAG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6F582B80" w14:textId="77777777" w:rsidR="00BA4A2F" w:rsidRDefault="00187031">
      <w:pPr>
        <w:rPr>
          <w:i/>
          <w:iCs/>
        </w:rPr>
      </w:pPr>
      <w:r>
        <w:rPr>
          <w:rFonts w:ascii="Arial" w:eastAsia="Arial" w:hAnsi="Arial" w:cs="Arial"/>
          <w:i/>
          <w:iCs/>
          <w:color w:val="0F4761"/>
        </w:rPr>
        <w:t>6. Диаграмма последовательности</w:t>
      </w:r>
    </w:p>
    <w:p w14:paraId="2489C1B7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lastRenderedPageBreak/>
        <w:drawing>
          <wp:inline distT="0" distB="0" distL="0" distR="0" wp14:anchorId="69F15C52" wp14:editId="6B6FAFEC">
            <wp:extent cx="6396038" cy="298101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2981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958D4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36BCD8E3" wp14:editId="05D94287">
                <wp:extent cx="5953125" cy="28575"/>
                <wp:effectExtent l="0" t="0" r="0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CA3C88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CD8E3" id="Прямоугольник 8" o:spid="_x0000_s1031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DCA3C88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431A491" w14:textId="77777777" w:rsidR="00BA4A2F" w:rsidRPr="00187031" w:rsidRDefault="00187031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187031">
        <w:rPr>
          <w:rFonts w:ascii="Arial" w:eastAsia="Arial" w:hAnsi="Arial" w:cs="Arial"/>
          <w:lang w:val="ru-RU"/>
        </w:rPr>
        <w:t>-03. Снятие с публикации</w:t>
      </w:r>
    </w:p>
    <w:p w14:paraId="0F832991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UC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</w:t>
      </w:r>
      <w:r w:rsidRPr="00187031">
        <w:rPr>
          <w:rFonts w:ascii="Arial" w:eastAsia="Arial" w:hAnsi="Arial" w:cs="Arial"/>
          <w:color w:val="000000"/>
          <w:lang w:val="ru-RU"/>
        </w:rPr>
        <w:t>6</w:t>
      </w:r>
    </w:p>
    <w:p w14:paraId="35DE5FD1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2F0E9AFC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Статья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снята с публикации</w:t>
      </w:r>
      <w:r w:rsidRPr="00187031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ACTIVE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  <w:r w:rsidRPr="00187031">
        <w:rPr>
          <w:rFonts w:ascii="Arial" w:eastAsia="Arial" w:hAnsi="Arial" w:cs="Arial"/>
          <w:color w:val="000000"/>
          <w:lang w:val="ru-RU"/>
        </w:rPr>
        <w:t xml:space="preserve"> / архив). Операторы КЦ не должны видеть её в подсказках.</w:t>
      </w:r>
    </w:p>
    <w:p w14:paraId="5E5C8904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2. Какие требования из общего списка (раздел 4.2) относятся к этому сценарию</w:t>
      </w:r>
    </w:p>
    <w:tbl>
      <w:tblPr>
        <w:tblStyle w:val="aff0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2085"/>
        <w:gridCol w:w="3300"/>
        <w:gridCol w:w="3300"/>
      </w:tblGrid>
      <w:tr w:rsidR="00BA4A2F" w14:paraId="40AF309C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bottom w:val="single" w:sz="8" w:space="0" w:color="000000"/>
            </w:tcBorders>
          </w:tcPr>
          <w:p w14:paraId="1F0145A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085" w:type="dxa"/>
            <w:tcBorders>
              <w:bottom w:val="single" w:sz="8" w:space="0" w:color="000000"/>
            </w:tcBorders>
          </w:tcPr>
          <w:p w14:paraId="0ED90FE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</w:tcPr>
          <w:p w14:paraId="3843BF4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</w:tcPr>
          <w:p w14:paraId="1A0EB12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14:paraId="507085EB" w14:textId="77777777" w:rsidTr="00BA4A2F">
        <w:tc>
          <w:tcPr>
            <w:tcW w:w="675" w:type="dxa"/>
          </w:tcPr>
          <w:p w14:paraId="1BE8ABC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085" w:type="dxa"/>
          </w:tcPr>
          <w:p w14:paraId="4813131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Update</w:t>
            </w:r>
          </w:p>
        </w:tc>
        <w:tc>
          <w:tcPr>
            <w:tcW w:w="3300" w:type="dxa"/>
          </w:tcPr>
          <w:p w14:paraId="1ECF2CD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OnAfterIBlockElementUpdate</w:t>
            </w:r>
          </w:p>
        </w:tc>
        <w:tc>
          <w:tcPr>
            <w:tcW w:w="3300" w:type="dxa"/>
          </w:tcPr>
          <w:p w14:paraId="0CF93B9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event_type: article.unpublished</w:t>
            </w:r>
          </w:p>
        </w:tc>
      </w:tr>
      <w:tr w:rsidR="00BA4A2F" w14:paraId="3670F2B9" w14:textId="77777777" w:rsidTr="00BA4A2F">
        <w:tc>
          <w:tcPr>
            <w:tcW w:w="675" w:type="dxa"/>
          </w:tcPr>
          <w:p w14:paraId="07CE75B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7–9</w:t>
            </w:r>
          </w:p>
        </w:tc>
        <w:tc>
          <w:tcPr>
            <w:tcW w:w="2085" w:type="dxa"/>
          </w:tcPr>
          <w:p w14:paraId="1685E1A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Push, outbox, UUID</w:t>
            </w:r>
          </w:p>
        </w:tc>
        <w:tc>
          <w:tcPr>
            <w:tcW w:w="3300" w:type="dxa"/>
          </w:tcPr>
          <w:p w14:paraId="292F12D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3300" w:type="dxa"/>
          </w:tcPr>
          <w:p w14:paraId="0DF2CB6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Как INT-01</w:t>
            </w:r>
          </w:p>
        </w:tc>
      </w:tr>
      <w:tr w:rsidR="00BA4A2F" w14:paraId="5A4204A6" w14:textId="77777777" w:rsidTr="00BA4A2F">
        <w:tc>
          <w:tcPr>
            <w:tcW w:w="675" w:type="dxa"/>
          </w:tcPr>
          <w:p w14:paraId="261C7CA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85" w:type="dxa"/>
          </w:tcPr>
          <w:p w14:paraId="2DE7A7A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</w:t>
            </w:r>
          </w:p>
        </w:tc>
        <w:tc>
          <w:tcPr>
            <w:tcW w:w="3300" w:type="dxa"/>
          </w:tcPr>
          <w:p w14:paraId="2B1885D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Смена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3300" w:type="dxa"/>
          </w:tcPr>
          <w:p w14:paraId="66D37BD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status: archived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is_current: false</w:t>
            </w:r>
          </w:p>
        </w:tc>
      </w:tr>
      <w:tr w:rsidR="00BA4A2F" w14:paraId="557F8528" w14:textId="77777777" w:rsidTr="00BA4A2F">
        <w:tc>
          <w:tcPr>
            <w:tcW w:w="675" w:type="dxa"/>
          </w:tcPr>
          <w:p w14:paraId="31B93A9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2085" w:type="dxa"/>
          </w:tcPr>
          <w:p w14:paraId="2A093DA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</w:t>
            </w:r>
          </w:p>
        </w:tc>
        <w:tc>
          <w:tcPr>
            <w:tcW w:w="3300" w:type="dxa"/>
          </w:tcPr>
          <w:p w14:paraId="3F8EC2C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300" w:type="dxa"/>
          </w:tcPr>
          <w:p w14:paraId="62D30BF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HMAC webhook</w:t>
            </w:r>
          </w:p>
        </w:tc>
      </w:tr>
    </w:tbl>
    <w:p w14:paraId="18243BBB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3. Форматы запроса и ответа</w:t>
      </w:r>
    </w:p>
    <w:p w14:paraId="41143380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POST</w:t>
      </w:r>
      <w:r>
        <w:rPr>
          <w:rFonts w:ascii="Arial" w:eastAsia="Arial" w:hAnsi="Arial" w:cs="Arial"/>
          <w:color w:val="000000"/>
        </w:rPr>
        <w:t xml:space="preserve"> webhook; </w:t>
      </w:r>
      <w:r>
        <w:rPr>
          <w:rFonts w:ascii="Arial" w:eastAsia="Arial" w:hAnsi="Arial" w:cs="Arial"/>
          <w:color w:val="000000"/>
          <w:sz w:val="22"/>
          <w:szCs w:val="22"/>
        </w:rPr>
        <w:t>event_type</w:t>
      </w:r>
      <w:r>
        <w:rPr>
          <w:rFonts w:ascii="Arial" w:eastAsia="Arial" w:hAnsi="Arial" w:cs="Arial"/>
          <w:color w:val="000000"/>
        </w:rPr>
        <w:t xml:space="preserve"> = </w:t>
      </w:r>
      <w:r>
        <w:rPr>
          <w:rFonts w:ascii="Arial" w:eastAsia="Arial" w:hAnsi="Arial" w:cs="Arial"/>
          <w:color w:val="000000"/>
          <w:sz w:val="22"/>
          <w:szCs w:val="22"/>
        </w:rPr>
        <w:t>article.unpublished</w:t>
      </w:r>
      <w:r>
        <w:rPr>
          <w:rFonts w:ascii="Arial" w:eastAsia="Arial" w:hAnsi="Arial" w:cs="Arial"/>
          <w:color w:val="000000"/>
        </w:rPr>
        <w:t xml:space="preserve">. Минимум: </w:t>
      </w:r>
      <w:r>
        <w:rPr>
          <w:rFonts w:ascii="Arial" w:eastAsia="Arial" w:hAnsi="Arial" w:cs="Arial"/>
          <w:color w:val="000000"/>
          <w:sz w:val="22"/>
          <w:szCs w:val="22"/>
        </w:rPr>
        <w:t>event_id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occurred_at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article_id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iblock_id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status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is_current</w:t>
      </w:r>
      <w:r>
        <w:rPr>
          <w:rFonts w:ascii="Arial" w:eastAsia="Arial" w:hAnsi="Arial" w:cs="Arial"/>
          <w:color w:val="000000"/>
        </w:rPr>
        <w:t>.</w:t>
      </w:r>
    </w:p>
    <w:p w14:paraId="3F0882AD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Ответ: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-07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448A0422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4. Коды ответов и ошибок</w:t>
      </w:r>
    </w:p>
    <w:p w14:paraId="7DCD6BA8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Как </w:t>
      </w:r>
      <w:r>
        <w:rPr>
          <w:rFonts w:ascii="Arial" w:eastAsia="Arial" w:hAnsi="Arial" w:cs="Arial"/>
          <w:b/>
          <w:bCs/>
          <w:color w:val="000000"/>
        </w:rPr>
        <w:t>INT-07</w:t>
      </w:r>
      <w:r>
        <w:rPr>
          <w:rFonts w:ascii="Arial" w:eastAsia="Arial" w:hAnsi="Arial" w:cs="Arial"/>
          <w:color w:val="000000"/>
        </w:rPr>
        <w:t>.</w:t>
      </w:r>
    </w:p>
    <w:p w14:paraId="4CA80E08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lastRenderedPageBreak/>
        <w:t>5. Пример тела запроса</w:t>
      </w:r>
    </w:p>
    <w:p w14:paraId="662F2870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6287E"/>
          <w:sz w:val="22"/>
          <w:szCs w:val="22"/>
        </w:rPr>
        <w:t>{</w:t>
      </w:r>
      <w:r>
        <w:rPr>
          <w:rFonts w:ascii="Arial" w:eastAsia="Arial" w:hAnsi="Arial" w:cs="Arial"/>
          <w:color w:val="000000"/>
        </w:rPr>
        <w:br/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902000"/>
          <w:sz w:val="22"/>
          <w:szCs w:val="22"/>
        </w:rPr>
        <w:t>"event_id"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"b1c2d3e4-f506-7890-abcd-ef1234567890"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"event_type"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"article.unpublished"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"occurred_at"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"2026-05-27T15:45:00+03:00"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"article_id"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12845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"iblock_id"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42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"status"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"archived"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"is_current"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color w:val="007020"/>
          <w:sz w:val="22"/>
          <w:szCs w:val="22"/>
        </w:rPr>
        <w:t>false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6287E"/>
          <w:sz w:val="22"/>
          <w:szCs w:val="22"/>
        </w:rPr>
        <w:t>}</w:t>
      </w:r>
    </w:p>
    <w:tbl>
      <w:tblPr>
        <w:tblStyle w:val="aff1"/>
        <w:tblW w:w="9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0"/>
        <w:gridCol w:w="3900"/>
        <w:gridCol w:w="3750"/>
      </w:tblGrid>
      <w:tr w:rsidR="00BA4A2F" w14:paraId="1AEA75AD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0" w:type="dxa"/>
            <w:tcBorders>
              <w:bottom w:val="single" w:sz="8" w:space="0" w:color="000000"/>
            </w:tcBorders>
          </w:tcPr>
          <w:p w14:paraId="3A2F413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3900" w:type="dxa"/>
            <w:tcBorders>
              <w:bottom w:val="single" w:sz="8" w:space="0" w:color="000000"/>
            </w:tcBorders>
          </w:tcPr>
          <w:p w14:paraId="41E6478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3750" w:type="dxa"/>
            <w:tcBorders>
              <w:bottom w:val="single" w:sz="8" w:space="0" w:color="000000"/>
            </w:tcBorders>
          </w:tcPr>
          <w:p w14:paraId="3A52F0B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Смысл</w:t>
            </w:r>
          </w:p>
        </w:tc>
      </w:tr>
      <w:tr w:rsidR="00BA4A2F" w:rsidRPr="000B0CAA" w14:paraId="67FBFF2E" w14:textId="77777777" w:rsidTr="00BA4A2F">
        <w:tc>
          <w:tcPr>
            <w:tcW w:w="2340" w:type="dxa"/>
          </w:tcPr>
          <w:p w14:paraId="2FB140B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event_type: article.unpublished</w:t>
            </w:r>
          </w:p>
        </w:tc>
        <w:tc>
          <w:tcPr>
            <w:tcW w:w="3900" w:type="dxa"/>
          </w:tcPr>
          <w:p w14:paraId="3E0CA8A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3750" w:type="dxa"/>
          </w:tcPr>
          <w:p w14:paraId="06AE4E3C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Снятие с публикации для КЦ</w:t>
            </w:r>
          </w:p>
        </w:tc>
      </w:tr>
      <w:tr w:rsidR="00BA4A2F" w14:paraId="3BE88CFF" w14:textId="77777777" w:rsidTr="00BA4A2F">
        <w:tc>
          <w:tcPr>
            <w:tcW w:w="2340" w:type="dxa"/>
          </w:tcPr>
          <w:p w14:paraId="4979681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</w:p>
        </w:tc>
        <w:tc>
          <w:tcPr>
            <w:tcW w:w="3900" w:type="dxa"/>
          </w:tcPr>
          <w:p w14:paraId="519A44A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  <w:tc>
          <w:tcPr>
            <w:tcW w:w="3750" w:type="dxa"/>
          </w:tcPr>
          <w:p w14:paraId="26483A1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 в CMS</w:t>
            </w:r>
          </w:p>
        </w:tc>
      </w:tr>
    </w:tbl>
    <w:p w14:paraId="6375DEE9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Контекст [Суфлёр]: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color w:val="0F1115"/>
          <w:highlight w:val="white"/>
          <w:lang w:val="ru-RU"/>
        </w:rPr>
        <w:t xml:space="preserve">при снятии статьи с публикации помечает её в своей базе как неактивную по </w:t>
      </w:r>
      <w:r>
        <w:rPr>
          <w:rFonts w:ascii="Roboto Mono" w:eastAsia="Roboto Mono" w:hAnsi="Roboto Mono" w:cs="Roboto Mono"/>
          <w:color w:val="0F1115"/>
          <w:sz w:val="19"/>
          <w:szCs w:val="19"/>
          <w:shd w:val="clear" w:color="auto" w:fill="EBEEF2"/>
        </w:rPr>
        <w:t>article</w:t>
      </w:r>
      <w:r w:rsidRPr="00187031">
        <w:rPr>
          <w:rFonts w:ascii="Roboto Mono" w:eastAsia="Roboto Mono" w:hAnsi="Roboto Mono" w:cs="Roboto Mono"/>
          <w:color w:val="0F1115"/>
          <w:sz w:val="19"/>
          <w:szCs w:val="19"/>
          <w:shd w:val="clear" w:color="auto" w:fill="EBEEF2"/>
          <w:lang w:val="ru-RU"/>
        </w:rPr>
        <w:t>_</w:t>
      </w:r>
      <w:r>
        <w:rPr>
          <w:rFonts w:ascii="Roboto Mono" w:eastAsia="Roboto Mono" w:hAnsi="Roboto Mono" w:cs="Roboto Mono"/>
          <w:color w:val="0F1115"/>
          <w:sz w:val="19"/>
          <w:szCs w:val="19"/>
          <w:shd w:val="clear" w:color="auto" w:fill="EBEEF2"/>
        </w:rPr>
        <w:t>id</w:t>
      </w:r>
      <w:r w:rsidRPr="00187031">
        <w:rPr>
          <w:rFonts w:ascii="Roboto" w:eastAsia="Roboto" w:hAnsi="Roboto" w:cs="Roboto"/>
          <w:color w:val="0F1115"/>
          <w:highlight w:val="white"/>
          <w:lang w:val="ru-RU"/>
        </w:rPr>
        <w:t xml:space="preserve">. </w:t>
      </w:r>
      <w:r w:rsidRPr="00187031">
        <w:rPr>
          <w:rFonts w:ascii="Arial" w:eastAsia="Arial" w:hAnsi="Arial" w:cs="Arial"/>
          <w:color w:val="0F1115"/>
          <w:highlight w:val="white"/>
          <w:lang w:val="ru-RU"/>
        </w:rPr>
        <w:t>Из поиска для операторов статья пропадает, но данные не удаляются физически.</w:t>
      </w:r>
      <w:r w:rsidRPr="00187031">
        <w:rPr>
          <w:rFonts w:ascii="Arial" w:eastAsia="Arial" w:hAnsi="Arial" w:cs="Arial"/>
          <w:lang w:val="ru-RU"/>
        </w:rPr>
        <w:t xml:space="preserve"> </w:t>
      </w:r>
    </w:p>
    <w:p w14:paraId="3BF58D67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6. Диаграмма последовательности</w:t>
      </w:r>
    </w:p>
    <w:p w14:paraId="563E6C74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drawing>
          <wp:inline distT="0" distB="0" distL="0" distR="0" wp14:anchorId="7AD9E226" wp14:editId="13C5B2FC">
            <wp:extent cx="6610922" cy="2408631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0922" cy="2408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37549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227025AC" wp14:editId="4361ECD5">
                <wp:extent cx="5953125" cy="28575"/>
                <wp:effectExtent l="0" t="0" r="0" 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25D9EB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025AC" id="Прямоугольник 9" o:spid="_x0000_s1032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725D9EB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2472E83" w14:textId="77777777" w:rsidR="00BA4A2F" w:rsidRPr="00187031" w:rsidRDefault="00187031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187031">
        <w:rPr>
          <w:rFonts w:ascii="Arial" w:eastAsia="Arial" w:hAnsi="Arial" w:cs="Arial"/>
          <w:lang w:val="ru-RU"/>
        </w:rPr>
        <w:t>-04. Удаление статьи</w:t>
      </w:r>
    </w:p>
    <w:p w14:paraId="0FD02BE3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UC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</w:t>
      </w:r>
      <w:r w:rsidRPr="00187031">
        <w:rPr>
          <w:rFonts w:ascii="Arial" w:eastAsia="Arial" w:hAnsi="Arial" w:cs="Arial"/>
          <w:color w:val="000000"/>
          <w:lang w:val="ru-RU"/>
        </w:rPr>
        <w:t>7</w:t>
      </w:r>
    </w:p>
    <w:p w14:paraId="40306434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1B80F65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Элемент инфоблока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удалён</w:t>
      </w:r>
      <w:r w:rsidRPr="00187031">
        <w:rPr>
          <w:rFonts w:ascii="Arial" w:eastAsia="Arial" w:hAnsi="Arial" w:cs="Arial"/>
          <w:color w:val="000000"/>
          <w:lang w:val="ru-RU"/>
        </w:rPr>
        <w:t xml:space="preserve"> в СУЗ. Минимальный </w:t>
      </w:r>
      <w:r>
        <w:rPr>
          <w:rFonts w:ascii="Arial" w:eastAsia="Arial" w:hAnsi="Arial" w:cs="Arial"/>
          <w:color w:val="000000"/>
        </w:rPr>
        <w:t>webhook</w:t>
      </w:r>
      <w:r w:rsidRPr="00187031">
        <w:rPr>
          <w:rFonts w:ascii="Arial" w:eastAsia="Arial" w:hAnsi="Arial" w:cs="Arial"/>
          <w:color w:val="000000"/>
          <w:lang w:val="ru-RU"/>
        </w:rPr>
        <w:t xml:space="preserve">; индекс </w:t>
      </w:r>
      <w:r w:rsidRPr="00187031">
        <w:rPr>
          <w:rFonts w:ascii="Arial" w:eastAsia="Arial" w:hAnsi="Arial" w:cs="Arial"/>
          <w:lang w:val="ru-RU"/>
        </w:rPr>
        <w:t>суфлера</w:t>
      </w:r>
      <w:r w:rsidRPr="00187031">
        <w:rPr>
          <w:rFonts w:ascii="Arial" w:eastAsia="Arial" w:hAnsi="Arial" w:cs="Arial"/>
          <w:color w:val="000000"/>
          <w:lang w:val="ru-RU"/>
        </w:rPr>
        <w:t xml:space="preserve"> очищается полностью.</w:t>
      </w:r>
    </w:p>
    <w:p w14:paraId="3D76F3BF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2. Какие требования из общего списка (раздел 4.2) относятся к этому сценарию</w:t>
      </w:r>
    </w:p>
    <w:tbl>
      <w:tblPr>
        <w:tblStyle w:val="aff2"/>
        <w:tblW w:w="9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0"/>
        <w:gridCol w:w="2040"/>
        <w:gridCol w:w="3300"/>
        <w:gridCol w:w="3915"/>
      </w:tblGrid>
      <w:tr w:rsidR="00BA4A2F" w14:paraId="00151D71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  <w:tcBorders>
              <w:bottom w:val="single" w:sz="8" w:space="0" w:color="000000"/>
            </w:tcBorders>
          </w:tcPr>
          <w:p w14:paraId="1771AA3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№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7E9B28C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</w:tcPr>
          <w:p w14:paraId="2177B08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</w:t>
            </w:r>
          </w:p>
        </w:tc>
        <w:tc>
          <w:tcPr>
            <w:tcW w:w="3915" w:type="dxa"/>
            <w:tcBorders>
              <w:bottom w:val="single" w:sz="8" w:space="0" w:color="000000"/>
            </w:tcBorders>
          </w:tcPr>
          <w:p w14:paraId="07BD313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14:paraId="3580D57B" w14:textId="77777777" w:rsidTr="00BA4A2F">
        <w:tc>
          <w:tcPr>
            <w:tcW w:w="720" w:type="dxa"/>
          </w:tcPr>
          <w:p w14:paraId="4517161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040" w:type="dxa"/>
          </w:tcPr>
          <w:p w14:paraId="21B790B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Удаление</w:t>
            </w:r>
          </w:p>
        </w:tc>
        <w:tc>
          <w:tcPr>
            <w:tcW w:w="3300" w:type="dxa"/>
          </w:tcPr>
          <w:p w14:paraId="1A3725C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OnAfterIBlockElementDelete</w:t>
            </w:r>
          </w:p>
        </w:tc>
        <w:tc>
          <w:tcPr>
            <w:tcW w:w="3915" w:type="dxa"/>
          </w:tcPr>
          <w:p w14:paraId="50B11BB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article.deleted</w:t>
            </w:r>
            <w:r>
              <w:rPr>
                <w:rFonts w:ascii="Arial" w:eastAsia="Arial" w:hAnsi="Arial" w:cs="Arial"/>
                <w:color w:val="000000"/>
              </w:rPr>
              <w:t>, минимальный payload</w:t>
            </w:r>
          </w:p>
        </w:tc>
      </w:tr>
      <w:tr w:rsidR="00BA4A2F" w14:paraId="0CEA3DA2" w14:textId="77777777" w:rsidTr="00BA4A2F">
        <w:tc>
          <w:tcPr>
            <w:tcW w:w="720" w:type="dxa"/>
          </w:tcPr>
          <w:p w14:paraId="2A8AAAA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7–9</w:t>
            </w:r>
          </w:p>
        </w:tc>
        <w:tc>
          <w:tcPr>
            <w:tcW w:w="2040" w:type="dxa"/>
          </w:tcPr>
          <w:p w14:paraId="24C1696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Push, outbox, UUID</w:t>
            </w:r>
          </w:p>
        </w:tc>
        <w:tc>
          <w:tcPr>
            <w:tcW w:w="3300" w:type="dxa"/>
          </w:tcPr>
          <w:p w14:paraId="2AF5C97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3915" w:type="dxa"/>
          </w:tcPr>
          <w:p w14:paraId="323DEE4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sync</w:t>
            </w:r>
          </w:p>
        </w:tc>
      </w:tr>
      <w:tr w:rsidR="00BA4A2F" w14:paraId="259DA63D" w14:textId="77777777" w:rsidTr="00BA4A2F">
        <w:tc>
          <w:tcPr>
            <w:tcW w:w="720" w:type="dxa"/>
          </w:tcPr>
          <w:p w14:paraId="114B39A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2040" w:type="dxa"/>
          </w:tcPr>
          <w:p w14:paraId="0DEFB8A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</w:t>
            </w:r>
          </w:p>
        </w:tc>
        <w:tc>
          <w:tcPr>
            <w:tcW w:w="3300" w:type="dxa"/>
          </w:tcPr>
          <w:p w14:paraId="408B913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915" w:type="dxa"/>
          </w:tcPr>
          <w:p w14:paraId="454FE8A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HMAC</w:t>
            </w:r>
          </w:p>
        </w:tc>
      </w:tr>
    </w:tbl>
    <w:p w14:paraId="2BFF3BE4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3. Форматы запроса и ответа</w:t>
      </w:r>
    </w:p>
    <w:p w14:paraId="79A96979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POST</w:t>
      </w:r>
      <w:r>
        <w:rPr>
          <w:rFonts w:ascii="Arial" w:eastAsia="Arial" w:hAnsi="Arial" w:cs="Arial"/>
          <w:color w:val="000000"/>
        </w:rPr>
        <w:t xml:space="preserve">; </w:t>
      </w:r>
      <w:r>
        <w:rPr>
          <w:rFonts w:ascii="Arial" w:eastAsia="Arial" w:hAnsi="Arial" w:cs="Arial"/>
          <w:color w:val="000000"/>
          <w:sz w:val="22"/>
          <w:szCs w:val="22"/>
        </w:rPr>
        <w:t>event_type</w:t>
      </w:r>
      <w:r>
        <w:rPr>
          <w:rFonts w:ascii="Arial" w:eastAsia="Arial" w:hAnsi="Arial" w:cs="Arial"/>
          <w:color w:val="000000"/>
        </w:rPr>
        <w:t xml:space="preserve"> = </w:t>
      </w:r>
      <w:r>
        <w:rPr>
          <w:rFonts w:ascii="Arial" w:eastAsia="Arial" w:hAnsi="Arial" w:cs="Arial"/>
          <w:color w:val="000000"/>
          <w:sz w:val="22"/>
          <w:szCs w:val="22"/>
        </w:rPr>
        <w:t>article.deleted</w:t>
      </w:r>
      <w:r>
        <w:rPr>
          <w:rFonts w:ascii="Arial" w:eastAsia="Arial" w:hAnsi="Arial" w:cs="Arial"/>
          <w:color w:val="000000"/>
        </w:rPr>
        <w:t xml:space="preserve">. Обязательны: </w:t>
      </w:r>
      <w:r>
        <w:rPr>
          <w:rFonts w:ascii="Arial" w:eastAsia="Arial" w:hAnsi="Arial" w:cs="Arial"/>
          <w:color w:val="000000"/>
          <w:sz w:val="22"/>
          <w:szCs w:val="22"/>
        </w:rPr>
        <w:t>event_id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occurred_at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article_id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iblock_id</w:t>
      </w:r>
      <w:r>
        <w:rPr>
          <w:rFonts w:ascii="Arial" w:eastAsia="Arial" w:hAnsi="Arial" w:cs="Arial"/>
          <w:color w:val="000000"/>
        </w:rPr>
        <w:t>.</w:t>
      </w:r>
    </w:p>
    <w:p w14:paraId="73404A61" w14:textId="77777777" w:rsidR="00BA4A2F" w:rsidRPr="00187031" w:rsidRDefault="00187031">
      <w:pPr>
        <w:rPr>
          <w:lang w:val="ru-RU"/>
        </w:rPr>
      </w:pPr>
      <w:r w:rsidRPr="00187031">
        <w:rPr>
          <w:lang w:val="ru-RU"/>
        </w:rPr>
        <w:t>4. Коды ответов и ошибок</w:t>
      </w:r>
    </w:p>
    <w:p w14:paraId="04725C29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Как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-07</w:t>
      </w:r>
      <w:r w:rsidRPr="00187031">
        <w:rPr>
          <w:rFonts w:ascii="Arial" w:eastAsia="Arial" w:hAnsi="Arial" w:cs="Arial"/>
          <w:color w:val="000000"/>
          <w:lang w:val="ru-RU"/>
        </w:rPr>
        <w:t xml:space="preserve">. 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404</w:t>
      </w:r>
      <w:r w:rsidRPr="00187031">
        <w:rPr>
          <w:rFonts w:ascii="Arial" w:eastAsia="Arial" w:hAnsi="Arial" w:cs="Arial"/>
          <w:color w:val="000000"/>
          <w:lang w:val="ru-RU"/>
        </w:rPr>
        <w:t xml:space="preserve"> на последующий </w:t>
      </w:r>
      <w:r>
        <w:rPr>
          <w:rFonts w:ascii="Arial" w:eastAsia="Arial" w:hAnsi="Arial" w:cs="Arial"/>
          <w:color w:val="000000"/>
        </w:rPr>
        <w:t>GET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норма (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-06</w:t>
      </w:r>
      <w:r w:rsidRPr="00187031">
        <w:rPr>
          <w:rFonts w:ascii="Arial" w:eastAsia="Arial" w:hAnsi="Arial" w:cs="Arial"/>
          <w:color w:val="000000"/>
          <w:lang w:val="ru-RU"/>
        </w:rPr>
        <w:t>).</w:t>
      </w:r>
    </w:p>
    <w:p w14:paraId="32463A2E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5. Пример тела запроса</w:t>
      </w:r>
    </w:p>
    <w:p w14:paraId="4B32D3C6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6287E"/>
          <w:sz w:val="22"/>
          <w:szCs w:val="22"/>
        </w:rPr>
        <w:t>{</w:t>
      </w:r>
      <w:r>
        <w:rPr>
          <w:rFonts w:ascii="Arial" w:eastAsia="Arial" w:hAnsi="Arial" w:cs="Arial"/>
          <w:color w:val="000000"/>
        </w:rPr>
        <w:br/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902000"/>
          <w:sz w:val="22"/>
          <w:szCs w:val="22"/>
        </w:rPr>
        <w:t>"event_id"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"a3bb189e-8bf9-3888-9912-ace4e6543002"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"event_type"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"article.deleted"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"occurred_at"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"2026-05-27T16:00:00+03:00"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"article_id"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9912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"iblock_id"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42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6287E"/>
          <w:sz w:val="22"/>
          <w:szCs w:val="22"/>
        </w:rPr>
        <w:t>}</w:t>
      </w:r>
    </w:p>
    <w:tbl>
      <w:tblPr>
        <w:tblStyle w:val="aff3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9"/>
        <w:gridCol w:w="3901"/>
        <w:gridCol w:w="3120"/>
      </w:tblGrid>
      <w:tr w:rsidR="00BA4A2F" w14:paraId="23DD79AE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39" w:type="dxa"/>
            <w:tcBorders>
              <w:bottom w:val="single" w:sz="8" w:space="0" w:color="000000"/>
            </w:tcBorders>
          </w:tcPr>
          <w:p w14:paraId="77F31D5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3901" w:type="dxa"/>
            <w:tcBorders>
              <w:bottom w:val="single" w:sz="8" w:space="0" w:color="000000"/>
            </w:tcBorders>
          </w:tcPr>
          <w:p w14:paraId="44B92DE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</w:tcPr>
          <w:p w14:paraId="0F21EF1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Смысл</w:t>
            </w:r>
          </w:p>
        </w:tc>
      </w:tr>
      <w:tr w:rsidR="00BA4A2F" w:rsidRPr="000B0CAA" w14:paraId="44969569" w14:textId="77777777" w:rsidTr="00BA4A2F">
        <w:tc>
          <w:tcPr>
            <w:tcW w:w="2339" w:type="dxa"/>
          </w:tcPr>
          <w:p w14:paraId="0291D08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event_type: article.deleted</w:t>
            </w:r>
          </w:p>
        </w:tc>
        <w:tc>
          <w:tcPr>
            <w:tcW w:w="3901" w:type="dxa"/>
          </w:tcPr>
          <w:p w14:paraId="2EF93CA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3120" w:type="dxa"/>
          </w:tcPr>
          <w:p w14:paraId="2A98D7AB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Минимальный набор для </w:t>
            </w:r>
            <w:r>
              <w:rPr>
                <w:rFonts w:ascii="Arial" w:eastAsia="Arial" w:hAnsi="Arial" w:cs="Arial"/>
                <w:color w:val="000000"/>
              </w:rPr>
              <w:t>hard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delete</w:t>
            </w:r>
          </w:p>
        </w:tc>
      </w:tr>
      <w:tr w:rsidR="00BA4A2F" w:rsidRPr="000B0CAA" w14:paraId="06B7F1C0" w14:textId="77777777" w:rsidTr="00BA4A2F">
        <w:tc>
          <w:tcPr>
            <w:tcW w:w="2339" w:type="dxa"/>
          </w:tcPr>
          <w:p w14:paraId="5FEEB24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</w:p>
        </w:tc>
        <w:tc>
          <w:tcPr>
            <w:tcW w:w="3901" w:type="dxa"/>
          </w:tcPr>
          <w:p w14:paraId="63399B5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  <w:tc>
          <w:tcPr>
            <w:tcW w:w="3120" w:type="dxa"/>
          </w:tcPr>
          <w:p w14:paraId="340A359F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 до удаления из инфоблока</w:t>
            </w:r>
          </w:p>
        </w:tc>
      </w:tr>
    </w:tbl>
    <w:p w14:paraId="59C2162F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Контекст [Суфлёр]: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hard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delete</w:t>
      </w:r>
      <w:r w:rsidRPr="00187031">
        <w:rPr>
          <w:rFonts w:ascii="Arial" w:eastAsia="Arial" w:hAnsi="Arial" w:cs="Arial"/>
          <w:color w:val="000000"/>
          <w:lang w:val="ru-RU"/>
        </w:rPr>
        <w:t xml:space="preserve"> векторов.</w:t>
      </w:r>
    </w:p>
    <w:p w14:paraId="05D9F533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6. Диаграмма последовательности</w:t>
      </w:r>
    </w:p>
    <w:p w14:paraId="15A05D21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lastRenderedPageBreak/>
        <w:drawing>
          <wp:inline distT="0" distB="0" distL="0" distR="0" wp14:anchorId="1EC78DCF" wp14:editId="6897FD49">
            <wp:extent cx="6656843" cy="2408858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6843" cy="2408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165EC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29DCD77A" wp14:editId="184323C3">
                <wp:extent cx="5953125" cy="28575"/>
                <wp:effectExtent l="0" t="0" r="0" b="0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092248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CD77A" id="Прямоугольник 6" o:spid="_x0000_s1033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2092248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04FEBA5" w14:textId="77777777" w:rsidR="00BA4A2F" w:rsidRPr="00187031" w:rsidRDefault="00187031">
      <w:pPr>
        <w:pStyle w:val="3"/>
        <w:rPr>
          <w:rFonts w:ascii="Arial" w:eastAsia="Arial" w:hAnsi="Arial" w:cs="Arial"/>
          <w:lang w:val="ru-RU"/>
        </w:rPr>
      </w:pPr>
      <w:bookmarkStart w:id="175" w:name="bookmark=id.gs70h8dt5bhk" w:colFirst="0" w:colLast="0"/>
      <w:bookmarkEnd w:id="175"/>
      <w:r>
        <w:rPr>
          <w:rFonts w:ascii="Arial" w:eastAsia="Arial" w:hAnsi="Arial" w:cs="Arial"/>
        </w:rPr>
        <w:t>INT</w:t>
      </w:r>
      <w:r w:rsidRPr="00187031">
        <w:rPr>
          <w:rFonts w:ascii="Arial" w:eastAsia="Arial" w:hAnsi="Arial" w:cs="Arial"/>
          <w:lang w:val="ru-RU"/>
        </w:rPr>
        <w:t>-05. Публикация новой версии статьи</w:t>
      </w:r>
    </w:p>
    <w:p w14:paraId="250FFBC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UC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</w:t>
      </w:r>
      <w:r w:rsidRPr="00187031">
        <w:rPr>
          <w:rFonts w:ascii="Arial" w:eastAsia="Arial" w:hAnsi="Arial" w:cs="Arial"/>
          <w:color w:val="000000"/>
          <w:lang w:val="ru-RU"/>
        </w:rPr>
        <w:t xml:space="preserve">4 ·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Цепочка:</w:t>
      </w:r>
      <w:r w:rsidRPr="00187031">
        <w:rPr>
          <w:rFonts w:ascii="Arial" w:eastAsia="Arial" w:hAnsi="Arial" w:cs="Arial"/>
          <w:color w:val="000000"/>
          <w:lang w:val="ru-RU"/>
        </w:rPr>
        <w:t xml:space="preserve"> как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-01</w:t>
      </w:r>
      <w:r w:rsidRPr="00187031">
        <w:rPr>
          <w:rFonts w:ascii="Arial" w:eastAsia="Arial" w:hAnsi="Arial" w:cs="Arial"/>
          <w:color w:val="000000"/>
          <w:lang w:val="ru-RU"/>
        </w:rPr>
        <w:t xml:space="preserve"> +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-06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713AA4CE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71D176C8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Утверждена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новая редакция</w:t>
      </w:r>
      <w:r w:rsidRPr="00187031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workflow</w:t>
      </w:r>
      <w:r w:rsidRPr="00187031">
        <w:rPr>
          <w:rFonts w:ascii="Arial" w:eastAsia="Arial" w:hAnsi="Arial" w:cs="Arial"/>
          <w:color w:val="000000"/>
          <w:lang w:val="ru-RU"/>
        </w:rPr>
        <w:t xml:space="preserve"> / история элемента). В </w:t>
      </w:r>
      <w:r>
        <w:rPr>
          <w:rFonts w:ascii="Arial" w:eastAsia="Arial" w:hAnsi="Arial" w:cs="Arial"/>
          <w:color w:val="000000"/>
        </w:rPr>
        <w:t>RAG</w:t>
      </w:r>
      <w:r w:rsidRPr="00187031">
        <w:rPr>
          <w:rFonts w:ascii="Arial" w:eastAsia="Arial" w:hAnsi="Arial" w:cs="Arial"/>
          <w:color w:val="000000"/>
          <w:lang w:val="ru-RU"/>
        </w:rPr>
        <w:t xml:space="preserve"> одна текущая версия; старые векторы по </w:t>
      </w:r>
      <w:r>
        <w:rPr>
          <w:rFonts w:ascii="Arial" w:eastAsia="Arial" w:hAnsi="Arial" w:cs="Arial"/>
          <w:color w:val="000000"/>
          <w:sz w:val="22"/>
          <w:szCs w:val="22"/>
        </w:rPr>
        <w:t>version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187031">
        <w:rPr>
          <w:rFonts w:ascii="Arial" w:eastAsia="Arial" w:hAnsi="Arial" w:cs="Arial"/>
          <w:color w:val="000000"/>
          <w:lang w:val="ru-RU"/>
        </w:rPr>
        <w:t xml:space="preserve"> снимаются.</w:t>
      </w:r>
    </w:p>
    <w:p w14:paraId="0BC6D1EB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2. Какие требования из общего списка (раздел 4.2) относятся к этому сценарию</w:t>
      </w:r>
    </w:p>
    <w:tbl>
      <w:tblPr>
        <w:tblStyle w:val="aff4"/>
        <w:tblW w:w="10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45"/>
        <w:gridCol w:w="2265"/>
        <w:gridCol w:w="3090"/>
        <w:gridCol w:w="3720"/>
      </w:tblGrid>
      <w:tr w:rsidR="00BA4A2F" w14:paraId="0C060639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5" w:type="dxa"/>
            <w:tcBorders>
              <w:bottom w:val="single" w:sz="8" w:space="0" w:color="000000"/>
            </w:tcBorders>
          </w:tcPr>
          <w:p w14:paraId="656FD03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265" w:type="dxa"/>
            <w:tcBorders>
              <w:bottom w:val="single" w:sz="8" w:space="0" w:color="000000"/>
            </w:tcBorders>
          </w:tcPr>
          <w:p w14:paraId="0D933EB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090" w:type="dxa"/>
            <w:tcBorders>
              <w:bottom w:val="single" w:sz="8" w:space="0" w:color="000000"/>
            </w:tcBorders>
          </w:tcPr>
          <w:p w14:paraId="64D90A6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</w:t>
            </w:r>
          </w:p>
        </w:tc>
        <w:tc>
          <w:tcPr>
            <w:tcW w:w="3720" w:type="dxa"/>
            <w:tcBorders>
              <w:bottom w:val="single" w:sz="8" w:space="0" w:color="000000"/>
            </w:tcBorders>
          </w:tcPr>
          <w:p w14:paraId="7571062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14:paraId="5506D061" w14:textId="77777777" w:rsidTr="00BA4A2F">
        <w:tc>
          <w:tcPr>
            <w:tcW w:w="945" w:type="dxa"/>
          </w:tcPr>
          <w:p w14:paraId="5E297C8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6–9</w:t>
            </w:r>
          </w:p>
        </w:tc>
        <w:tc>
          <w:tcPr>
            <w:tcW w:w="2265" w:type="dxa"/>
          </w:tcPr>
          <w:p w14:paraId="789ABC8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События, push, outbox</w:t>
            </w:r>
          </w:p>
        </w:tc>
        <w:tc>
          <w:tcPr>
            <w:tcW w:w="3090" w:type="dxa"/>
          </w:tcPr>
          <w:p w14:paraId="63405CF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ядра</w:t>
            </w:r>
          </w:p>
        </w:tc>
        <w:tc>
          <w:tcPr>
            <w:tcW w:w="3720" w:type="dxa"/>
          </w:tcPr>
          <w:p w14:paraId="373A5CC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Как INT-01</w:t>
            </w:r>
          </w:p>
        </w:tc>
      </w:tr>
      <w:tr w:rsidR="00BA4A2F" w14:paraId="06D314AE" w14:textId="77777777" w:rsidTr="00BA4A2F">
        <w:tc>
          <w:tcPr>
            <w:tcW w:w="945" w:type="dxa"/>
          </w:tcPr>
          <w:p w14:paraId="0175040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265" w:type="dxa"/>
          </w:tcPr>
          <w:p w14:paraId="0127BAB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Версии</w:t>
            </w:r>
          </w:p>
        </w:tc>
        <w:tc>
          <w:tcPr>
            <w:tcW w:w="3090" w:type="dxa"/>
          </w:tcPr>
          <w:p w14:paraId="6C32A6D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элемента (опц.)</w:t>
            </w:r>
          </w:p>
        </w:tc>
        <w:tc>
          <w:tcPr>
            <w:tcW w:w="3720" w:type="dxa"/>
          </w:tcPr>
          <w:p w14:paraId="6E38745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Новый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version_number++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is_current: true</w:t>
            </w:r>
          </w:p>
        </w:tc>
      </w:tr>
      <w:tr w:rsidR="00BA4A2F" w14:paraId="7B8973D3" w14:textId="77777777" w:rsidTr="00BA4A2F">
        <w:tc>
          <w:tcPr>
            <w:tcW w:w="945" w:type="dxa"/>
          </w:tcPr>
          <w:p w14:paraId="6ACD152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265" w:type="dxa"/>
          </w:tcPr>
          <w:p w14:paraId="58B2418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Поля</w:t>
            </w:r>
          </w:p>
        </w:tc>
        <w:tc>
          <w:tcPr>
            <w:tcW w:w="3090" w:type="dxa"/>
          </w:tcPr>
          <w:p w14:paraId="4987C9E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3720" w:type="dxa"/>
          </w:tcPr>
          <w:p w14:paraId="79598D2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changed_fields</w:t>
            </w:r>
          </w:p>
        </w:tc>
      </w:tr>
      <w:tr w:rsidR="00BA4A2F" w14:paraId="786560A9" w14:textId="77777777" w:rsidTr="00BA4A2F">
        <w:tc>
          <w:tcPr>
            <w:tcW w:w="945" w:type="dxa"/>
          </w:tcPr>
          <w:p w14:paraId="632D515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14–15</w:t>
            </w:r>
          </w:p>
        </w:tc>
        <w:tc>
          <w:tcPr>
            <w:tcW w:w="2265" w:type="dxa"/>
          </w:tcPr>
          <w:p w14:paraId="5C95B7B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permalink, checksum</w:t>
            </w:r>
          </w:p>
        </w:tc>
        <w:tc>
          <w:tcPr>
            <w:tcW w:w="3090" w:type="dxa"/>
          </w:tcPr>
          <w:p w14:paraId="76B6BEA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Частично / нет</w:t>
            </w:r>
          </w:p>
        </w:tc>
        <w:tc>
          <w:tcPr>
            <w:tcW w:w="3720" w:type="dxa"/>
          </w:tcPr>
          <w:p w14:paraId="5BBCE33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Как INT-01</w:t>
            </w:r>
          </w:p>
        </w:tc>
      </w:tr>
      <w:tr w:rsidR="00BA4A2F" w14:paraId="1D870776" w14:textId="77777777" w:rsidTr="00BA4A2F">
        <w:tc>
          <w:tcPr>
            <w:tcW w:w="945" w:type="dxa"/>
          </w:tcPr>
          <w:p w14:paraId="643A2FA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18–19</w:t>
            </w:r>
          </w:p>
        </w:tc>
        <w:tc>
          <w:tcPr>
            <w:tcW w:w="2265" w:type="dxa"/>
          </w:tcPr>
          <w:p w14:paraId="2741ED4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ИБ, журнал</w:t>
            </w:r>
          </w:p>
        </w:tc>
        <w:tc>
          <w:tcPr>
            <w:tcW w:w="3090" w:type="dxa"/>
          </w:tcPr>
          <w:p w14:paraId="2737D88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720" w:type="dxa"/>
          </w:tcPr>
          <w:p w14:paraId="247AFEA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</w:t>
            </w:r>
          </w:p>
        </w:tc>
      </w:tr>
    </w:tbl>
    <w:p w14:paraId="6035EA58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3. Форматы запроса и ответа</w:t>
      </w:r>
    </w:p>
    <w:p w14:paraId="0F6C1FD1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 xml:space="preserve">Webhook — как </w:t>
      </w:r>
      <w:r>
        <w:rPr>
          <w:rFonts w:ascii="Arial" w:eastAsia="Arial" w:hAnsi="Arial" w:cs="Arial"/>
          <w:b/>
          <w:bCs/>
          <w:color w:val="000000"/>
        </w:rPr>
        <w:t>INT-01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event_type</w:t>
      </w:r>
      <w:r>
        <w:rPr>
          <w:rFonts w:ascii="Arial" w:eastAsia="Arial" w:hAnsi="Arial" w:cs="Arial"/>
          <w:color w:val="000000"/>
        </w:rPr>
        <w:t xml:space="preserve"> = </w:t>
      </w:r>
      <w:r>
        <w:rPr>
          <w:rFonts w:ascii="Arial" w:eastAsia="Arial" w:hAnsi="Arial" w:cs="Arial"/>
          <w:color w:val="000000"/>
          <w:sz w:val="22"/>
          <w:szCs w:val="22"/>
        </w:rPr>
        <w:t>article.version_published</w:t>
      </w:r>
      <w:r>
        <w:rPr>
          <w:rFonts w:ascii="Arial" w:eastAsia="Arial" w:hAnsi="Arial" w:cs="Arial"/>
          <w:color w:val="000000"/>
        </w:rPr>
        <w:t xml:space="preserve">, новые </w:t>
      </w:r>
      <w:r>
        <w:rPr>
          <w:rFonts w:ascii="Arial" w:eastAsia="Arial" w:hAnsi="Arial" w:cs="Arial"/>
          <w:color w:val="000000"/>
          <w:sz w:val="22"/>
          <w:szCs w:val="22"/>
        </w:rPr>
        <w:t>version_id</w:t>
      </w:r>
      <w:r>
        <w:rPr>
          <w:rFonts w:ascii="Arial" w:eastAsia="Arial" w:hAnsi="Arial" w:cs="Arial"/>
          <w:color w:val="000000"/>
        </w:rPr>
        <w:t xml:space="preserve"> / </w:t>
      </w:r>
      <w:r>
        <w:rPr>
          <w:rFonts w:ascii="Arial" w:eastAsia="Arial" w:hAnsi="Arial" w:cs="Arial"/>
          <w:color w:val="000000"/>
          <w:sz w:val="22"/>
          <w:szCs w:val="22"/>
        </w:rPr>
        <w:t>version_number</w:t>
      </w:r>
      <w:r>
        <w:rPr>
          <w:rFonts w:ascii="Arial" w:eastAsia="Arial" w:hAnsi="Arial" w:cs="Arial"/>
          <w:color w:val="000000"/>
        </w:rPr>
        <w:t xml:space="preserve">. </w:t>
      </w:r>
      <w:r w:rsidRPr="00187031">
        <w:rPr>
          <w:rFonts w:ascii="Arial" w:eastAsia="Arial" w:hAnsi="Arial" w:cs="Arial"/>
          <w:color w:val="000000"/>
          <w:lang w:val="ru-RU"/>
        </w:rPr>
        <w:t xml:space="preserve">Ответ —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-07</w:t>
      </w:r>
      <w:r w:rsidRPr="00187031">
        <w:rPr>
          <w:rFonts w:ascii="Arial" w:eastAsia="Arial" w:hAnsi="Arial" w:cs="Arial"/>
          <w:color w:val="000000"/>
          <w:lang w:val="ru-RU"/>
        </w:rPr>
        <w:t xml:space="preserve">; затем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-06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420D5357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4. Коды ответов и ошибок</w:t>
      </w:r>
    </w:p>
    <w:p w14:paraId="1443163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Как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-01</w:t>
      </w:r>
      <w:r w:rsidRPr="00187031">
        <w:rPr>
          <w:rFonts w:ascii="Arial" w:eastAsia="Arial" w:hAnsi="Arial" w:cs="Arial"/>
          <w:color w:val="000000"/>
          <w:lang w:val="ru-RU"/>
        </w:rPr>
        <w:t xml:space="preserve"> +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-06</w:t>
      </w:r>
      <w:r w:rsidRPr="00187031">
        <w:rPr>
          <w:rFonts w:ascii="Arial" w:eastAsia="Arial" w:hAnsi="Arial" w:cs="Arial"/>
          <w:color w:val="000000"/>
          <w:lang w:val="ru-RU"/>
        </w:rPr>
        <w:t xml:space="preserve"> (</w:t>
      </w:r>
      <w:r w:rsidRPr="00187031">
        <w:rPr>
          <w:rFonts w:ascii="Arial" w:eastAsia="Arial" w:hAnsi="Arial" w:cs="Arial"/>
          <w:lang w:val="ru-RU"/>
        </w:rPr>
        <w:t xml:space="preserve">в т.ч. </w:t>
      </w:r>
      <w:proofErr w:type="gramStart"/>
      <w:r w:rsidRPr="00187031">
        <w:rPr>
          <w:rFonts w:ascii="Arial" w:eastAsia="Arial" w:hAnsi="Arial" w:cs="Arial"/>
          <w:lang w:val="ru-RU"/>
        </w:rPr>
        <w:t>404  если</w:t>
      </w:r>
      <w:proofErr w:type="gramEnd"/>
      <w:r w:rsidRPr="00187031">
        <w:rPr>
          <w:rFonts w:ascii="Arial" w:eastAsia="Arial" w:hAnsi="Arial" w:cs="Arial"/>
          <w:lang w:val="ru-RU"/>
        </w:rPr>
        <w:t xml:space="preserve"> статья была удалена в Битриксе после отправки </w:t>
      </w:r>
      <w:r>
        <w:rPr>
          <w:rFonts w:ascii="Arial" w:eastAsia="Arial" w:hAnsi="Arial" w:cs="Arial"/>
        </w:rPr>
        <w:t>webhook</w:t>
      </w:r>
      <w:r w:rsidRPr="00187031">
        <w:rPr>
          <w:rFonts w:ascii="Arial" w:eastAsia="Arial" w:hAnsi="Arial" w:cs="Arial"/>
          <w:lang w:val="ru-RU"/>
        </w:rPr>
        <w:t>, но до того, как суфлер успел её прочитать. ).</w:t>
      </w:r>
    </w:p>
    <w:p w14:paraId="6CB7D4C8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5. Пример тела запроса</w:t>
      </w:r>
    </w:p>
    <w:p w14:paraId="636ADB37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Как </w:t>
      </w:r>
      <w:r>
        <w:rPr>
          <w:rFonts w:ascii="Arial" w:eastAsia="Arial" w:hAnsi="Arial" w:cs="Arial"/>
          <w:b/>
          <w:bCs/>
          <w:color w:val="000000"/>
        </w:rPr>
        <w:t>INT-01</w:t>
      </w:r>
      <w:r>
        <w:rPr>
          <w:rFonts w:ascii="Arial" w:eastAsia="Arial" w:hAnsi="Arial" w:cs="Arial"/>
          <w:color w:val="000000"/>
        </w:rPr>
        <w:t xml:space="preserve">, с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"version_number":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7</w:t>
      </w:r>
      <w:proofErr w:type="gramEnd"/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"version_id": "hist-99001"</w:t>
      </w:r>
      <w:r>
        <w:rPr>
          <w:rFonts w:ascii="Arial" w:eastAsia="Arial" w:hAnsi="Arial" w:cs="Arial"/>
          <w:color w:val="000000"/>
        </w:rPr>
        <w:t>.</w:t>
      </w:r>
    </w:p>
    <w:p w14:paraId="1568AFD0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 xml:space="preserve">Контекст </w:t>
      </w:r>
      <w:r w:rsidRPr="00187031">
        <w:rPr>
          <w:rFonts w:ascii="Arial" w:eastAsia="Arial" w:hAnsi="Arial" w:cs="Arial"/>
          <w:b/>
          <w:bCs/>
          <w:lang w:val="ru-RU"/>
        </w:rPr>
        <w:t>суфлера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переиндексация; удаление векторов предыдущего </w:t>
      </w:r>
      <w:r>
        <w:rPr>
          <w:rFonts w:ascii="Arial" w:eastAsia="Arial" w:hAnsi="Arial" w:cs="Arial"/>
          <w:color w:val="000000"/>
          <w:sz w:val="22"/>
          <w:szCs w:val="22"/>
        </w:rPr>
        <w:t>version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6C2D8870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6. Диаграмма последовательности</w:t>
      </w:r>
    </w:p>
    <w:p w14:paraId="29D834A3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drawing>
          <wp:inline distT="0" distB="0" distL="0" distR="0" wp14:anchorId="62BFAB68" wp14:editId="6E1F9E21">
            <wp:extent cx="6624084" cy="2667893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4084" cy="2667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8261B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4E0240AA" wp14:editId="47778A28">
                <wp:extent cx="5953125" cy="28575"/>
                <wp:effectExtent l="0" t="0" r="0" b="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F0496B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240AA" id="Прямоугольник 7" o:spid="_x0000_s1034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AF0496B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48AD24B" w14:textId="77777777" w:rsidR="00BA4A2F" w:rsidRPr="00187031" w:rsidRDefault="00187031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187031">
        <w:rPr>
          <w:rFonts w:ascii="Arial" w:eastAsia="Arial" w:hAnsi="Arial" w:cs="Arial"/>
          <w:lang w:val="ru-RU"/>
        </w:rPr>
        <w:t>-06. Догрузка текста статьи (</w:t>
      </w:r>
      <w:r>
        <w:rPr>
          <w:rFonts w:ascii="Arial" w:eastAsia="Arial" w:hAnsi="Arial" w:cs="Arial"/>
        </w:rPr>
        <w:t>GET</w:t>
      </w:r>
      <w:r w:rsidRPr="00187031">
        <w:rPr>
          <w:rFonts w:ascii="Arial" w:eastAsia="Arial" w:hAnsi="Arial" w:cs="Arial"/>
          <w:lang w:val="ru-RU"/>
        </w:rPr>
        <w:t>)</w:t>
      </w:r>
    </w:p>
    <w:p w14:paraId="1CB2641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Вызывается из: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INT</w:t>
      </w:r>
      <w:r w:rsidRPr="00187031">
        <w:rPr>
          <w:rFonts w:ascii="Arial" w:eastAsia="Arial" w:hAnsi="Arial" w:cs="Arial"/>
          <w:color w:val="000000"/>
          <w:lang w:val="ru-RU"/>
        </w:rPr>
        <w:t xml:space="preserve">-01, </w:t>
      </w:r>
      <w:r>
        <w:rPr>
          <w:rFonts w:ascii="Arial" w:eastAsia="Arial" w:hAnsi="Arial" w:cs="Arial"/>
          <w:color w:val="000000"/>
        </w:rPr>
        <w:t>INT</w:t>
      </w:r>
      <w:r w:rsidRPr="00187031">
        <w:rPr>
          <w:rFonts w:ascii="Arial" w:eastAsia="Arial" w:hAnsi="Arial" w:cs="Arial"/>
          <w:color w:val="000000"/>
          <w:lang w:val="ru-RU"/>
        </w:rPr>
        <w:t xml:space="preserve">-05 ·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(технический)</w:t>
      </w:r>
    </w:p>
    <w:p w14:paraId="02B6557F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27FA90C7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Суфлёр после </w:t>
      </w:r>
      <w:r>
        <w:rPr>
          <w:rFonts w:ascii="Arial" w:eastAsia="Arial" w:hAnsi="Arial" w:cs="Arial"/>
          <w:color w:val="000000"/>
        </w:rPr>
        <w:t>webhook</w:t>
      </w:r>
      <w:r w:rsidRPr="00187031">
        <w:rPr>
          <w:rFonts w:ascii="Arial" w:eastAsia="Arial" w:hAnsi="Arial" w:cs="Arial"/>
          <w:color w:val="000000"/>
          <w:lang w:val="ru-RU"/>
        </w:rPr>
        <w:t xml:space="preserve"> запрашивает у </w:t>
      </w: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полный текст</w:t>
      </w:r>
      <w:r w:rsidRPr="00187031">
        <w:rPr>
          <w:rFonts w:ascii="Arial" w:eastAsia="Arial" w:hAnsi="Arial" w:cs="Arial"/>
          <w:color w:val="000000"/>
          <w:lang w:val="ru-RU"/>
        </w:rPr>
        <w:t xml:space="preserve"> и свойства для индексации.</w:t>
      </w:r>
    </w:p>
    <w:p w14:paraId="5290D924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2. Какие требования из общего списка (раздел 4.2) относятся к этому сценарию</w:t>
      </w:r>
    </w:p>
    <w:tbl>
      <w:tblPr>
        <w:tblStyle w:val="aff5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9"/>
        <w:gridCol w:w="2202"/>
        <w:gridCol w:w="3304"/>
        <w:gridCol w:w="3305"/>
      </w:tblGrid>
      <w:tr w:rsidR="00BA4A2F" w14:paraId="28309175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9" w:type="dxa"/>
            <w:tcBorders>
              <w:bottom w:val="single" w:sz="8" w:space="0" w:color="000000"/>
            </w:tcBorders>
          </w:tcPr>
          <w:p w14:paraId="19E729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202" w:type="dxa"/>
            <w:tcBorders>
              <w:bottom w:val="single" w:sz="8" w:space="0" w:color="000000"/>
            </w:tcBorders>
          </w:tcPr>
          <w:p w14:paraId="542CEAE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304" w:type="dxa"/>
            <w:tcBorders>
              <w:bottom w:val="single" w:sz="8" w:space="0" w:color="000000"/>
            </w:tcBorders>
          </w:tcPr>
          <w:p w14:paraId="5A3D660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</w:t>
            </w:r>
          </w:p>
        </w:tc>
        <w:tc>
          <w:tcPr>
            <w:tcW w:w="3305" w:type="dxa"/>
            <w:tcBorders>
              <w:bottom w:val="single" w:sz="8" w:space="0" w:color="000000"/>
            </w:tcBorders>
          </w:tcPr>
          <w:p w14:paraId="007F216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14:paraId="5CA8B50B" w14:textId="77777777" w:rsidTr="00BA4A2F">
        <w:trPr>
          <w:trHeight w:val="608"/>
        </w:trPr>
        <w:tc>
          <w:tcPr>
            <w:tcW w:w="549" w:type="dxa"/>
          </w:tcPr>
          <w:p w14:paraId="6A48FBB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202" w:type="dxa"/>
          </w:tcPr>
          <w:p w14:paraId="0CED620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Список статей</w:t>
            </w:r>
          </w:p>
        </w:tc>
        <w:tc>
          <w:tcPr>
            <w:tcW w:w="3304" w:type="dxa"/>
          </w:tcPr>
          <w:p w14:paraId="09D66DB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iblock.element.list</w:t>
            </w:r>
          </w:p>
        </w:tc>
        <w:tc>
          <w:tcPr>
            <w:tcW w:w="3305" w:type="dxa"/>
          </w:tcPr>
          <w:p w14:paraId="023C417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Регламент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  <w:color w:val="000000"/>
              </w:rPr>
              <w:t>, токен</w:t>
            </w:r>
          </w:p>
        </w:tc>
      </w:tr>
      <w:tr w:rsidR="00BA4A2F" w14:paraId="2F6BEFD8" w14:textId="77777777" w:rsidTr="00BA4A2F">
        <w:tc>
          <w:tcPr>
            <w:tcW w:w="549" w:type="dxa"/>
          </w:tcPr>
          <w:p w14:paraId="4F364B0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202" w:type="dxa"/>
          </w:tcPr>
          <w:p w14:paraId="70E928D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Одна статья</w:t>
            </w:r>
          </w:p>
        </w:tc>
        <w:tc>
          <w:tcPr>
            <w:tcW w:w="3304" w:type="dxa"/>
          </w:tcPr>
          <w:p w14:paraId="3BD02C5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iblock.element.get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getproperty</w:t>
            </w:r>
          </w:p>
        </w:tc>
        <w:tc>
          <w:tcPr>
            <w:tcW w:w="3305" w:type="dxa"/>
          </w:tcPr>
          <w:p w14:paraId="3C4147C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Маппинг в контракт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body_plain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product_codes</w:t>
            </w:r>
            <w:r>
              <w:rPr>
                <w:rFonts w:ascii="Arial" w:eastAsia="Arial" w:hAnsi="Arial" w:cs="Arial"/>
                <w:color w:val="000000"/>
              </w:rPr>
              <w:t>, …)</w:t>
            </w:r>
          </w:p>
        </w:tc>
      </w:tr>
      <w:tr w:rsidR="00BA4A2F" w14:paraId="65F941C1" w14:textId="77777777" w:rsidTr="00BA4A2F">
        <w:tc>
          <w:tcPr>
            <w:tcW w:w="549" w:type="dxa"/>
          </w:tcPr>
          <w:p w14:paraId="5ADCF4A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202" w:type="dxa"/>
          </w:tcPr>
          <w:p w14:paraId="69A38E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</w:t>
            </w:r>
          </w:p>
        </w:tc>
        <w:tc>
          <w:tcPr>
            <w:tcW w:w="3304" w:type="dxa"/>
          </w:tcPr>
          <w:p w14:paraId="429BD5E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iblock.section.*</w:t>
            </w:r>
          </w:p>
        </w:tc>
        <w:tc>
          <w:tcPr>
            <w:tcW w:w="3305" w:type="dxa"/>
          </w:tcPr>
          <w:p w14:paraId="6F6A8EE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разделов КЦ</w:t>
            </w:r>
          </w:p>
        </w:tc>
      </w:tr>
      <w:tr w:rsidR="00BA4A2F" w14:paraId="12BE620C" w14:textId="77777777" w:rsidTr="00BA4A2F">
        <w:tc>
          <w:tcPr>
            <w:tcW w:w="549" w:type="dxa"/>
          </w:tcPr>
          <w:p w14:paraId="265C837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202" w:type="dxa"/>
          </w:tcPr>
          <w:p w14:paraId="462C842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Вложения</w:t>
            </w:r>
          </w:p>
        </w:tc>
        <w:tc>
          <w:tcPr>
            <w:tcW w:w="3304" w:type="dxa"/>
          </w:tcPr>
          <w:p w14:paraId="34D7E70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Файлы инфоблока</w:t>
            </w:r>
          </w:p>
        </w:tc>
        <w:tc>
          <w:tcPr>
            <w:tcW w:w="3305" w:type="dxa"/>
          </w:tcPr>
          <w:p w14:paraId="59C5C25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URL файлов / v1 scope</w:t>
            </w:r>
          </w:p>
        </w:tc>
      </w:tr>
      <w:tr w:rsidR="00BA4A2F" w14:paraId="5A1DEBE2" w14:textId="77777777" w:rsidTr="00BA4A2F">
        <w:tc>
          <w:tcPr>
            <w:tcW w:w="549" w:type="dxa"/>
          </w:tcPr>
          <w:p w14:paraId="2CC42E4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2202" w:type="dxa"/>
          </w:tcPr>
          <w:p w14:paraId="7D30B51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</w:t>
            </w:r>
          </w:p>
        </w:tc>
        <w:tc>
          <w:tcPr>
            <w:tcW w:w="3304" w:type="dxa"/>
          </w:tcPr>
          <w:p w14:paraId="50A0C00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OAuth REST</w:t>
            </w:r>
          </w:p>
        </w:tc>
        <w:tc>
          <w:tcPr>
            <w:tcW w:w="3305" w:type="dxa"/>
          </w:tcPr>
          <w:p w14:paraId="41F4744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Сервисный пользователь read-only</w:t>
            </w:r>
          </w:p>
        </w:tc>
      </w:tr>
    </w:tbl>
    <w:p w14:paraId="48EF355C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3. Форматы запроса и ответа</w:t>
      </w:r>
    </w:p>
    <w:p w14:paraId="1BDEF8B8" w14:textId="77777777" w:rsidR="00BA4A2F" w:rsidRPr="00187031" w:rsidRDefault="000B0CA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7"/>
          <w:id w:val="-662459967"/>
        </w:sdtPr>
        <w:sdtEndPr/>
        <w:sdtContent>
          <w:r w:rsidR="00187031" w:rsidRPr="00187031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Входящий запрос (суфлёр → </w:t>
          </w:r>
          <w:r w:rsidR="00187031">
            <w:rPr>
              <w:rFonts w:ascii="Arial Unicode MS" w:eastAsia="Arial Unicode MS" w:hAnsi="Arial Unicode MS" w:cs="Arial Unicode MS"/>
              <w:b/>
              <w:bCs/>
              <w:color w:val="000000"/>
            </w:rPr>
            <w:t>Bitrix</w:t>
          </w:r>
          <w:r w:rsidR="00187031" w:rsidRPr="00187031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)</w:t>
          </w:r>
        </w:sdtContent>
      </w:sdt>
      <w:r w:rsidR="00187031" w:rsidRPr="00187031">
        <w:rPr>
          <w:rFonts w:ascii="Arial" w:eastAsia="Arial" w:hAnsi="Arial" w:cs="Arial"/>
          <w:color w:val="000000"/>
          <w:lang w:val="ru-RU"/>
        </w:rPr>
        <w:t xml:space="preserve"> — чтение статьи после </w:t>
      </w:r>
      <w:r w:rsidR="00187031">
        <w:rPr>
          <w:rFonts w:ascii="Arial" w:eastAsia="Arial" w:hAnsi="Arial" w:cs="Arial"/>
          <w:color w:val="000000"/>
        </w:rPr>
        <w:t>webhook</w:t>
      </w:r>
      <w:r w:rsidR="00187031"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="00187031">
        <w:rPr>
          <w:rFonts w:ascii="Arial" w:eastAsia="Arial" w:hAnsi="Arial" w:cs="Arial"/>
          <w:color w:val="000000"/>
        </w:rPr>
        <w:t>INT</w:t>
      </w:r>
      <w:r w:rsidR="00187031" w:rsidRPr="00187031">
        <w:rPr>
          <w:rFonts w:ascii="Arial" w:eastAsia="Arial" w:hAnsi="Arial" w:cs="Arial"/>
          <w:color w:val="000000"/>
          <w:lang w:val="ru-RU"/>
        </w:rPr>
        <w:t>-01/05.</w:t>
      </w:r>
    </w:p>
    <w:tbl>
      <w:tblPr>
        <w:tblStyle w:val="aff6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7"/>
        <w:gridCol w:w="2497"/>
        <w:gridCol w:w="4056"/>
      </w:tblGrid>
      <w:tr w:rsidR="00BA4A2F" w14:paraId="12894A36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7" w:type="dxa"/>
            <w:tcBorders>
              <w:bottom w:val="single" w:sz="8" w:space="0" w:color="000000"/>
            </w:tcBorders>
          </w:tcPr>
          <w:p w14:paraId="53F86CB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Вариант</w:t>
            </w:r>
          </w:p>
        </w:tc>
        <w:tc>
          <w:tcPr>
            <w:tcW w:w="2497" w:type="dxa"/>
            <w:tcBorders>
              <w:bottom w:val="single" w:sz="8" w:space="0" w:color="000000"/>
            </w:tcBorders>
          </w:tcPr>
          <w:p w14:paraId="7C6F28A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4056" w:type="dxa"/>
            <w:tcBorders>
              <w:bottom w:val="single" w:sz="8" w:space="0" w:color="000000"/>
            </w:tcBorders>
          </w:tcPr>
          <w:p w14:paraId="4F76904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Метод / URL</w:t>
            </w:r>
          </w:p>
        </w:tc>
      </w:tr>
      <w:tr w:rsidR="00BA4A2F" w14:paraId="7FCDC0BC" w14:textId="77777777" w:rsidTr="00BA4A2F">
        <w:tc>
          <w:tcPr>
            <w:tcW w:w="2807" w:type="dxa"/>
          </w:tcPr>
          <w:p w14:paraId="37F0B45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REST</w:t>
            </w:r>
          </w:p>
        </w:tc>
        <w:tc>
          <w:tcPr>
            <w:tcW w:w="2497" w:type="dxa"/>
          </w:tcPr>
          <w:p w14:paraId="284416D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[Штатно]</w:t>
            </w:r>
          </w:p>
        </w:tc>
        <w:tc>
          <w:tcPr>
            <w:tcW w:w="4056" w:type="dxa"/>
          </w:tcPr>
          <w:p w14:paraId="572D4C1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 /rest/iblock.element.get?ID={id}&amp;IBLOCK_ID={iblock_id}</w:t>
            </w:r>
            <w:r>
              <w:rPr>
                <w:rFonts w:ascii="Arial" w:eastAsia="Arial" w:hAnsi="Arial" w:cs="Arial"/>
                <w:color w:val="000000"/>
              </w:rPr>
              <w:t xml:space="preserve"> — параметры см. </w:t>
            </w:r>
            <w:hyperlink r:id="rId19">
              <w:r>
                <w:rPr>
                  <w:rFonts w:ascii="Arial" w:eastAsia="Arial" w:hAnsi="Arial" w:cs="Arial"/>
                  <w:color w:val="156082"/>
                </w:rPr>
                <w:t>REST iblock.element.get</w:t>
              </w:r>
            </w:hyperlink>
          </w:p>
        </w:tc>
      </w:tr>
      <w:tr w:rsidR="00BA4A2F" w14:paraId="0B094DEB" w14:textId="77777777" w:rsidTr="00BA4A2F">
        <w:tc>
          <w:tcPr>
            <w:tcW w:w="2807" w:type="dxa"/>
          </w:tcPr>
          <w:p w14:paraId="1367E21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Custom (если REST закрыт ИБ)</w:t>
            </w:r>
          </w:p>
        </w:tc>
        <w:tc>
          <w:tcPr>
            <w:tcW w:w="2497" w:type="dxa"/>
          </w:tcPr>
          <w:p w14:paraId="13592E2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  <w:tc>
          <w:tcPr>
            <w:tcW w:w="4056" w:type="dxa"/>
          </w:tcPr>
          <w:p w14:paraId="5F4C3E9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 /local/api/sufler/v1/articles/{id}</w:t>
            </w:r>
            <w:r>
              <w:rPr>
                <w:rFonts w:ascii="Arial" w:eastAsia="Arial" w:hAnsi="Arial" w:cs="Arial"/>
                <w:color w:val="000000"/>
              </w:rPr>
              <w:t xml:space="preserve"> — контракт BTX-5</w:t>
            </w:r>
          </w:p>
        </w:tc>
      </w:tr>
    </w:tbl>
    <w:p w14:paraId="7EFEF2E7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Заголовок: </w:t>
      </w:r>
      <w:r>
        <w:rPr>
          <w:rFonts w:ascii="Arial" w:eastAsia="Arial" w:hAnsi="Arial" w:cs="Arial"/>
          <w:color w:val="000000"/>
          <w:sz w:val="22"/>
          <w:szCs w:val="22"/>
        </w:rPr>
        <w:t>Authorization: Bearer {service_token}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[Штатно]</w:t>
      </w:r>
      <w:r>
        <w:rPr>
          <w:rFonts w:ascii="Arial" w:eastAsia="Arial" w:hAnsi="Arial" w:cs="Arial"/>
          <w:color w:val="000000"/>
        </w:rPr>
        <w:t xml:space="preserve"> OAuth REST.</w:t>
      </w:r>
    </w:p>
    <w:p w14:paraId="15B99383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Ответ 200 — поля</w:t>
      </w:r>
    </w:p>
    <w:tbl>
      <w:tblPr>
        <w:tblStyle w:val="aff7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03"/>
        <w:gridCol w:w="2753"/>
        <w:gridCol w:w="3304"/>
      </w:tblGrid>
      <w:tr w:rsidR="00BA4A2F" w14:paraId="70BD194C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3" w:type="dxa"/>
            <w:tcBorders>
              <w:bottom w:val="single" w:sz="8" w:space="0" w:color="000000"/>
            </w:tcBorders>
          </w:tcPr>
          <w:p w14:paraId="0B5CCB5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2753" w:type="dxa"/>
            <w:tcBorders>
              <w:bottom w:val="single" w:sz="8" w:space="0" w:color="000000"/>
            </w:tcBorders>
          </w:tcPr>
          <w:p w14:paraId="01F20F7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Тип</w:t>
            </w:r>
          </w:p>
        </w:tc>
        <w:tc>
          <w:tcPr>
            <w:tcW w:w="3304" w:type="dxa"/>
            <w:tcBorders>
              <w:bottom w:val="single" w:sz="8" w:space="0" w:color="000000"/>
            </w:tcBorders>
          </w:tcPr>
          <w:p w14:paraId="3E4824E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Обяз.</w:t>
            </w:r>
          </w:p>
        </w:tc>
      </w:tr>
      <w:tr w:rsidR="00BA4A2F" w14:paraId="49A3A825" w14:textId="77777777" w:rsidTr="00BA4A2F">
        <w:tc>
          <w:tcPr>
            <w:tcW w:w="3303" w:type="dxa"/>
          </w:tcPr>
          <w:p w14:paraId="218065D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version_id</w:t>
            </w:r>
          </w:p>
        </w:tc>
        <w:tc>
          <w:tcPr>
            <w:tcW w:w="2753" w:type="dxa"/>
          </w:tcPr>
          <w:p w14:paraId="55D0561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304" w:type="dxa"/>
          </w:tcPr>
          <w:p w14:paraId="3484119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</w:tr>
      <w:tr w:rsidR="00BA4A2F" w14:paraId="3E6DE13C" w14:textId="77777777" w:rsidTr="00BA4A2F">
        <w:tc>
          <w:tcPr>
            <w:tcW w:w="3303" w:type="dxa"/>
          </w:tcPr>
          <w:p w14:paraId="2676689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preview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body_html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body_plain</w:t>
            </w:r>
          </w:p>
        </w:tc>
        <w:tc>
          <w:tcPr>
            <w:tcW w:w="2753" w:type="dxa"/>
          </w:tcPr>
          <w:p w14:paraId="27961CF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string</w:t>
            </w:r>
          </w:p>
        </w:tc>
        <w:tc>
          <w:tcPr>
            <w:tcW w:w="3304" w:type="dxa"/>
          </w:tcPr>
          <w:p w14:paraId="44E2734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i/>
                <w:iCs/>
                <w:color w:val="0F4761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</w:tr>
      <w:tr w:rsidR="00BA4A2F" w14:paraId="4084CE28" w14:textId="77777777" w:rsidTr="00BA4A2F">
        <w:tc>
          <w:tcPr>
            <w:tcW w:w="3303" w:type="dxa"/>
          </w:tcPr>
          <w:p w14:paraId="18667E3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locale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visibility_scope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product_codes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updated_at</w:t>
            </w:r>
          </w:p>
        </w:tc>
        <w:tc>
          <w:tcPr>
            <w:tcW w:w="2753" w:type="dxa"/>
          </w:tcPr>
          <w:p w14:paraId="2F05898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304" w:type="dxa"/>
          </w:tcPr>
          <w:p w14:paraId="027AEA8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</w:tr>
    </w:tbl>
    <w:p w14:paraId="41E5B172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4. Коды ответов и ошибок</w:t>
      </w:r>
    </w:p>
    <w:tbl>
      <w:tblPr>
        <w:tblStyle w:val="aff8"/>
        <w:tblW w:w="93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4095"/>
      </w:tblGrid>
      <w:tr w:rsidR="00BA4A2F" w14:paraId="3DA68FA3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8" w:space="0" w:color="000000"/>
            </w:tcBorders>
          </w:tcPr>
          <w:p w14:paraId="23D535E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HTTP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14:paraId="4581064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Условие</w:t>
            </w:r>
          </w:p>
        </w:tc>
        <w:tc>
          <w:tcPr>
            <w:tcW w:w="4095" w:type="dxa"/>
            <w:tcBorders>
              <w:bottom w:val="single" w:sz="8" w:space="0" w:color="000000"/>
            </w:tcBorders>
          </w:tcPr>
          <w:p w14:paraId="01DAB03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 суфлёра</w:t>
            </w:r>
          </w:p>
        </w:tc>
      </w:tr>
      <w:tr w:rsidR="00BA4A2F" w14:paraId="73C2BFB4" w14:textId="77777777" w:rsidTr="00BA4A2F">
        <w:tc>
          <w:tcPr>
            <w:tcW w:w="2640" w:type="dxa"/>
          </w:tcPr>
          <w:p w14:paraId="39E1246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200</w:t>
            </w:r>
          </w:p>
        </w:tc>
        <w:tc>
          <w:tcPr>
            <w:tcW w:w="2640" w:type="dxa"/>
          </w:tcPr>
          <w:p w14:paraId="0D3E592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Статья найдена</w:t>
            </w:r>
          </w:p>
        </w:tc>
        <w:tc>
          <w:tcPr>
            <w:tcW w:w="4095" w:type="dxa"/>
          </w:tcPr>
          <w:p w14:paraId="2BEE65C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Индексация</w:t>
            </w:r>
          </w:p>
        </w:tc>
      </w:tr>
      <w:tr w:rsidR="00BA4A2F" w14:paraId="2ACAE517" w14:textId="77777777" w:rsidTr="00BA4A2F">
        <w:tc>
          <w:tcPr>
            <w:tcW w:w="2640" w:type="dxa"/>
          </w:tcPr>
          <w:p w14:paraId="114162B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404</w:t>
            </w:r>
          </w:p>
        </w:tc>
        <w:tc>
          <w:tcPr>
            <w:tcW w:w="2640" w:type="dxa"/>
          </w:tcPr>
          <w:p w14:paraId="1475BA5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Удалена / нет доступа</w:t>
            </w:r>
          </w:p>
        </w:tc>
        <w:tc>
          <w:tcPr>
            <w:tcW w:w="4095" w:type="dxa"/>
          </w:tcPr>
          <w:p w14:paraId="037B432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Hard delete в индексе</w:t>
            </w:r>
          </w:p>
        </w:tc>
      </w:tr>
      <w:tr w:rsidR="00BA4A2F" w14:paraId="19F9D1BA" w14:textId="77777777" w:rsidTr="00BA4A2F">
        <w:tc>
          <w:tcPr>
            <w:tcW w:w="2640" w:type="dxa"/>
          </w:tcPr>
          <w:p w14:paraId="44C35B4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401/403</w:t>
            </w:r>
          </w:p>
        </w:tc>
        <w:tc>
          <w:tcPr>
            <w:tcW w:w="2640" w:type="dxa"/>
          </w:tcPr>
          <w:p w14:paraId="1590936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Токен</w:t>
            </w:r>
          </w:p>
        </w:tc>
        <w:tc>
          <w:tcPr>
            <w:tcW w:w="4095" w:type="dxa"/>
          </w:tcPr>
          <w:p w14:paraId="667462A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Алерт, retry позже</w:t>
            </w:r>
          </w:p>
        </w:tc>
      </w:tr>
      <w:tr w:rsidR="00BA4A2F" w14:paraId="19DEE258" w14:textId="77777777" w:rsidTr="00BA4A2F">
        <w:tc>
          <w:tcPr>
            <w:tcW w:w="2640" w:type="dxa"/>
          </w:tcPr>
          <w:p w14:paraId="1FEF885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500</w:t>
            </w:r>
          </w:p>
        </w:tc>
        <w:tc>
          <w:tcPr>
            <w:tcW w:w="2640" w:type="dxa"/>
          </w:tcPr>
          <w:p w14:paraId="434F2FA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Ошибка CMS</w:t>
            </w:r>
          </w:p>
        </w:tc>
        <w:tc>
          <w:tcPr>
            <w:tcW w:w="4095" w:type="dxa"/>
          </w:tcPr>
          <w:p w14:paraId="4FE4DC2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Retry с backoff</w:t>
            </w:r>
          </w:p>
        </w:tc>
      </w:tr>
    </w:tbl>
    <w:p w14:paraId="169E0E75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5. Пример тела запроса</w:t>
      </w:r>
    </w:p>
    <w:p w14:paraId="489D52BB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GET /rest/iblock.element.get?ID=12845&amp;IBLOCK_ID=42 HTTP/1.1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>Authorization: Bearer {service_token}</w:t>
      </w:r>
    </w:p>
    <w:p w14:paraId="567B9A90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Пример ответа 200:</w:t>
      </w:r>
    </w:p>
    <w:p w14:paraId="5EE55CDA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6287E"/>
          <w:sz w:val="22"/>
          <w:szCs w:val="22"/>
        </w:rPr>
        <w:t>{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"article_id"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12845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"iblock_id"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42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"version_id"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"hist-92831"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"title"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"Комиссия за перевод"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"preview"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"Краткая выдержка…"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"body_html"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"&lt;p&gt;Текст DETAIL_TEXT…&lt;/p&gt;"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"body_plain"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"Текст без HTML…"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"status"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"published"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"locale"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"ru"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"visibility_scope"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7020"/>
          <w:sz w:val="22"/>
          <w:szCs w:val="22"/>
        </w:rPr>
        <w:t>[</w:t>
      </w:r>
      <w:r>
        <w:rPr>
          <w:rFonts w:ascii="Arial" w:eastAsia="Arial" w:hAnsi="Arial" w:cs="Arial"/>
          <w:color w:val="4070A0"/>
          <w:sz w:val="22"/>
          <w:szCs w:val="22"/>
        </w:rPr>
        <w:t>"kc_operator"</w:t>
      </w:r>
      <w:r>
        <w:rPr>
          <w:rFonts w:ascii="Arial" w:eastAsia="Arial" w:hAnsi="Arial" w:cs="Arial"/>
          <w:color w:val="007020"/>
          <w:sz w:val="22"/>
          <w:szCs w:val="22"/>
        </w:rPr>
        <w:t>]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"product_codes"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7020"/>
          <w:sz w:val="22"/>
          <w:szCs w:val="22"/>
        </w:rPr>
        <w:t>[</w:t>
      </w:r>
      <w:r>
        <w:rPr>
          <w:rFonts w:ascii="Arial" w:eastAsia="Arial" w:hAnsi="Arial" w:cs="Arial"/>
          <w:color w:val="4070A0"/>
          <w:sz w:val="22"/>
          <w:szCs w:val="22"/>
        </w:rPr>
        <w:t>"payments"</w:t>
      </w:r>
      <w:r>
        <w:rPr>
          <w:rFonts w:ascii="Arial" w:eastAsia="Arial" w:hAnsi="Arial" w:cs="Arial"/>
          <w:color w:val="007020"/>
          <w:sz w:val="22"/>
          <w:szCs w:val="22"/>
        </w:rPr>
        <w:t>]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"updated_at"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"2026-05-27T14:32:01+03:00"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6287E"/>
          <w:sz w:val="22"/>
          <w:szCs w:val="22"/>
        </w:rPr>
        <w:t>}</w:t>
      </w:r>
    </w:p>
    <w:p w14:paraId="20280F88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Контекст суфлёра:</w:t>
      </w:r>
      <w:r w:rsidRPr="00187031">
        <w:rPr>
          <w:rFonts w:ascii="Arial" w:eastAsia="Arial" w:hAnsi="Arial" w:cs="Arial"/>
          <w:color w:val="000000"/>
          <w:lang w:val="ru-RU"/>
        </w:rPr>
        <w:t xml:space="preserve"> чанкинг и эмбеддинги.</w:t>
      </w:r>
    </w:p>
    <w:p w14:paraId="3BE8A34E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6. Диаграмма последовательности</w:t>
      </w:r>
    </w:p>
    <w:p w14:paraId="66CDCB70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drawing>
          <wp:inline distT="0" distB="0" distL="0" distR="0" wp14:anchorId="4FFBF68C" wp14:editId="102E46C8">
            <wp:extent cx="6015038" cy="368421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368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27B4E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5A5E2C0A" wp14:editId="69CC5D1D">
                <wp:extent cx="5953125" cy="28575"/>
                <wp:effectExtent l="0" t="0" r="0" b="0"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41861A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E2C0A" id="Прямоугольник 13" o:spid="_x0000_s1035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441861A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A411D39" w14:textId="77777777" w:rsidR="00BA4A2F" w:rsidRPr="00187031" w:rsidRDefault="00187031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187031">
        <w:rPr>
          <w:rFonts w:ascii="Arial" w:eastAsia="Arial" w:hAnsi="Arial" w:cs="Arial"/>
          <w:lang w:val="ru-RU"/>
        </w:rPr>
        <w:t xml:space="preserve">-07. Приём </w:t>
      </w:r>
      <w:r>
        <w:rPr>
          <w:rFonts w:ascii="Arial" w:eastAsia="Arial" w:hAnsi="Arial" w:cs="Arial"/>
        </w:rPr>
        <w:t>webhook</w:t>
      </w:r>
      <w:r w:rsidRPr="00187031">
        <w:rPr>
          <w:rFonts w:ascii="Arial" w:eastAsia="Arial" w:hAnsi="Arial" w:cs="Arial"/>
          <w:lang w:val="ru-RU"/>
        </w:rPr>
        <w:t>: успех, валидация, дубликат</w:t>
      </w:r>
    </w:p>
    <w:p w14:paraId="2F0B1543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UC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D</w:t>
      </w:r>
      <w:r w:rsidRPr="00187031">
        <w:rPr>
          <w:rFonts w:ascii="Arial" w:eastAsia="Arial" w:hAnsi="Arial" w:cs="Arial"/>
          <w:color w:val="000000"/>
          <w:lang w:val="ru-RU"/>
        </w:rPr>
        <w:t xml:space="preserve">3 ·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Относится к: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INT</w:t>
      </w:r>
      <w:r w:rsidRPr="00187031">
        <w:rPr>
          <w:rFonts w:ascii="Arial" w:eastAsia="Arial" w:hAnsi="Arial" w:cs="Arial"/>
          <w:color w:val="000000"/>
          <w:lang w:val="ru-RU"/>
        </w:rPr>
        <w:t>-01…05, 08</w:t>
      </w:r>
    </w:p>
    <w:p w14:paraId="573B6ED9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1E186DED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 отправил </w:t>
      </w:r>
      <w:r>
        <w:rPr>
          <w:rFonts w:ascii="Arial" w:eastAsia="Arial" w:hAnsi="Arial" w:cs="Arial"/>
          <w:color w:val="000000"/>
        </w:rPr>
        <w:t>POST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[Доработка]</w:t>
      </w:r>
      <w:r w:rsidRPr="00187031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endpoint</w:t>
      </w:r>
      <w:r w:rsidRPr="00187031">
        <w:rPr>
          <w:rFonts w:ascii="Arial" w:eastAsia="Arial" w:hAnsi="Arial" w:cs="Arial"/>
          <w:color w:val="000000"/>
          <w:lang w:val="ru-RU"/>
        </w:rPr>
        <w:t xml:space="preserve"> приёма и тело ответа —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[Суфлёр]</w:t>
      </w:r>
      <w:r w:rsidRPr="00187031">
        <w:rPr>
          <w:rFonts w:ascii="Arial" w:eastAsia="Arial" w:hAnsi="Arial" w:cs="Arial"/>
          <w:color w:val="000000"/>
          <w:lang w:val="ru-RU"/>
        </w:rPr>
        <w:t xml:space="preserve"> (в документации </w:t>
      </w: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нет</w:t>
      </w:r>
      <w:r w:rsidRPr="00187031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 парсит ответ и обновляет статус </w:t>
      </w:r>
      <w:r>
        <w:rPr>
          <w:rFonts w:ascii="Arial" w:eastAsia="Arial" w:hAnsi="Arial" w:cs="Arial"/>
          <w:b/>
          <w:bCs/>
          <w:color w:val="000000"/>
        </w:rPr>
        <w:t>outbox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[Доработка]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2A3DD093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2. Какие требования из общего списка (раздел 4.2) относятся к этому сценарию</w:t>
      </w:r>
    </w:p>
    <w:tbl>
      <w:tblPr>
        <w:tblStyle w:val="aff9"/>
        <w:tblW w:w="96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5"/>
        <w:gridCol w:w="2205"/>
        <w:gridCol w:w="3300"/>
        <w:gridCol w:w="3540"/>
      </w:tblGrid>
      <w:tr w:rsidR="00BA4A2F" w14:paraId="74AC0117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5" w:type="dxa"/>
            <w:tcBorders>
              <w:bottom w:val="single" w:sz="8" w:space="0" w:color="000000"/>
            </w:tcBorders>
          </w:tcPr>
          <w:p w14:paraId="2077691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205" w:type="dxa"/>
            <w:tcBorders>
              <w:bottom w:val="single" w:sz="8" w:space="0" w:color="000000"/>
            </w:tcBorders>
          </w:tcPr>
          <w:p w14:paraId="2006D74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</w:tcPr>
          <w:p w14:paraId="417E267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</w:t>
            </w:r>
          </w:p>
        </w:tc>
        <w:tc>
          <w:tcPr>
            <w:tcW w:w="3540" w:type="dxa"/>
            <w:tcBorders>
              <w:bottom w:val="single" w:sz="8" w:space="0" w:color="000000"/>
            </w:tcBorders>
          </w:tcPr>
          <w:p w14:paraId="1F96BBB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:rsidRPr="000B0CAA" w14:paraId="4C8DB068" w14:textId="77777777" w:rsidTr="00BA4A2F">
        <w:tc>
          <w:tcPr>
            <w:tcW w:w="555" w:type="dxa"/>
          </w:tcPr>
          <w:p w14:paraId="05B2D69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205" w:type="dxa"/>
          </w:tcPr>
          <w:p w14:paraId="38DFA68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Исходящий HTTP</w:t>
            </w:r>
          </w:p>
        </w:tc>
        <w:tc>
          <w:tcPr>
            <w:tcW w:w="3300" w:type="dxa"/>
          </w:tcPr>
          <w:p w14:paraId="7704D8B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curl / HttpClient</w:t>
            </w:r>
          </w:p>
        </w:tc>
        <w:tc>
          <w:tcPr>
            <w:tcW w:w="3540" w:type="dxa"/>
          </w:tcPr>
          <w:p w14:paraId="0FFBDE59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 xml:space="preserve">Парсинг ответа, корреляция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187031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</w:p>
        </w:tc>
      </w:tr>
      <w:tr w:rsidR="00BA4A2F" w14:paraId="08CE3CCA" w14:textId="77777777" w:rsidTr="00BA4A2F">
        <w:tc>
          <w:tcPr>
            <w:tcW w:w="555" w:type="dxa"/>
          </w:tcPr>
          <w:p w14:paraId="72B568D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205" w:type="dxa"/>
          </w:tcPr>
          <w:p w14:paraId="3483B88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Outbox</w:t>
            </w:r>
          </w:p>
        </w:tc>
        <w:tc>
          <w:tcPr>
            <w:tcW w:w="3300" w:type="dxa"/>
          </w:tcPr>
          <w:p w14:paraId="3C4AE45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3540" w:type="dxa"/>
          </w:tcPr>
          <w:p w14:paraId="2026BA8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Переходы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sent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failed</w:t>
            </w:r>
          </w:p>
        </w:tc>
      </w:tr>
      <w:tr w:rsidR="00BA4A2F" w:rsidRPr="000B0CAA" w14:paraId="0F7AC29B" w14:textId="77777777" w:rsidTr="00BA4A2F">
        <w:tc>
          <w:tcPr>
            <w:tcW w:w="555" w:type="dxa"/>
          </w:tcPr>
          <w:p w14:paraId="6AFEB4E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19</w:t>
            </w:r>
          </w:p>
        </w:tc>
        <w:tc>
          <w:tcPr>
            <w:tcW w:w="2205" w:type="dxa"/>
          </w:tcPr>
          <w:p w14:paraId="486EB92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Инциденты</w:t>
            </w:r>
          </w:p>
        </w:tc>
        <w:tc>
          <w:tcPr>
            <w:tcW w:w="3300" w:type="dxa"/>
          </w:tcPr>
          <w:p w14:paraId="5AC16EF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Общие логи</w:t>
            </w:r>
          </w:p>
        </w:tc>
        <w:tc>
          <w:tcPr>
            <w:tcW w:w="3540" w:type="dxa"/>
          </w:tcPr>
          <w:p w14:paraId="49CB1894" w14:textId="77777777" w:rsidR="00BA4A2F" w:rsidRPr="00187031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87031">
              <w:rPr>
                <w:rFonts w:ascii="Arial" w:eastAsia="Arial" w:hAnsi="Arial" w:cs="Arial"/>
                <w:color w:val="000000"/>
                <w:lang w:val="ru-RU"/>
              </w:rPr>
              <w:t>Отображение ошибки в админке модуля</w:t>
            </w:r>
          </w:p>
        </w:tc>
      </w:tr>
    </w:tbl>
    <w:p w14:paraId="738869CE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3. Форматы запроса и ответа</w:t>
      </w:r>
    </w:p>
    <w:p w14:paraId="534FF833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Запрос:</w:t>
      </w:r>
      <w:sdt>
        <w:sdtPr>
          <w:tag w:val="goog_rdk_18"/>
          <w:id w:val="365507270"/>
        </w:sdtPr>
        <w:sdtEndPr/>
        <w:sdtContent>
          <w:r w:rsidRPr="00187031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тело из </w:t>
          </w:r>
          <w:r>
            <w:rPr>
              <w:rFonts w:ascii="Arial Unicode MS" w:eastAsia="Arial Unicode MS" w:hAnsi="Arial Unicode MS" w:cs="Arial Unicode MS"/>
              <w:color w:val="000000"/>
            </w:rPr>
            <w:t>INT</w:t>
          </w:r>
          <w:r w:rsidRPr="00187031">
            <w:rPr>
              <w:rFonts w:ascii="Arial Unicode MS" w:eastAsia="Arial Unicode MS" w:hAnsi="Arial Unicode MS" w:cs="Arial Unicode MS"/>
              <w:color w:val="000000"/>
              <w:lang w:val="ru-RU"/>
            </w:rPr>
            <w:t>-01…05 (</w:t>
          </w:r>
          <w:r>
            <w:rPr>
              <w:rFonts w:ascii="Arial Unicode MS" w:eastAsia="Arial Unicode MS" w:hAnsi="Arial Unicode MS" w:cs="Arial Unicode MS"/>
              <w:color w:val="000000"/>
            </w:rPr>
            <w:t>Bitrix</w:t>
          </w:r>
          <w:r w:rsidRPr="00187031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суфлёр).</w:t>
          </w:r>
        </w:sdtContent>
      </w:sdt>
    </w:p>
    <w:p w14:paraId="3DF199D0" w14:textId="77777777" w:rsidR="00BA4A2F" w:rsidRDefault="000B0CA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sdt>
        <w:sdtPr>
          <w:tag w:val="goog_rdk_19"/>
          <w:id w:val="-411564682"/>
        </w:sdtPr>
        <w:sdtEndPr/>
        <w:sdtContent>
          <w:r w:rsidR="00187031">
            <w:rPr>
              <w:rFonts w:ascii="Arial Unicode MS" w:eastAsia="Arial Unicode MS" w:hAnsi="Arial Unicode MS" w:cs="Arial Unicode MS"/>
              <w:b/>
              <w:bCs/>
              <w:color w:val="000000"/>
            </w:rPr>
            <w:t>Ответ (суфлёр → Bitrix)</w:t>
          </w:r>
        </w:sdtContent>
      </w:sdt>
      <w:r w:rsidR="00187031">
        <w:rPr>
          <w:rFonts w:ascii="Arial" w:eastAsia="Arial" w:hAnsi="Arial" w:cs="Arial"/>
          <w:color w:val="000000"/>
        </w:rPr>
        <w:t xml:space="preserve"> — </w:t>
      </w:r>
      <w:r w:rsidR="00187031">
        <w:rPr>
          <w:rFonts w:ascii="Arial" w:eastAsia="Arial" w:hAnsi="Arial" w:cs="Arial"/>
          <w:color w:val="000000"/>
          <w:sz w:val="22"/>
          <w:szCs w:val="22"/>
        </w:rPr>
        <w:t>Content-Type: application/json</w:t>
      </w:r>
      <w:r w:rsidR="00187031">
        <w:rPr>
          <w:rFonts w:ascii="Arial" w:eastAsia="Arial" w:hAnsi="Arial" w:cs="Arial"/>
          <w:color w:val="000000"/>
        </w:rPr>
        <w:t>:</w:t>
      </w:r>
    </w:p>
    <w:tbl>
      <w:tblPr>
        <w:tblStyle w:val="affa"/>
        <w:tblW w:w="94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10"/>
        <w:gridCol w:w="2370"/>
        <w:gridCol w:w="4125"/>
      </w:tblGrid>
      <w:tr w:rsidR="00BA4A2F" w14:paraId="61B97648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0" w:type="dxa"/>
            <w:tcBorders>
              <w:bottom w:val="single" w:sz="8" w:space="0" w:color="000000"/>
            </w:tcBorders>
          </w:tcPr>
          <w:p w14:paraId="78A69FD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2370" w:type="dxa"/>
            <w:tcBorders>
              <w:bottom w:val="single" w:sz="8" w:space="0" w:color="000000"/>
            </w:tcBorders>
          </w:tcPr>
          <w:p w14:paraId="2B5009A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4125" w:type="dxa"/>
            <w:tcBorders>
              <w:bottom w:val="single" w:sz="8" w:space="0" w:color="000000"/>
            </w:tcBorders>
          </w:tcPr>
          <w:p w14:paraId="388F04D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BA4A2F" w14:paraId="0B9F3327" w14:textId="77777777" w:rsidTr="00BA4A2F">
        <w:tc>
          <w:tcPr>
            <w:tcW w:w="2910" w:type="dxa"/>
          </w:tcPr>
          <w:p w14:paraId="22FBA19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2370" w:type="dxa"/>
          </w:tcPr>
          <w:p w14:paraId="2A73EEB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accepted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duplicate</w:t>
            </w:r>
          </w:p>
        </w:tc>
        <w:tc>
          <w:tcPr>
            <w:tcW w:w="4125" w:type="dxa"/>
          </w:tcPr>
          <w:p w14:paraId="3C9A6EF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Успех</w:t>
            </w:r>
          </w:p>
        </w:tc>
      </w:tr>
      <w:tr w:rsidR="00BA4A2F" w14:paraId="680695DF" w14:textId="77777777" w:rsidTr="00BA4A2F">
        <w:tc>
          <w:tcPr>
            <w:tcW w:w="2910" w:type="dxa"/>
          </w:tcPr>
          <w:p w14:paraId="757A0E9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event_id</w:t>
            </w:r>
          </w:p>
        </w:tc>
        <w:tc>
          <w:tcPr>
            <w:tcW w:w="2370" w:type="dxa"/>
          </w:tcPr>
          <w:p w14:paraId="668EDC9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UUID</w:t>
            </w:r>
          </w:p>
        </w:tc>
        <w:tc>
          <w:tcPr>
            <w:tcW w:w="4125" w:type="dxa"/>
          </w:tcPr>
          <w:p w14:paraId="11B1AB5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Эхо запроса</w:t>
            </w:r>
          </w:p>
        </w:tc>
      </w:tr>
      <w:tr w:rsidR="00BA4A2F" w14:paraId="12E62619" w14:textId="77777777" w:rsidTr="00BA4A2F">
        <w:tc>
          <w:tcPr>
            <w:tcW w:w="2910" w:type="dxa"/>
          </w:tcPr>
          <w:p w14:paraId="5FB07C7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2370" w:type="dxa"/>
          </w:tcPr>
          <w:p w14:paraId="10A446D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validation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auth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temporary</w:t>
            </w:r>
          </w:p>
        </w:tc>
        <w:tc>
          <w:tcPr>
            <w:tcW w:w="4125" w:type="dxa"/>
          </w:tcPr>
          <w:p w14:paraId="093D620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Ошибка</w:t>
            </w:r>
          </w:p>
        </w:tc>
      </w:tr>
      <w:tr w:rsidR="00BA4A2F" w14:paraId="0654CD25" w14:textId="77777777" w:rsidTr="00BA4A2F">
        <w:tc>
          <w:tcPr>
            <w:tcW w:w="2910" w:type="dxa"/>
          </w:tcPr>
          <w:p w14:paraId="22503D1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fields</w:t>
            </w:r>
          </w:p>
        </w:tc>
        <w:tc>
          <w:tcPr>
            <w:tcW w:w="2370" w:type="dxa"/>
          </w:tcPr>
          <w:p w14:paraId="7B45459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string[]</w:t>
            </w:r>
          </w:p>
        </w:tc>
        <w:tc>
          <w:tcPr>
            <w:tcW w:w="4125" w:type="dxa"/>
          </w:tcPr>
          <w:p w14:paraId="2B8AC92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 validation</w:t>
            </w:r>
          </w:p>
        </w:tc>
      </w:tr>
    </w:tbl>
    <w:p w14:paraId="7E4EB956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4. Коды ответов и ошибок</w:t>
      </w:r>
    </w:p>
    <w:tbl>
      <w:tblPr>
        <w:tblStyle w:val="affb"/>
        <w:tblW w:w="9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3375"/>
        <w:gridCol w:w="4560"/>
      </w:tblGrid>
      <w:tr w:rsidR="00BA4A2F" w14:paraId="51AE6874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  <w:tcBorders>
              <w:bottom w:val="single" w:sz="8" w:space="0" w:color="000000"/>
            </w:tcBorders>
          </w:tcPr>
          <w:p w14:paraId="2D29219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HTTP</w:t>
            </w:r>
          </w:p>
        </w:tc>
        <w:tc>
          <w:tcPr>
            <w:tcW w:w="3375" w:type="dxa"/>
            <w:tcBorders>
              <w:bottom w:val="single" w:sz="8" w:space="0" w:color="000000"/>
            </w:tcBorders>
          </w:tcPr>
          <w:p w14:paraId="1DFA4F6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Пример тела</w:t>
            </w:r>
          </w:p>
        </w:tc>
        <w:tc>
          <w:tcPr>
            <w:tcW w:w="4560" w:type="dxa"/>
            <w:tcBorders>
              <w:bottom w:val="single" w:sz="8" w:space="0" w:color="000000"/>
            </w:tcBorders>
          </w:tcPr>
          <w:p w14:paraId="26C43EE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 Bitrix</w:t>
            </w:r>
          </w:p>
        </w:tc>
      </w:tr>
      <w:tr w:rsidR="00BA4A2F" w14:paraId="78678587" w14:textId="77777777" w:rsidTr="00BA4A2F">
        <w:tc>
          <w:tcPr>
            <w:tcW w:w="1560" w:type="dxa"/>
          </w:tcPr>
          <w:p w14:paraId="2AEA14F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</w:t>
            </w:r>
          </w:p>
        </w:tc>
        <w:tc>
          <w:tcPr>
            <w:tcW w:w="3375" w:type="dxa"/>
          </w:tcPr>
          <w:p w14:paraId="7134087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{"status":"accepted","event_id":"…"}</w:t>
            </w:r>
          </w:p>
        </w:tc>
        <w:tc>
          <w:tcPr>
            <w:tcW w:w="4560" w:type="dxa"/>
          </w:tcPr>
          <w:p w14:paraId="7436E120" w14:textId="77777777" w:rsidR="00BA4A2F" w:rsidRDefault="000B0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"/>
                <w:id w:val="-1697919972"/>
              </w:sdtPr>
              <w:sdtEndPr/>
              <w:sdtContent>
                <w:r w:rsidR="00187031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outbox → </w:t>
                </w:r>
              </w:sdtContent>
            </w:sdt>
            <w:r w:rsidR="00187031">
              <w:rPr>
                <w:rFonts w:ascii="Arial" w:eastAsia="Arial" w:hAnsi="Arial" w:cs="Arial"/>
                <w:color w:val="000000"/>
                <w:sz w:val="22"/>
                <w:szCs w:val="22"/>
              </w:rPr>
              <w:t>sent</w:t>
            </w:r>
          </w:p>
        </w:tc>
      </w:tr>
      <w:tr w:rsidR="00BA4A2F" w14:paraId="475605A2" w14:textId="77777777" w:rsidTr="00BA4A2F">
        <w:tc>
          <w:tcPr>
            <w:tcW w:w="1560" w:type="dxa"/>
          </w:tcPr>
          <w:p w14:paraId="367A847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200</w:t>
            </w:r>
          </w:p>
        </w:tc>
        <w:tc>
          <w:tcPr>
            <w:tcW w:w="3375" w:type="dxa"/>
          </w:tcPr>
          <w:p w14:paraId="15382C1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{"status":"duplicate","event_id":"…"}</w:t>
            </w:r>
          </w:p>
        </w:tc>
        <w:tc>
          <w:tcPr>
            <w:tcW w:w="4560" w:type="dxa"/>
          </w:tcPr>
          <w:p w14:paraId="2700089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sent</w:t>
            </w:r>
            <w:r>
              <w:rPr>
                <w:rFonts w:ascii="Arial" w:eastAsia="Arial" w:hAnsi="Arial" w:cs="Arial"/>
                <w:color w:val="000000"/>
              </w:rPr>
              <w:t xml:space="preserve"> (идемпотентность)</w:t>
            </w:r>
          </w:p>
        </w:tc>
      </w:tr>
      <w:tr w:rsidR="00BA4A2F" w14:paraId="567B9FB9" w14:textId="77777777" w:rsidTr="00BA4A2F">
        <w:tc>
          <w:tcPr>
            <w:tcW w:w="1560" w:type="dxa"/>
          </w:tcPr>
          <w:p w14:paraId="4A22F8F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400</w:t>
            </w:r>
          </w:p>
        </w:tc>
        <w:tc>
          <w:tcPr>
            <w:tcW w:w="3375" w:type="dxa"/>
          </w:tcPr>
          <w:p w14:paraId="3AB5B86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{"error":"validation","fields":["status"]}</w:t>
            </w:r>
          </w:p>
        </w:tc>
        <w:tc>
          <w:tcPr>
            <w:tcW w:w="4560" w:type="dxa"/>
          </w:tcPr>
          <w:p w14:paraId="68711D3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без</w:t>
            </w:r>
            <w:r>
              <w:rPr>
                <w:rFonts w:ascii="Arial" w:eastAsia="Arial" w:hAnsi="Arial" w:cs="Arial"/>
                <w:color w:val="000000"/>
              </w:rPr>
              <w:t xml:space="preserve"> retry</w:t>
            </w:r>
          </w:p>
        </w:tc>
      </w:tr>
      <w:tr w:rsidR="00BA4A2F" w14:paraId="59D42577" w14:textId="77777777" w:rsidTr="00BA4A2F">
        <w:tc>
          <w:tcPr>
            <w:tcW w:w="1560" w:type="dxa"/>
          </w:tcPr>
          <w:p w14:paraId="5FAB71F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401/403</w:t>
            </w:r>
          </w:p>
        </w:tc>
        <w:tc>
          <w:tcPr>
            <w:tcW w:w="3375" w:type="dxa"/>
          </w:tcPr>
          <w:p w14:paraId="4F410BC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{"error":"auth"}</w:t>
            </w:r>
          </w:p>
        </w:tc>
        <w:tc>
          <w:tcPr>
            <w:tcW w:w="4560" w:type="dxa"/>
          </w:tcPr>
          <w:p w14:paraId="0D6E418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  <w:color w:val="000000"/>
              </w:rPr>
              <w:t>, алерт ИБ</w:t>
            </w:r>
          </w:p>
        </w:tc>
      </w:tr>
      <w:tr w:rsidR="00BA4A2F" w14:paraId="6262E4B5" w14:textId="77777777" w:rsidTr="00BA4A2F">
        <w:tc>
          <w:tcPr>
            <w:tcW w:w="1560" w:type="dxa"/>
          </w:tcPr>
          <w:p w14:paraId="3AAE2F2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503</w:t>
            </w:r>
          </w:p>
        </w:tc>
        <w:tc>
          <w:tcPr>
            <w:tcW w:w="3375" w:type="dxa"/>
          </w:tcPr>
          <w:p w14:paraId="4752EA3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{"error":"temporary"}</w:t>
            </w:r>
          </w:p>
        </w:tc>
        <w:tc>
          <w:tcPr>
            <w:tcW w:w="4560" w:type="dxa"/>
          </w:tcPr>
          <w:p w14:paraId="52F0290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sdt>
              <w:sdtPr>
                <w:tag w:val="goog_rdk_21"/>
                <w:id w:val="-101388664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INT-08</w:t>
            </w:r>
          </w:p>
        </w:tc>
      </w:tr>
      <w:tr w:rsidR="00BA4A2F" w14:paraId="406D226D" w14:textId="77777777" w:rsidTr="00BA4A2F">
        <w:tc>
          <w:tcPr>
            <w:tcW w:w="1560" w:type="dxa"/>
          </w:tcPr>
          <w:p w14:paraId="06ECD49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timeout</w:t>
            </w:r>
          </w:p>
        </w:tc>
        <w:tc>
          <w:tcPr>
            <w:tcW w:w="3375" w:type="dxa"/>
          </w:tcPr>
          <w:p w14:paraId="46A365D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4560" w:type="dxa"/>
          </w:tcPr>
          <w:p w14:paraId="0587A90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sdt>
              <w:sdtPr>
                <w:tag w:val="goog_rdk_22"/>
                <w:id w:val="3905399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INT-08</w:t>
            </w:r>
          </w:p>
        </w:tc>
      </w:tr>
    </w:tbl>
    <w:p w14:paraId="35CE8D1C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5. Пример тела запроса</w:t>
      </w:r>
    </w:p>
    <w:p w14:paraId="5008390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Используйте пример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-01</w:t>
      </w:r>
      <w:r w:rsidRPr="00187031">
        <w:rPr>
          <w:rFonts w:ascii="Arial" w:eastAsia="Arial" w:hAnsi="Arial" w:cs="Arial"/>
          <w:color w:val="000000"/>
          <w:lang w:val="ru-RU"/>
        </w:rPr>
        <w:t xml:space="preserve">; для проверки дубликата — повтор того же </w:t>
      </w:r>
      <w:r>
        <w:rPr>
          <w:rFonts w:ascii="Arial" w:eastAsia="Arial" w:hAnsi="Arial" w:cs="Arial"/>
          <w:color w:val="000000"/>
          <w:sz w:val="22"/>
          <w:szCs w:val="22"/>
        </w:rPr>
        <w:t>event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66806A74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 xml:space="preserve">Контекст </w:t>
      </w:r>
      <w:r w:rsidRPr="00187031">
        <w:rPr>
          <w:rFonts w:ascii="Arial" w:eastAsia="Arial" w:hAnsi="Arial" w:cs="Arial"/>
          <w:b/>
          <w:bCs/>
          <w:lang w:val="ru-RU"/>
        </w:rPr>
        <w:t>суфлера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идемпотентность по </w:t>
      </w:r>
      <w:r>
        <w:rPr>
          <w:rFonts w:ascii="Arial" w:eastAsia="Arial" w:hAnsi="Arial" w:cs="Arial"/>
          <w:color w:val="000000"/>
          <w:sz w:val="22"/>
          <w:szCs w:val="22"/>
        </w:rPr>
        <w:t>event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6780C4B9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6. Диаграмма последовательности</w:t>
      </w:r>
    </w:p>
    <w:p w14:paraId="5207CC37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lastRenderedPageBreak/>
        <w:drawing>
          <wp:inline distT="0" distB="0" distL="0" distR="0" wp14:anchorId="601D0770" wp14:editId="54B32EB9">
            <wp:extent cx="4638316" cy="5988397"/>
            <wp:effectExtent l="0" t="0" r="0" b="0"/>
            <wp:docPr id="2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316" cy="5988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2401C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791463A4" wp14:editId="1E3F951F">
                <wp:extent cx="5953125" cy="28575"/>
                <wp:effectExtent l="0" t="0" r="0" b="0"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720306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463A4" id="Прямоугольник 14" o:spid="_x0000_s1036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A720306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D23BC0" w14:textId="77777777" w:rsidR="00BA4A2F" w:rsidRPr="00187031" w:rsidRDefault="00187031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187031">
        <w:rPr>
          <w:rFonts w:ascii="Arial" w:eastAsia="Arial" w:hAnsi="Arial" w:cs="Arial"/>
          <w:lang w:val="ru-RU"/>
        </w:rPr>
        <w:t xml:space="preserve">-08. Повтор отправки из </w:t>
      </w:r>
      <w:r>
        <w:rPr>
          <w:rFonts w:ascii="Arial" w:eastAsia="Arial" w:hAnsi="Arial" w:cs="Arial"/>
        </w:rPr>
        <w:t>outbox</w:t>
      </w:r>
      <w:r w:rsidRPr="00187031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retry</w:t>
      </w:r>
      <w:r w:rsidRPr="00187031">
        <w:rPr>
          <w:rFonts w:ascii="Arial" w:eastAsia="Arial" w:hAnsi="Arial" w:cs="Arial"/>
          <w:lang w:val="ru-RU"/>
        </w:rPr>
        <w:t>)</w:t>
      </w:r>
    </w:p>
    <w:p w14:paraId="064B1CD4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UC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D</w:t>
      </w:r>
      <w:r w:rsidRPr="00187031">
        <w:rPr>
          <w:rFonts w:ascii="Arial" w:eastAsia="Arial" w:hAnsi="Arial" w:cs="Arial"/>
          <w:color w:val="000000"/>
          <w:lang w:val="ru-RU"/>
        </w:rPr>
        <w:t>2</w:t>
      </w:r>
    </w:p>
    <w:p w14:paraId="0A9DB009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5E76F387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Первая доставка вернула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503</w:t>
      </w:r>
      <w:r w:rsidRPr="00187031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timeout</w:t>
      </w:r>
      <w:r w:rsidRPr="00187031">
        <w:rPr>
          <w:rFonts w:ascii="Arial" w:eastAsia="Arial" w:hAnsi="Arial" w:cs="Arial"/>
          <w:color w:val="000000"/>
          <w:lang w:val="ru-RU"/>
        </w:rPr>
        <w:t xml:space="preserve">. Агент </w:t>
      </w:r>
      <w:r>
        <w:rPr>
          <w:rFonts w:ascii="Arial" w:eastAsia="Arial" w:hAnsi="Arial" w:cs="Arial"/>
          <w:color w:val="000000"/>
        </w:rPr>
        <w:t>Bitrix</w:t>
      </w:r>
      <w:r w:rsidRPr="00187031">
        <w:rPr>
          <w:rFonts w:ascii="Arial" w:eastAsia="Arial" w:hAnsi="Arial" w:cs="Arial"/>
          <w:color w:val="000000"/>
          <w:lang w:val="ru-RU"/>
        </w:rPr>
        <w:t xml:space="preserve"> повторяет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тот же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POST</w:t>
      </w:r>
      <w:r w:rsidRPr="00187031">
        <w:rPr>
          <w:rFonts w:ascii="Arial" w:eastAsia="Arial" w:hAnsi="Arial" w:cs="Arial"/>
          <w:color w:val="000000"/>
          <w:lang w:val="ru-RU"/>
        </w:rPr>
        <w:t xml:space="preserve"> с тем же </w:t>
      </w:r>
      <w:r>
        <w:rPr>
          <w:rFonts w:ascii="Arial" w:eastAsia="Arial" w:hAnsi="Arial" w:cs="Arial"/>
          <w:color w:val="000000"/>
          <w:sz w:val="22"/>
          <w:szCs w:val="22"/>
        </w:rPr>
        <w:t>event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187031">
        <w:rPr>
          <w:rFonts w:ascii="Arial" w:eastAsia="Arial" w:hAnsi="Arial" w:cs="Arial"/>
          <w:color w:val="000000"/>
          <w:lang w:val="ru-RU"/>
        </w:rPr>
        <w:t xml:space="preserve"> и телом.</w:t>
      </w:r>
    </w:p>
    <w:p w14:paraId="14696CF8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2. Какие требования из общего списка (раздел 4.2) относятся к этому сценарию</w:t>
      </w:r>
    </w:p>
    <w:tbl>
      <w:tblPr>
        <w:tblStyle w:val="affc"/>
        <w:tblW w:w="97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2850"/>
        <w:gridCol w:w="2550"/>
        <w:gridCol w:w="2415"/>
      </w:tblGrid>
      <w:tr w:rsidR="00BA4A2F" w14:paraId="730F93E6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8" w:space="0" w:color="000000"/>
            </w:tcBorders>
          </w:tcPr>
          <w:p w14:paraId="2B86214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№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53B7DA6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2550" w:type="dxa"/>
            <w:tcBorders>
              <w:bottom w:val="single" w:sz="8" w:space="0" w:color="000000"/>
            </w:tcBorders>
          </w:tcPr>
          <w:p w14:paraId="4F42053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</w:t>
            </w:r>
          </w:p>
        </w:tc>
        <w:tc>
          <w:tcPr>
            <w:tcW w:w="2415" w:type="dxa"/>
            <w:tcBorders>
              <w:bottom w:val="single" w:sz="8" w:space="0" w:color="000000"/>
            </w:tcBorders>
          </w:tcPr>
          <w:p w14:paraId="32D0105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14:paraId="47491623" w14:textId="77777777" w:rsidTr="00BA4A2F">
        <w:tc>
          <w:tcPr>
            <w:tcW w:w="1980" w:type="dxa"/>
          </w:tcPr>
          <w:p w14:paraId="37A9C48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50" w:type="dxa"/>
          </w:tcPr>
          <w:p w14:paraId="06E5777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Outbox + retry</w:t>
            </w:r>
          </w:p>
        </w:tc>
        <w:tc>
          <w:tcPr>
            <w:tcW w:w="2550" w:type="dxa"/>
          </w:tcPr>
          <w:p w14:paraId="2C25C75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</w:t>
            </w:r>
          </w:p>
        </w:tc>
        <w:tc>
          <w:tcPr>
            <w:tcW w:w="2415" w:type="dxa"/>
          </w:tcPr>
          <w:p w14:paraId="405CE85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Backoff, лимит попыток</w:t>
            </w:r>
          </w:p>
        </w:tc>
      </w:tr>
      <w:tr w:rsidR="00BA4A2F" w14:paraId="200780AE" w14:textId="77777777" w:rsidTr="00BA4A2F">
        <w:tc>
          <w:tcPr>
            <w:tcW w:w="1980" w:type="dxa"/>
          </w:tcPr>
          <w:p w14:paraId="59E304B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2850" w:type="dxa"/>
          </w:tcPr>
          <w:p w14:paraId="7538F60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Cron</w:t>
            </w:r>
          </w:p>
        </w:tc>
        <w:tc>
          <w:tcPr>
            <w:tcW w:w="2550" w:type="dxa"/>
          </w:tcPr>
          <w:p w14:paraId="2543A66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Агенты 1С-Битрикс</w:t>
            </w:r>
          </w:p>
        </w:tc>
        <w:tc>
          <w:tcPr>
            <w:tcW w:w="2415" w:type="dxa"/>
          </w:tcPr>
          <w:p w14:paraId="2F530C3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Агент модуля (15 мин)</w:t>
            </w:r>
          </w:p>
        </w:tc>
      </w:tr>
      <w:tr w:rsidR="00BA4A2F" w14:paraId="0CBE2EE5" w14:textId="77777777" w:rsidTr="00BA4A2F">
        <w:tc>
          <w:tcPr>
            <w:tcW w:w="1980" w:type="dxa"/>
          </w:tcPr>
          <w:p w14:paraId="5AE0549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2850" w:type="dxa"/>
          </w:tcPr>
          <w:p w14:paraId="6B1B478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</w:t>
            </w:r>
          </w:p>
        </w:tc>
        <w:tc>
          <w:tcPr>
            <w:tcW w:w="2550" w:type="dxa"/>
          </w:tcPr>
          <w:p w14:paraId="1094ECB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415" w:type="dxa"/>
          </w:tcPr>
          <w:p w14:paraId="3C4A62D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Replay / просмотр в админке</w:t>
            </w:r>
          </w:p>
        </w:tc>
      </w:tr>
    </w:tbl>
    <w:p w14:paraId="7719AC6E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3. Форматы запроса и ответа</w:t>
      </w:r>
    </w:p>
    <w:p w14:paraId="2EF8DC5E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>Идентичны исходному событию (</w:t>
      </w:r>
      <w:r>
        <w:rPr>
          <w:rFonts w:ascii="Arial" w:eastAsia="Arial" w:hAnsi="Arial" w:cs="Arial"/>
          <w:color w:val="000000"/>
        </w:rPr>
        <w:t>INT</w:t>
      </w:r>
      <w:r w:rsidRPr="00187031">
        <w:rPr>
          <w:rFonts w:ascii="Arial" w:eastAsia="Arial" w:hAnsi="Arial" w:cs="Arial"/>
          <w:color w:val="000000"/>
          <w:lang w:val="ru-RU"/>
        </w:rPr>
        <w:t xml:space="preserve">-01…05). Заголовок </w:t>
      </w:r>
      <w:r>
        <w:rPr>
          <w:rFonts w:ascii="Arial" w:eastAsia="Arial" w:hAnsi="Arial" w:cs="Arial"/>
          <w:color w:val="000000"/>
          <w:sz w:val="22"/>
          <w:szCs w:val="22"/>
        </w:rPr>
        <w:t>X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Event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не меняется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1C2AC4E9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Ответ: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-07</w:t>
      </w:r>
      <w:r w:rsidRPr="00187031">
        <w:rPr>
          <w:rFonts w:ascii="Arial" w:eastAsia="Arial" w:hAnsi="Arial" w:cs="Arial"/>
          <w:color w:val="000000"/>
          <w:lang w:val="ru-RU"/>
        </w:rPr>
        <w:t xml:space="preserve"> (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202</w:t>
      </w:r>
      <w:r w:rsidRPr="00187031">
        <w:rPr>
          <w:rFonts w:ascii="Arial" w:eastAsia="Arial" w:hAnsi="Arial" w:cs="Arial"/>
          <w:color w:val="000000"/>
          <w:lang w:val="ru-RU"/>
        </w:rPr>
        <w:t xml:space="preserve"> или 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200 </w:t>
      </w:r>
      <w:r>
        <w:rPr>
          <w:rFonts w:ascii="Arial" w:eastAsia="Arial" w:hAnsi="Arial" w:cs="Arial"/>
          <w:color w:val="000000"/>
          <w:sz w:val="22"/>
          <w:szCs w:val="22"/>
        </w:rPr>
        <w:t>duplicate</w:t>
      </w:r>
      <w:r w:rsidRPr="00187031">
        <w:rPr>
          <w:rFonts w:ascii="Arial" w:eastAsia="Arial" w:hAnsi="Arial" w:cs="Arial"/>
          <w:color w:val="000000"/>
          <w:lang w:val="ru-RU"/>
        </w:rPr>
        <w:t>).</w:t>
      </w:r>
    </w:p>
    <w:p w14:paraId="2FD0F26A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4. Коды ответов и ошибок</w:t>
      </w:r>
    </w:p>
    <w:p w14:paraId="7DF0A931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Повтор до </w:t>
      </w:r>
      <w:r>
        <w:rPr>
          <w:rFonts w:ascii="Arial" w:eastAsia="Arial" w:hAnsi="Arial" w:cs="Arial"/>
          <w:color w:val="000000"/>
          <w:sz w:val="22"/>
          <w:szCs w:val="22"/>
        </w:rPr>
        <w:t>sent</w:t>
      </w:r>
      <w:sdt>
        <w:sdtPr>
          <w:tag w:val="goog_rdk_23"/>
          <w:id w:val="1137603862"/>
        </w:sdtPr>
        <w:sdtEndPr/>
        <w:sdtContent>
          <w:r w:rsidRPr="00187031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или исчерпания попыток → </w:t>
          </w:r>
        </w:sdtContent>
      </w:sdt>
      <w:r>
        <w:rPr>
          <w:rFonts w:ascii="Arial" w:eastAsia="Arial" w:hAnsi="Arial" w:cs="Arial"/>
          <w:color w:val="000000"/>
          <w:sz w:val="22"/>
          <w:szCs w:val="22"/>
        </w:rPr>
        <w:t>failed</w:t>
      </w:r>
      <w:r w:rsidRPr="00187031">
        <w:rPr>
          <w:rFonts w:ascii="Arial" w:eastAsia="Arial" w:hAnsi="Arial" w:cs="Arial"/>
          <w:color w:val="000000"/>
          <w:lang w:val="ru-RU"/>
        </w:rPr>
        <w:t xml:space="preserve"> + алерт. 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400</w:t>
      </w:r>
      <w:r w:rsidRPr="00187031">
        <w:rPr>
          <w:rFonts w:ascii="Arial" w:eastAsia="Arial" w:hAnsi="Arial" w:cs="Arial"/>
          <w:color w:val="000000"/>
          <w:lang w:val="ru-RU"/>
        </w:rPr>
        <w:t>/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401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retry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1497B118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5. Пример тела запроса</w:t>
      </w:r>
    </w:p>
    <w:p w14:paraId="1A71959A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Полная копия </w:t>
      </w:r>
      <w:r>
        <w:rPr>
          <w:rFonts w:ascii="Arial" w:eastAsia="Arial" w:hAnsi="Arial" w:cs="Arial"/>
          <w:color w:val="000000"/>
        </w:rPr>
        <w:t>JSON</w:t>
      </w:r>
      <w:r w:rsidRPr="00187031">
        <w:rPr>
          <w:rFonts w:ascii="Arial" w:eastAsia="Arial" w:hAnsi="Arial" w:cs="Arial"/>
          <w:color w:val="000000"/>
          <w:lang w:val="ru-RU"/>
        </w:rPr>
        <w:t xml:space="preserve"> первой попытки (см. </w:t>
      </w:r>
      <w:r>
        <w:rPr>
          <w:rFonts w:ascii="Arial" w:eastAsia="Arial" w:hAnsi="Arial" w:cs="Arial"/>
          <w:b/>
          <w:bCs/>
          <w:color w:val="000000"/>
        </w:rPr>
        <w:t>INT-01</w:t>
      </w:r>
      <w:r>
        <w:rPr>
          <w:rFonts w:ascii="Arial" w:eastAsia="Arial" w:hAnsi="Arial" w:cs="Arial"/>
          <w:color w:val="000000"/>
        </w:rPr>
        <w:t>).</w:t>
      </w:r>
    </w:p>
    <w:p w14:paraId="1284EB0C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Контекст суфлёра:</w:t>
      </w:r>
      <w:r>
        <w:rPr>
          <w:rFonts w:ascii="Arial" w:eastAsia="Arial" w:hAnsi="Arial" w:cs="Arial"/>
          <w:color w:val="000000"/>
        </w:rPr>
        <w:t xml:space="preserve"> at-least-once</w:t>
      </w:r>
      <w:proofErr w:type="gramStart"/>
      <w:r>
        <w:rPr>
          <w:rFonts w:ascii="Arial" w:eastAsia="Arial" w:hAnsi="Arial" w:cs="Arial"/>
          <w:color w:val="000000"/>
        </w:rPr>
        <w:t>;</w:t>
      </w:r>
      <w:proofErr w:type="gramEnd"/>
      <w:r>
        <w:rPr>
          <w:rFonts w:ascii="Arial" w:eastAsia="Arial" w:hAnsi="Arial" w:cs="Arial"/>
          <w:color w:val="000000"/>
        </w:rPr>
        <w:t xml:space="preserve"> дубликат по </w:t>
      </w:r>
      <w:r>
        <w:rPr>
          <w:rFonts w:ascii="Arial" w:eastAsia="Arial" w:hAnsi="Arial" w:cs="Arial"/>
          <w:color w:val="000000"/>
          <w:sz w:val="22"/>
          <w:szCs w:val="22"/>
        </w:rPr>
        <w:t>event_id</w:t>
      </w:r>
      <w:r>
        <w:rPr>
          <w:rFonts w:ascii="Arial" w:eastAsia="Arial" w:hAnsi="Arial" w:cs="Arial"/>
          <w:color w:val="000000"/>
        </w:rPr>
        <w:t xml:space="preserve"> — OK.</w:t>
      </w:r>
    </w:p>
    <w:p w14:paraId="1039E462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6. Диаграмма последовательности</w:t>
      </w:r>
    </w:p>
    <w:p w14:paraId="17FB3FD9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lastRenderedPageBreak/>
        <w:drawing>
          <wp:inline distT="0" distB="0" distL="0" distR="0" wp14:anchorId="08489A8F" wp14:editId="645E20AF">
            <wp:extent cx="6035488" cy="4313858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488" cy="4313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D1CCF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0A18D762" wp14:editId="760B7D1A">
                <wp:extent cx="5953125" cy="28575"/>
                <wp:effectExtent l="0" t="0" r="0" b="0"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B4F30A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8D762" id="Прямоугольник 12" o:spid="_x0000_s1037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6B4F30A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3D6F4CA" w14:textId="77777777" w:rsidR="00BA4A2F" w:rsidRPr="00187031" w:rsidRDefault="00187031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187031">
        <w:rPr>
          <w:rFonts w:ascii="Arial" w:eastAsia="Arial" w:hAnsi="Arial" w:cs="Arial"/>
          <w:lang w:val="ru-RU"/>
        </w:rPr>
        <w:t>-09. Инкремент изменений (</w:t>
      </w:r>
      <w:r>
        <w:rPr>
          <w:rFonts w:ascii="Arial" w:eastAsia="Arial" w:hAnsi="Arial" w:cs="Arial"/>
        </w:rPr>
        <w:t>fallback</w:t>
      </w:r>
      <w:r w:rsidRPr="00187031">
        <w:rPr>
          <w:rFonts w:ascii="Arial" w:eastAsia="Arial" w:hAnsi="Arial" w:cs="Arial"/>
          <w:lang w:val="ru-RU"/>
        </w:rPr>
        <w:t>)</w:t>
      </w:r>
    </w:p>
    <w:p w14:paraId="687996B6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UC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</w:t>
      </w:r>
      <w:r w:rsidRPr="00187031">
        <w:rPr>
          <w:rFonts w:ascii="Arial" w:eastAsia="Arial" w:hAnsi="Arial" w:cs="Arial"/>
          <w:color w:val="000000"/>
          <w:lang w:val="ru-RU"/>
        </w:rPr>
        <w:t>1</w:t>
      </w:r>
    </w:p>
    <w:p w14:paraId="1B97C033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27B53693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Пропущены </w:t>
      </w:r>
      <w:r>
        <w:rPr>
          <w:rFonts w:ascii="Arial" w:eastAsia="Arial" w:hAnsi="Arial" w:cs="Arial"/>
          <w:color w:val="000000"/>
        </w:rPr>
        <w:t>webhook</w:t>
      </w:r>
      <w:r w:rsidRPr="00187031">
        <w:rPr>
          <w:rFonts w:ascii="Arial" w:eastAsia="Arial" w:hAnsi="Arial" w:cs="Arial"/>
          <w:color w:val="000000"/>
          <w:lang w:val="ru-RU"/>
        </w:rPr>
        <w:t xml:space="preserve">. Суфлёр (или </w:t>
      </w:r>
      <w:r>
        <w:rPr>
          <w:rFonts w:ascii="Arial" w:eastAsia="Arial" w:hAnsi="Arial" w:cs="Arial"/>
          <w:color w:val="000000"/>
        </w:rPr>
        <w:t>reconcile</w:t>
      </w:r>
      <w:r w:rsidRPr="00187031">
        <w:rPr>
          <w:rFonts w:ascii="Arial" w:eastAsia="Arial" w:hAnsi="Arial" w:cs="Arial"/>
          <w:color w:val="000000"/>
          <w:lang w:val="ru-RU"/>
        </w:rPr>
        <w:t xml:space="preserve">-агент) запрашивает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хвост событий</w:t>
      </w:r>
      <w:r w:rsidRPr="00187031">
        <w:rPr>
          <w:rFonts w:ascii="Arial" w:eastAsia="Arial" w:hAnsi="Arial" w:cs="Arial"/>
          <w:color w:val="000000"/>
          <w:lang w:val="ru-RU"/>
        </w:rPr>
        <w:t xml:space="preserve"> по курсору из </w:t>
      </w:r>
      <w:r>
        <w:rPr>
          <w:rFonts w:ascii="Arial" w:eastAsia="Arial" w:hAnsi="Arial" w:cs="Arial"/>
          <w:color w:val="000000"/>
        </w:rPr>
        <w:t>outbox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6DFB7B45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2. Какие требования из общего списка (раздел 4.2) относятся к этому сценарию</w:t>
      </w:r>
    </w:p>
    <w:tbl>
      <w:tblPr>
        <w:tblStyle w:val="affd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9"/>
        <w:gridCol w:w="2202"/>
        <w:gridCol w:w="3304"/>
        <w:gridCol w:w="3305"/>
      </w:tblGrid>
      <w:tr w:rsidR="00BA4A2F" w14:paraId="20E6BF91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9" w:type="dxa"/>
            <w:tcBorders>
              <w:bottom w:val="single" w:sz="8" w:space="0" w:color="000000"/>
            </w:tcBorders>
          </w:tcPr>
          <w:p w14:paraId="63B4E60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202" w:type="dxa"/>
            <w:tcBorders>
              <w:bottom w:val="single" w:sz="8" w:space="0" w:color="000000"/>
            </w:tcBorders>
          </w:tcPr>
          <w:p w14:paraId="2DEA4E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304" w:type="dxa"/>
            <w:tcBorders>
              <w:bottom w:val="single" w:sz="8" w:space="0" w:color="000000"/>
            </w:tcBorders>
          </w:tcPr>
          <w:p w14:paraId="10CF6CF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</w:t>
            </w:r>
          </w:p>
        </w:tc>
        <w:tc>
          <w:tcPr>
            <w:tcW w:w="3305" w:type="dxa"/>
            <w:tcBorders>
              <w:bottom w:val="single" w:sz="8" w:space="0" w:color="000000"/>
            </w:tcBorders>
          </w:tcPr>
          <w:p w14:paraId="0092F5A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14:paraId="0F3CAFFF" w14:textId="77777777" w:rsidTr="00BA4A2F">
        <w:tc>
          <w:tcPr>
            <w:tcW w:w="549" w:type="dxa"/>
          </w:tcPr>
          <w:p w14:paraId="4F4FE47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202" w:type="dxa"/>
          </w:tcPr>
          <w:p w14:paraId="46FD40F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Список по дате</w:t>
            </w:r>
          </w:p>
        </w:tc>
        <w:tc>
          <w:tcPr>
            <w:tcW w:w="3304" w:type="dxa"/>
          </w:tcPr>
          <w:p w14:paraId="7CB2836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iblock.element.list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TIMESTAMP_X</w:t>
            </w:r>
          </w:p>
        </w:tc>
        <w:tc>
          <w:tcPr>
            <w:tcW w:w="3305" w:type="dxa"/>
          </w:tcPr>
          <w:p w14:paraId="6767ABF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Недостаточно для семантики</w:t>
            </w:r>
          </w:p>
        </w:tc>
      </w:tr>
      <w:tr w:rsidR="00BA4A2F" w14:paraId="7749E5C9" w14:textId="77777777" w:rsidTr="00BA4A2F">
        <w:tc>
          <w:tcPr>
            <w:tcW w:w="549" w:type="dxa"/>
          </w:tcPr>
          <w:p w14:paraId="263882E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2202" w:type="dxa"/>
          </w:tcPr>
          <w:p w14:paraId="6101E93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Инкремент</w:t>
            </w:r>
          </w:p>
        </w:tc>
        <w:tc>
          <w:tcPr>
            <w:tcW w:w="3304" w:type="dxa"/>
          </w:tcPr>
          <w:p w14:paraId="215E0B3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журнала интеграции</w:t>
            </w:r>
          </w:p>
        </w:tc>
        <w:tc>
          <w:tcPr>
            <w:tcW w:w="3305" w:type="dxa"/>
          </w:tcPr>
          <w:p w14:paraId="2FE174C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 .../changes?since=&amp;limit=</w:t>
            </w:r>
            <w:r>
              <w:rPr>
                <w:rFonts w:ascii="Arial" w:eastAsia="Arial" w:hAnsi="Arial" w:cs="Arial"/>
                <w:color w:val="000000"/>
              </w:rPr>
              <w:t xml:space="preserve"> из outbox</w:t>
            </w:r>
          </w:p>
        </w:tc>
      </w:tr>
      <w:tr w:rsidR="00BA4A2F" w14:paraId="596A3463" w14:textId="77777777" w:rsidTr="00BA4A2F">
        <w:tc>
          <w:tcPr>
            <w:tcW w:w="549" w:type="dxa"/>
          </w:tcPr>
          <w:p w14:paraId="690134A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2202" w:type="dxa"/>
          </w:tcPr>
          <w:p w14:paraId="6E4D9C0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Периодика</w:t>
            </w:r>
          </w:p>
        </w:tc>
        <w:tc>
          <w:tcPr>
            <w:tcW w:w="3304" w:type="dxa"/>
          </w:tcPr>
          <w:p w14:paraId="326846B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Cron</w:t>
            </w:r>
          </w:p>
        </w:tc>
        <w:tc>
          <w:tcPr>
            <w:tcW w:w="3305" w:type="dxa"/>
          </w:tcPr>
          <w:p w14:paraId="656E742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Агент reconciliation</w:t>
            </w:r>
          </w:p>
        </w:tc>
      </w:tr>
      <w:tr w:rsidR="00BA4A2F" w14:paraId="0C2AAF8A" w14:textId="77777777" w:rsidTr="00BA4A2F">
        <w:tc>
          <w:tcPr>
            <w:tcW w:w="549" w:type="dxa"/>
          </w:tcPr>
          <w:p w14:paraId="5A68935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2202" w:type="dxa"/>
          </w:tcPr>
          <w:p w14:paraId="78E9D84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</w:t>
            </w:r>
          </w:p>
        </w:tc>
        <w:tc>
          <w:tcPr>
            <w:tcW w:w="3304" w:type="dxa"/>
          </w:tcPr>
          <w:p w14:paraId="3E1B344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OAuth</w:t>
            </w:r>
          </w:p>
        </w:tc>
        <w:tc>
          <w:tcPr>
            <w:tcW w:w="3305" w:type="dxa"/>
          </w:tcPr>
          <w:p w14:paraId="34B12D7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Bearer на custom API</w:t>
            </w:r>
          </w:p>
        </w:tc>
      </w:tr>
    </w:tbl>
    <w:p w14:paraId="5C9CEB2B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3. Форматы запроса и ответа</w:t>
      </w:r>
    </w:p>
    <w:tbl>
      <w:tblPr>
        <w:tblStyle w:val="affe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9"/>
        <w:gridCol w:w="4681"/>
      </w:tblGrid>
      <w:tr w:rsidR="00BA4A2F" w14:paraId="115C691A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9" w:type="dxa"/>
            <w:tcBorders>
              <w:bottom w:val="single" w:sz="8" w:space="0" w:color="000000"/>
            </w:tcBorders>
          </w:tcPr>
          <w:p w14:paraId="0AF6A6A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Параметр</w:t>
            </w:r>
          </w:p>
        </w:tc>
        <w:tc>
          <w:tcPr>
            <w:tcW w:w="4681" w:type="dxa"/>
            <w:tcBorders>
              <w:bottom w:val="single" w:sz="8" w:space="0" w:color="000000"/>
            </w:tcBorders>
          </w:tcPr>
          <w:p w14:paraId="3363A92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BA4A2F" w14:paraId="0EBB1806" w14:textId="77777777" w:rsidTr="00BA4A2F">
        <w:tc>
          <w:tcPr>
            <w:tcW w:w="4679" w:type="dxa"/>
          </w:tcPr>
          <w:p w14:paraId="2138C59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Метод</w:t>
            </w:r>
          </w:p>
        </w:tc>
        <w:tc>
          <w:tcPr>
            <w:tcW w:w="4681" w:type="dxa"/>
          </w:tcPr>
          <w:p w14:paraId="1A000B3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[Доработка]</w:t>
            </w:r>
          </w:p>
        </w:tc>
      </w:tr>
      <w:tr w:rsidR="00BA4A2F" w14:paraId="2583C0F3" w14:textId="77777777" w:rsidTr="00BA4A2F">
        <w:tc>
          <w:tcPr>
            <w:tcW w:w="4679" w:type="dxa"/>
          </w:tcPr>
          <w:p w14:paraId="3A9545E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URL</w:t>
            </w:r>
          </w:p>
        </w:tc>
        <w:tc>
          <w:tcPr>
            <w:tcW w:w="4681" w:type="dxa"/>
          </w:tcPr>
          <w:p w14:paraId="0BA7200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/local/api/sufler/v1/changes?since={cursor}&amp;limit=100</w:t>
            </w:r>
            <w:r>
              <w:rPr>
                <w:rFonts w:ascii="Arial" w:eastAsia="Arial" w:hAnsi="Arial" w:cs="Arial"/>
                <w:color w:val="000000"/>
              </w:rPr>
              <w:t xml:space="preserve"> —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в REST Bitrix</w:t>
            </w:r>
          </w:p>
        </w:tc>
      </w:tr>
      <w:tr w:rsidR="00BA4A2F" w14:paraId="0308E53B" w14:textId="77777777" w:rsidTr="00BA4A2F">
        <w:tc>
          <w:tcPr>
            <w:tcW w:w="4679" w:type="dxa"/>
          </w:tcPr>
          <w:p w14:paraId="4A8DE40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Query</w:t>
            </w:r>
          </w:p>
        </w:tc>
        <w:tc>
          <w:tcPr>
            <w:tcW w:w="4681" w:type="dxa"/>
          </w:tcPr>
          <w:p w14:paraId="40727BE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since</w:t>
            </w:r>
            <w:r>
              <w:rPr>
                <w:rFonts w:ascii="Arial" w:eastAsia="Arial" w:hAnsi="Arial" w:cs="Arial"/>
                <w:color w:val="000000"/>
              </w:rPr>
              <w:t xml:space="preserve"> ISO-8601,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</w:t>
            </w:r>
            <w:sdt>
              <w:sdtPr>
                <w:tag w:val="goog_rdk_24"/>
                <w:id w:val="157130701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int ≤100</w:t>
                </w:r>
              </w:sdtContent>
            </w:sdt>
          </w:p>
        </w:tc>
      </w:tr>
    </w:tbl>
    <w:p w14:paraId="074EA968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Ответ 200 [Доработка]: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cursor</w:t>
      </w:r>
      <w:r w:rsidRPr="00187031">
        <w:rPr>
          <w:rFonts w:ascii="Arial" w:eastAsia="Arial" w:hAnsi="Arial" w:cs="Arial"/>
          <w:color w:val="000000"/>
          <w:lang w:val="ru-RU"/>
        </w:rPr>
        <w:t xml:space="preserve"> (новый),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events</w:t>
      </w:r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[</w:t>
      </w:r>
      <w:proofErr w:type="gramEnd"/>
      <w:r w:rsidRPr="00187031">
        <w:rPr>
          <w:rFonts w:ascii="Arial" w:eastAsia="Arial" w:hAnsi="Arial" w:cs="Arial"/>
          <w:color w:val="000000"/>
          <w:sz w:val="22"/>
          <w:szCs w:val="22"/>
          <w:lang w:val="ru-RU"/>
        </w:rPr>
        <w:t>]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элементы как </w:t>
      </w:r>
      <w:r w:rsidRPr="00187031">
        <w:rPr>
          <w:rFonts w:ascii="Arial" w:eastAsia="Arial" w:hAnsi="Arial" w:cs="Arial"/>
          <w:lang w:val="ru-RU"/>
        </w:rPr>
        <w:t>сокращенный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webhook</w:t>
      </w:r>
      <w:r w:rsidRPr="00187031">
        <w:rPr>
          <w:rFonts w:ascii="Arial" w:eastAsia="Arial" w:hAnsi="Arial" w:cs="Arial"/>
          <w:color w:val="000000"/>
          <w:lang w:val="ru-RU"/>
        </w:rPr>
        <w:t xml:space="preserve"> (поля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6.2</w:t>
      </w:r>
      <w:r w:rsidRPr="00187031">
        <w:rPr>
          <w:rFonts w:ascii="Arial" w:eastAsia="Arial" w:hAnsi="Arial" w:cs="Arial"/>
          <w:color w:val="000000"/>
          <w:lang w:val="ru-RU"/>
        </w:rPr>
        <w:t>).</w:t>
      </w:r>
    </w:p>
    <w:p w14:paraId="6FC5AB42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4. Коды ответов и ошибок</w:t>
      </w:r>
    </w:p>
    <w:tbl>
      <w:tblPr>
        <w:tblStyle w:val="afff"/>
        <w:tblW w:w="82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4290"/>
      </w:tblGrid>
      <w:tr w:rsidR="00BA4A2F" w14:paraId="5A50A5E5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14:paraId="0D4807D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HTTP</w:t>
            </w:r>
          </w:p>
        </w:tc>
        <w:tc>
          <w:tcPr>
            <w:tcW w:w="4290" w:type="dxa"/>
            <w:tcBorders>
              <w:bottom w:val="single" w:sz="8" w:space="0" w:color="000000"/>
            </w:tcBorders>
          </w:tcPr>
          <w:p w14:paraId="1F60A96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Условие</w:t>
            </w:r>
          </w:p>
        </w:tc>
      </w:tr>
      <w:tr w:rsidR="00BA4A2F" w14:paraId="267CA109" w14:textId="77777777" w:rsidTr="00BA4A2F">
        <w:tc>
          <w:tcPr>
            <w:tcW w:w="3960" w:type="dxa"/>
          </w:tcPr>
          <w:p w14:paraId="62F92039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200</w:t>
            </w:r>
          </w:p>
        </w:tc>
        <w:tc>
          <w:tcPr>
            <w:tcW w:w="4290" w:type="dxa"/>
          </w:tcPr>
          <w:p w14:paraId="0A562957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Страница событий (может быть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[]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BA4A2F" w14:paraId="5A5F6B2C" w14:textId="77777777" w:rsidTr="00BA4A2F">
        <w:tc>
          <w:tcPr>
            <w:tcW w:w="3960" w:type="dxa"/>
          </w:tcPr>
          <w:p w14:paraId="163A931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400</w:t>
            </w:r>
          </w:p>
        </w:tc>
        <w:tc>
          <w:tcPr>
            <w:tcW w:w="4290" w:type="dxa"/>
          </w:tcPr>
          <w:p w14:paraId="602A85E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Некорректный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since</w:t>
            </w:r>
          </w:p>
        </w:tc>
      </w:tr>
      <w:tr w:rsidR="00BA4A2F" w14:paraId="67766A22" w14:textId="77777777" w:rsidTr="00BA4A2F">
        <w:tc>
          <w:tcPr>
            <w:tcW w:w="3960" w:type="dxa"/>
          </w:tcPr>
          <w:p w14:paraId="199F4DA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401/403</w:t>
            </w:r>
          </w:p>
        </w:tc>
        <w:tc>
          <w:tcPr>
            <w:tcW w:w="4290" w:type="dxa"/>
          </w:tcPr>
          <w:p w14:paraId="0F73C5C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Токен</w:t>
            </w:r>
          </w:p>
        </w:tc>
      </w:tr>
      <w:tr w:rsidR="00BA4A2F" w14:paraId="36D7C246" w14:textId="77777777" w:rsidTr="00BA4A2F">
        <w:tc>
          <w:tcPr>
            <w:tcW w:w="3960" w:type="dxa"/>
          </w:tcPr>
          <w:p w14:paraId="44D27F3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500</w:t>
            </w:r>
          </w:p>
        </w:tc>
        <w:tc>
          <w:tcPr>
            <w:tcW w:w="4290" w:type="dxa"/>
          </w:tcPr>
          <w:p w14:paraId="5A66DA7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Ошибка БД outbox</w:t>
            </w:r>
          </w:p>
        </w:tc>
      </w:tr>
    </w:tbl>
    <w:p w14:paraId="0E44D65E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5. Пример тела запроса</w:t>
      </w:r>
    </w:p>
    <w:p w14:paraId="01E08CF3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GET /local/api/sufler/v1/changes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?since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=2026-05-27T12:00:00%2B03:00&amp;limit=100 HTTP/1.1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>Authorization: Bearer {service_token}</w:t>
      </w:r>
    </w:p>
    <w:p w14:paraId="1E8BED9E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6287E"/>
          <w:sz w:val="22"/>
          <w:szCs w:val="22"/>
        </w:rPr>
        <w:t>{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"cursor"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"2026-05-27T16:45:00+03:00"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902000"/>
          <w:sz w:val="22"/>
          <w:szCs w:val="22"/>
        </w:rPr>
        <w:t>"events"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7020"/>
          <w:sz w:val="22"/>
          <w:szCs w:val="22"/>
        </w:rPr>
        <w:t>[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</w:t>
      </w:r>
      <w:r>
        <w:rPr>
          <w:rFonts w:ascii="Arial" w:eastAsia="Arial" w:hAnsi="Arial" w:cs="Arial"/>
          <w:color w:val="06287E"/>
          <w:sz w:val="22"/>
          <w:szCs w:val="22"/>
        </w:rPr>
        <w:t>{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  </w:t>
      </w:r>
      <w:r>
        <w:rPr>
          <w:rFonts w:ascii="Arial" w:eastAsia="Arial" w:hAnsi="Arial" w:cs="Arial"/>
          <w:color w:val="902000"/>
          <w:sz w:val="22"/>
          <w:szCs w:val="22"/>
        </w:rPr>
        <w:t>"event_id"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"550e8400-e29b-41d4-a716-446655440000"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  </w:t>
      </w:r>
      <w:r>
        <w:rPr>
          <w:rFonts w:ascii="Arial" w:eastAsia="Arial" w:hAnsi="Arial" w:cs="Arial"/>
          <w:color w:val="902000"/>
          <w:sz w:val="22"/>
          <w:szCs w:val="22"/>
        </w:rPr>
        <w:t>"event_type"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"article.version_published"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  </w:t>
      </w:r>
      <w:r>
        <w:rPr>
          <w:rFonts w:ascii="Arial" w:eastAsia="Arial" w:hAnsi="Arial" w:cs="Arial"/>
          <w:color w:val="902000"/>
          <w:sz w:val="22"/>
          <w:szCs w:val="22"/>
        </w:rPr>
        <w:t>"occurred_at"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"2026-05-27T14:32:01+03:00"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  </w:t>
      </w:r>
      <w:r>
        <w:rPr>
          <w:rFonts w:ascii="Arial" w:eastAsia="Arial" w:hAnsi="Arial" w:cs="Arial"/>
          <w:color w:val="902000"/>
          <w:sz w:val="22"/>
          <w:szCs w:val="22"/>
        </w:rPr>
        <w:t>"article_id"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A070"/>
          <w:sz w:val="22"/>
          <w:szCs w:val="22"/>
        </w:rPr>
        <w:t>12845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  </w:t>
      </w:r>
      <w:r>
        <w:rPr>
          <w:rFonts w:ascii="Arial" w:eastAsia="Arial" w:hAnsi="Arial" w:cs="Arial"/>
          <w:color w:val="902000"/>
          <w:sz w:val="22"/>
          <w:szCs w:val="22"/>
        </w:rPr>
        <w:t>"status"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"published"</w:t>
      </w:r>
      <w:r>
        <w:rPr>
          <w:rFonts w:ascii="Arial" w:eastAsia="Arial" w:hAnsi="Arial" w:cs="Arial"/>
          <w:color w:val="06287E"/>
          <w:sz w:val="22"/>
          <w:szCs w:val="22"/>
        </w:rPr>
        <w:t>,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  </w:t>
      </w:r>
      <w:r>
        <w:rPr>
          <w:rFonts w:ascii="Arial" w:eastAsia="Arial" w:hAnsi="Arial" w:cs="Arial"/>
          <w:color w:val="902000"/>
          <w:sz w:val="22"/>
          <w:szCs w:val="22"/>
        </w:rPr>
        <w:t>"checksum"</w:t>
      </w:r>
      <w:r>
        <w:rPr>
          <w:rFonts w:ascii="Arial" w:eastAsia="Arial" w:hAnsi="Arial" w:cs="Arial"/>
          <w:color w:val="06287E"/>
          <w:sz w:val="22"/>
          <w:szCs w:val="22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4070A0"/>
          <w:sz w:val="22"/>
          <w:szCs w:val="22"/>
        </w:rPr>
        <w:t>"sha256:9f2c1a…"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</w:t>
      </w:r>
      <w:r>
        <w:rPr>
          <w:rFonts w:ascii="Arial" w:eastAsia="Arial" w:hAnsi="Arial" w:cs="Arial"/>
          <w:color w:val="06287E"/>
          <w:sz w:val="22"/>
          <w:szCs w:val="22"/>
        </w:rPr>
        <w:t>}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007020"/>
          <w:sz w:val="22"/>
          <w:szCs w:val="22"/>
        </w:rPr>
        <w:t>]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6287E"/>
          <w:sz w:val="22"/>
          <w:szCs w:val="22"/>
        </w:rPr>
        <w:t>}</w:t>
      </w:r>
    </w:p>
    <w:p w14:paraId="792787BC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Контекст </w:t>
      </w:r>
      <w:r>
        <w:rPr>
          <w:rFonts w:ascii="Arial" w:eastAsia="Arial" w:hAnsi="Arial" w:cs="Arial"/>
          <w:b/>
          <w:bCs/>
        </w:rPr>
        <w:t>суфлера</w:t>
      </w:r>
      <w:r>
        <w:rPr>
          <w:rFonts w:ascii="Arial" w:eastAsia="Arial" w:hAnsi="Arial" w:cs="Arial"/>
          <w:b/>
          <w:bCs/>
          <w:color w:val="000000"/>
        </w:rPr>
        <w:t>:</w:t>
      </w:r>
      <w:r>
        <w:rPr>
          <w:rFonts w:ascii="Arial" w:eastAsia="Arial" w:hAnsi="Arial" w:cs="Arial"/>
          <w:color w:val="000000"/>
        </w:rPr>
        <w:t xml:space="preserve"> обработка каждого события как INT-01/03/04/05.</w:t>
      </w:r>
    </w:p>
    <w:p w14:paraId="7C8F371F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6. Диаграмма последовательности</w:t>
      </w:r>
    </w:p>
    <w:p w14:paraId="1D429BF9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lastRenderedPageBreak/>
        <w:drawing>
          <wp:inline distT="0" distB="0" distL="0" distR="0" wp14:anchorId="31CB389F" wp14:editId="5C47EE12">
            <wp:extent cx="5857214" cy="3294683"/>
            <wp:effectExtent l="0" t="0" r="0" b="0"/>
            <wp:docPr id="2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214" cy="3294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64EBD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4E851F3A" wp14:editId="640BC31E">
                <wp:extent cx="5953125" cy="28575"/>
                <wp:effectExtent l="0" t="0" r="0" b="0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4787AC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51F3A" id="Прямоугольник 1" o:spid="_x0000_s1038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74787AC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2E773BD" w14:textId="77777777" w:rsidR="00BA4A2F" w:rsidRPr="00187031" w:rsidRDefault="00187031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187031">
        <w:rPr>
          <w:rFonts w:ascii="Arial" w:eastAsia="Arial" w:hAnsi="Arial" w:cs="Arial"/>
          <w:lang w:val="ru-RU"/>
        </w:rPr>
        <w:t>-10. Полная первичная загрузка данных</w:t>
      </w:r>
    </w:p>
    <w:p w14:paraId="744FF3A5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UC</w:t>
      </w:r>
      <w:r w:rsidRPr="00187031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D</w:t>
      </w:r>
      <w:r w:rsidRPr="00187031">
        <w:rPr>
          <w:rFonts w:ascii="Arial" w:eastAsia="Arial" w:hAnsi="Arial" w:cs="Arial"/>
          <w:color w:val="000000"/>
          <w:lang w:val="ru-RU"/>
        </w:rPr>
        <w:t>1</w:t>
      </w:r>
    </w:p>
    <w:p w14:paraId="3A4306EA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1. Сценарий</w:t>
      </w:r>
    </w:p>
    <w:p w14:paraId="386D1028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>Полная первичная загрузка данных:</w:t>
      </w:r>
      <w:r w:rsidRPr="00187031">
        <w:rPr>
          <w:rFonts w:ascii="Arial" w:eastAsia="Arial" w:hAnsi="Arial" w:cs="Arial"/>
          <w:color w:val="000000"/>
          <w:lang w:val="ru-RU"/>
        </w:rPr>
        <w:t xml:space="preserve"> разовое массовое наполнение </w:t>
      </w:r>
      <w:r>
        <w:rPr>
          <w:rFonts w:ascii="Arial" w:eastAsia="Arial" w:hAnsi="Arial" w:cs="Arial"/>
          <w:color w:val="000000"/>
        </w:rPr>
        <w:t>production</w:t>
      </w:r>
      <w:r w:rsidRPr="00187031">
        <w:rPr>
          <w:rFonts w:ascii="Arial" w:eastAsia="Arial" w:hAnsi="Arial" w:cs="Arial"/>
          <w:color w:val="000000"/>
          <w:lang w:val="ru-RU"/>
        </w:rPr>
        <w:t xml:space="preserve">-индекса </w:t>
      </w:r>
      <w:r>
        <w:rPr>
          <w:rFonts w:ascii="Arial" w:eastAsia="Arial" w:hAnsi="Arial" w:cs="Arial"/>
          <w:color w:val="000000"/>
        </w:rPr>
        <w:t>RAG</w:t>
      </w:r>
      <w:r w:rsidRPr="00187031">
        <w:rPr>
          <w:rFonts w:ascii="Arial" w:eastAsia="Arial" w:hAnsi="Arial" w:cs="Arial"/>
          <w:color w:val="000000"/>
          <w:lang w:val="ru-RU"/>
        </w:rPr>
        <w:t xml:space="preserve"> опубликованными статьями </w:t>
      </w:r>
      <w:r>
        <w:rPr>
          <w:rFonts w:ascii="Arial" w:eastAsia="Arial" w:hAnsi="Arial" w:cs="Arial"/>
          <w:color w:val="000000"/>
        </w:rPr>
        <w:t>scope</w:t>
      </w:r>
      <w:r w:rsidRPr="00187031">
        <w:rPr>
          <w:rFonts w:ascii="Arial" w:eastAsia="Arial" w:hAnsi="Arial" w:cs="Arial"/>
          <w:color w:val="000000"/>
          <w:lang w:val="ru-RU"/>
        </w:rPr>
        <w:t xml:space="preserve"> КЦ через </w:t>
      </w:r>
      <w:r>
        <w:rPr>
          <w:rFonts w:ascii="Arial" w:eastAsia="Arial" w:hAnsi="Arial" w:cs="Arial"/>
          <w:color w:val="000000"/>
        </w:rPr>
        <w:t>REST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[Штатно]</w:t>
      </w:r>
      <w:r w:rsidRPr="00187031">
        <w:rPr>
          <w:rFonts w:ascii="Arial" w:eastAsia="Arial" w:hAnsi="Arial" w:cs="Arial"/>
          <w:color w:val="000000"/>
          <w:lang w:val="ru-RU"/>
        </w:rPr>
        <w:t xml:space="preserve">; после завершения включается событийная синхронизация </w:t>
      </w:r>
      <w:r>
        <w:rPr>
          <w:rFonts w:ascii="Arial" w:eastAsia="Arial" w:hAnsi="Arial" w:cs="Arial"/>
          <w:color w:val="000000"/>
        </w:rPr>
        <w:t>INT</w:t>
      </w:r>
      <w:r w:rsidRPr="00187031">
        <w:rPr>
          <w:rFonts w:ascii="Arial" w:eastAsia="Arial" w:hAnsi="Arial" w:cs="Arial"/>
          <w:color w:val="000000"/>
          <w:lang w:val="ru-RU"/>
        </w:rPr>
        <w:t>-01…08.</w:t>
      </w:r>
    </w:p>
    <w:p w14:paraId="4B119D81" w14:textId="77777777" w:rsidR="00BA4A2F" w:rsidRPr="00187031" w:rsidRDefault="00187031">
      <w:pPr>
        <w:rPr>
          <w:lang w:val="ru-RU"/>
        </w:rPr>
      </w:pPr>
      <w:r w:rsidRPr="00187031">
        <w:rPr>
          <w:rFonts w:ascii="Arial" w:eastAsia="Arial" w:hAnsi="Arial" w:cs="Arial"/>
          <w:i/>
          <w:iCs/>
          <w:color w:val="0F4761"/>
          <w:lang w:val="ru-RU"/>
        </w:rPr>
        <w:t>2. Какие требования из общего списка (раздел 4.2) относятся к этому сценарию</w:t>
      </w:r>
    </w:p>
    <w:tbl>
      <w:tblPr>
        <w:tblStyle w:val="afff0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9"/>
        <w:gridCol w:w="2202"/>
        <w:gridCol w:w="3304"/>
        <w:gridCol w:w="3305"/>
      </w:tblGrid>
      <w:tr w:rsidR="00BA4A2F" w14:paraId="6200B3AB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9" w:type="dxa"/>
            <w:tcBorders>
              <w:bottom w:val="single" w:sz="8" w:space="0" w:color="000000"/>
            </w:tcBorders>
          </w:tcPr>
          <w:p w14:paraId="7DD448E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202" w:type="dxa"/>
            <w:tcBorders>
              <w:bottom w:val="single" w:sz="8" w:space="0" w:color="000000"/>
            </w:tcBorders>
          </w:tcPr>
          <w:p w14:paraId="53FEE85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304" w:type="dxa"/>
            <w:tcBorders>
              <w:bottom w:val="single" w:sz="8" w:space="0" w:color="000000"/>
            </w:tcBorders>
          </w:tcPr>
          <w:p w14:paraId="7523500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Штатный механизм</w:t>
            </w:r>
          </w:p>
        </w:tc>
        <w:tc>
          <w:tcPr>
            <w:tcW w:w="3305" w:type="dxa"/>
            <w:tcBorders>
              <w:bottom w:val="single" w:sz="8" w:space="0" w:color="000000"/>
            </w:tcBorders>
          </w:tcPr>
          <w:p w14:paraId="66C300C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Доработка Bitrix</w:t>
            </w:r>
          </w:p>
        </w:tc>
      </w:tr>
      <w:tr w:rsidR="00BA4A2F" w14:paraId="27D2A2BA" w14:textId="77777777" w:rsidTr="00BA4A2F">
        <w:tc>
          <w:tcPr>
            <w:tcW w:w="549" w:type="dxa"/>
          </w:tcPr>
          <w:p w14:paraId="4FF992D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202" w:type="dxa"/>
          </w:tcPr>
          <w:p w14:paraId="3484302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Список</w:t>
            </w:r>
          </w:p>
        </w:tc>
        <w:tc>
          <w:tcPr>
            <w:tcW w:w="3304" w:type="dxa"/>
          </w:tcPr>
          <w:p w14:paraId="4E3747E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iblock.element.list</w:t>
            </w:r>
            <w:r>
              <w:rPr>
                <w:rFonts w:ascii="Arial" w:eastAsia="Arial" w:hAnsi="Arial" w:cs="Arial"/>
                <w:color w:val="000000"/>
              </w:rPr>
              <w:t>, пагинация</w:t>
            </w:r>
          </w:p>
        </w:tc>
        <w:tc>
          <w:tcPr>
            <w:tcW w:w="3305" w:type="dxa"/>
          </w:tcPr>
          <w:p w14:paraId="39CDD0D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  <w:color w:val="000000"/>
              </w:rPr>
              <w:t xml:space="preserve">, фильтр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ACTIVE=Y</w:t>
            </w:r>
          </w:p>
        </w:tc>
      </w:tr>
      <w:tr w:rsidR="00BA4A2F" w14:paraId="62CA426A" w14:textId="77777777" w:rsidTr="00BA4A2F">
        <w:tc>
          <w:tcPr>
            <w:tcW w:w="549" w:type="dxa"/>
          </w:tcPr>
          <w:p w14:paraId="56B9776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202" w:type="dxa"/>
          </w:tcPr>
          <w:p w14:paraId="2425E530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3304" w:type="dxa"/>
          </w:tcPr>
          <w:p w14:paraId="5CD61C3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iblock.element.get</w:t>
            </w:r>
          </w:p>
        </w:tc>
        <w:tc>
          <w:tcPr>
            <w:tcW w:w="3305" w:type="dxa"/>
          </w:tcPr>
          <w:p w14:paraId="1D04F8D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Маппинг полей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INT-06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BA4A2F" w14:paraId="1867ED25" w14:textId="77777777" w:rsidTr="00BA4A2F">
        <w:tc>
          <w:tcPr>
            <w:tcW w:w="549" w:type="dxa"/>
          </w:tcPr>
          <w:p w14:paraId="0462CA3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202" w:type="dxa"/>
          </w:tcPr>
          <w:p w14:paraId="5CF403B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</w:t>
            </w:r>
          </w:p>
        </w:tc>
        <w:tc>
          <w:tcPr>
            <w:tcW w:w="3304" w:type="dxa"/>
          </w:tcPr>
          <w:p w14:paraId="18400AC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iblock.section.*</w:t>
            </w:r>
          </w:p>
        </w:tc>
        <w:tc>
          <w:tcPr>
            <w:tcW w:w="3305" w:type="dxa"/>
          </w:tcPr>
          <w:p w14:paraId="6BEA591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КЦ</w:t>
            </w:r>
          </w:p>
        </w:tc>
      </w:tr>
      <w:tr w:rsidR="00BA4A2F" w14:paraId="76AFE01D" w14:textId="77777777" w:rsidTr="00BA4A2F">
        <w:tc>
          <w:tcPr>
            <w:tcW w:w="549" w:type="dxa"/>
          </w:tcPr>
          <w:p w14:paraId="6601639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202" w:type="dxa"/>
          </w:tcPr>
          <w:p w14:paraId="5E570FD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Initial export</w:t>
            </w:r>
          </w:p>
        </w:tc>
        <w:tc>
          <w:tcPr>
            <w:tcW w:w="3304" w:type="dxa"/>
          </w:tcPr>
          <w:p w14:paraId="4D089A5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Пакетный list</w:t>
            </w:r>
          </w:p>
        </w:tc>
        <w:tc>
          <w:tcPr>
            <w:tcW w:w="3305" w:type="dxa"/>
          </w:tcPr>
          <w:p w14:paraId="5E156AD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Документация / опц. batch API</w:t>
            </w:r>
          </w:p>
        </w:tc>
      </w:tr>
      <w:tr w:rsidR="00BA4A2F" w14:paraId="33DC0511" w14:textId="77777777" w:rsidTr="00BA4A2F">
        <w:tc>
          <w:tcPr>
            <w:tcW w:w="549" w:type="dxa"/>
          </w:tcPr>
          <w:p w14:paraId="5435B2F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202" w:type="dxa"/>
          </w:tcPr>
          <w:p w14:paraId="2B1FA671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Scope КЦ</w:t>
            </w:r>
          </w:p>
        </w:tc>
        <w:tc>
          <w:tcPr>
            <w:tcW w:w="3304" w:type="dxa"/>
          </w:tcPr>
          <w:p w14:paraId="7841086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Свойства</w:t>
            </w:r>
          </w:p>
        </w:tc>
        <w:tc>
          <w:tcPr>
            <w:tcW w:w="3305" w:type="dxa"/>
          </w:tcPr>
          <w:p w14:paraId="71ED337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 на list</w:t>
            </w:r>
          </w:p>
        </w:tc>
      </w:tr>
      <w:tr w:rsidR="00BA4A2F" w14:paraId="7B8D2639" w14:textId="77777777" w:rsidTr="00BA4A2F">
        <w:tc>
          <w:tcPr>
            <w:tcW w:w="549" w:type="dxa"/>
          </w:tcPr>
          <w:p w14:paraId="1ABB36D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2202" w:type="dxa"/>
          </w:tcPr>
          <w:p w14:paraId="1B34A663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Токен</w:t>
            </w:r>
          </w:p>
        </w:tc>
        <w:tc>
          <w:tcPr>
            <w:tcW w:w="3304" w:type="dxa"/>
          </w:tcPr>
          <w:p w14:paraId="4DDFDF3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OAuth REST</w:t>
            </w:r>
          </w:p>
        </w:tc>
        <w:tc>
          <w:tcPr>
            <w:tcW w:w="3305" w:type="dxa"/>
          </w:tcPr>
          <w:p w14:paraId="2083CE4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Сервисная </w:t>
            </w:r>
            <w:r>
              <w:rPr>
                <w:rFonts w:ascii="Arial" w:eastAsia="Arial" w:hAnsi="Arial" w:cs="Arial"/>
              </w:rPr>
              <w:t>учетка</w:t>
            </w:r>
          </w:p>
        </w:tc>
      </w:tr>
      <w:tr w:rsidR="00BA4A2F" w14:paraId="0EED6292" w14:textId="77777777" w:rsidTr="00BA4A2F">
        <w:tc>
          <w:tcPr>
            <w:tcW w:w="549" w:type="dxa"/>
          </w:tcPr>
          <w:p w14:paraId="71004DE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202" w:type="dxa"/>
          </w:tcPr>
          <w:p w14:paraId="33B9275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Тестовый стенд</w:t>
            </w:r>
          </w:p>
        </w:tc>
        <w:tc>
          <w:tcPr>
            <w:tcW w:w="3304" w:type="dxa"/>
          </w:tcPr>
          <w:p w14:paraId="612692F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Отдельный контур</w:t>
            </w:r>
          </w:p>
        </w:tc>
        <w:tc>
          <w:tcPr>
            <w:tcW w:w="3305" w:type="dxa"/>
          </w:tcPr>
          <w:p w14:paraId="1FE0D23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Тестовый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  <w:color w:val="000000"/>
              </w:rPr>
              <w:t xml:space="preserve"> / webhook URL</w:t>
            </w:r>
          </w:p>
        </w:tc>
      </w:tr>
    </w:tbl>
    <w:p w14:paraId="43EB45AB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3. Форматы запроса и ответа</w:t>
      </w:r>
    </w:p>
    <w:tbl>
      <w:tblPr>
        <w:tblStyle w:val="afff1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BA4A2F" w14:paraId="25B0597C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8" w:space="0" w:color="000000"/>
            </w:tcBorders>
          </w:tcPr>
          <w:p w14:paraId="33DC87AA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Шаг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14:paraId="2E4D56B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Метод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14:paraId="680512D5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</w:tr>
      <w:tr w:rsidR="00BA4A2F" w14:paraId="243D84B6" w14:textId="77777777" w:rsidTr="00BA4A2F">
        <w:tc>
          <w:tcPr>
            <w:tcW w:w="2640" w:type="dxa"/>
          </w:tcPr>
          <w:p w14:paraId="7965B74B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40" w:type="dxa"/>
          </w:tcPr>
          <w:p w14:paraId="4E35C2D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 iblock.element.list</w:t>
            </w:r>
          </w:p>
        </w:tc>
        <w:tc>
          <w:tcPr>
            <w:tcW w:w="2640" w:type="dxa"/>
          </w:tcPr>
          <w:p w14:paraId="7F81739F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Страница ID</w:t>
            </w:r>
          </w:p>
        </w:tc>
      </w:tr>
      <w:tr w:rsidR="00BA4A2F" w14:paraId="5857F72A" w14:textId="77777777" w:rsidTr="00BA4A2F">
        <w:tc>
          <w:tcPr>
            <w:tcW w:w="2640" w:type="dxa"/>
          </w:tcPr>
          <w:p w14:paraId="67190DF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40" w:type="dxa"/>
          </w:tcPr>
          <w:p w14:paraId="47397A06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 iblock.element.get</w:t>
            </w:r>
          </w:p>
        </w:tc>
        <w:tc>
          <w:tcPr>
            <w:tcW w:w="2640" w:type="dxa"/>
          </w:tcPr>
          <w:p w14:paraId="030B01F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Тело каждой статьи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INT-06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</w:tbl>
    <w:p w14:paraId="41B1DF33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Query: </w:t>
      </w:r>
      <w:r>
        <w:rPr>
          <w:rFonts w:ascii="Arial" w:eastAsia="Arial" w:hAnsi="Arial" w:cs="Arial"/>
          <w:color w:val="000000"/>
          <w:sz w:val="22"/>
          <w:szCs w:val="22"/>
        </w:rPr>
        <w:t>IBLOCK_ID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ACTIVE=Y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start</w:t>
      </w:r>
      <w:r>
        <w:rPr>
          <w:rFonts w:ascii="Arial" w:eastAsia="Arial" w:hAnsi="Arial" w:cs="Arial"/>
          <w:color w:val="000000"/>
        </w:rPr>
        <w:t xml:space="preserve"> (пагинация Bitrix REST).</w:t>
      </w:r>
    </w:p>
    <w:p w14:paraId="5FCC894F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 xml:space="preserve">Ответ </w:t>
      </w:r>
      <w:r>
        <w:rPr>
          <w:rFonts w:ascii="Arial" w:eastAsia="Arial" w:hAnsi="Arial" w:cs="Arial"/>
          <w:b/>
          <w:bCs/>
          <w:color w:val="000000"/>
        </w:rPr>
        <w:t>list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массив элементов/</w:t>
      </w:r>
      <w:r>
        <w:rPr>
          <w:rFonts w:ascii="Arial" w:eastAsia="Arial" w:hAnsi="Arial" w:cs="Arial"/>
          <w:color w:val="000000"/>
        </w:rPr>
        <w:t>ID</w:t>
      </w:r>
      <w:r w:rsidRPr="00187031">
        <w:rPr>
          <w:rFonts w:ascii="Arial" w:eastAsia="Arial" w:hAnsi="Arial" w:cs="Arial"/>
          <w:color w:val="000000"/>
          <w:lang w:val="ru-RU"/>
        </w:rPr>
        <w:t xml:space="preserve"> по документации </w:t>
      </w:r>
      <w:r>
        <w:rPr>
          <w:rFonts w:ascii="Arial" w:eastAsia="Arial" w:hAnsi="Arial" w:cs="Arial"/>
          <w:color w:val="000000"/>
        </w:rPr>
        <w:t>REST</w:t>
      </w:r>
      <w:r w:rsidRPr="00187031">
        <w:rPr>
          <w:rFonts w:ascii="Arial" w:eastAsia="Arial" w:hAnsi="Arial" w:cs="Arial"/>
          <w:color w:val="000000"/>
          <w:lang w:val="ru-RU"/>
        </w:rPr>
        <w:t xml:space="preserve">; ошибки как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-06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44BC771D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4. Коды ответов и ошибок</w:t>
      </w:r>
    </w:p>
    <w:tbl>
      <w:tblPr>
        <w:tblStyle w:val="afff2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BA4A2F" w14:paraId="07AFEB8F" w14:textId="77777777" w:rsidTr="00BA4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14:paraId="0D325E18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HTTP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14:paraId="605067E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Условие</w:t>
            </w:r>
          </w:p>
        </w:tc>
      </w:tr>
      <w:tr w:rsidR="00BA4A2F" w14:paraId="232065F8" w14:textId="77777777" w:rsidTr="00BA4A2F">
        <w:tc>
          <w:tcPr>
            <w:tcW w:w="3960" w:type="dxa"/>
          </w:tcPr>
          <w:p w14:paraId="02EC751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200</w:t>
            </w:r>
          </w:p>
        </w:tc>
        <w:tc>
          <w:tcPr>
            <w:tcW w:w="3960" w:type="dxa"/>
          </w:tcPr>
          <w:p w14:paraId="44559ACC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Страница list / get</w:t>
            </w:r>
          </w:p>
        </w:tc>
      </w:tr>
      <w:tr w:rsidR="00BA4A2F" w14:paraId="41D46B7A" w14:textId="77777777" w:rsidTr="00BA4A2F">
        <w:tc>
          <w:tcPr>
            <w:tcW w:w="3960" w:type="dxa"/>
          </w:tcPr>
          <w:p w14:paraId="2CF4AE1E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403</w:t>
            </w:r>
          </w:p>
        </w:tc>
        <w:tc>
          <w:tcPr>
            <w:tcW w:w="3960" w:type="dxa"/>
          </w:tcPr>
          <w:p w14:paraId="41C87244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прав на инфоблок</w:t>
            </w:r>
          </w:p>
        </w:tc>
      </w:tr>
      <w:tr w:rsidR="00BA4A2F" w14:paraId="1DDF31C8" w14:textId="77777777" w:rsidTr="00BA4A2F">
        <w:tc>
          <w:tcPr>
            <w:tcW w:w="3960" w:type="dxa"/>
          </w:tcPr>
          <w:p w14:paraId="0D2BF9D2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500</w:t>
            </w:r>
          </w:p>
        </w:tc>
        <w:tc>
          <w:tcPr>
            <w:tcW w:w="3960" w:type="dxa"/>
          </w:tcPr>
          <w:p w14:paraId="6B1BA03D" w14:textId="77777777" w:rsidR="00BA4A2F" w:rsidRDefault="001870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Ошибка CMS — retry страницы</w:t>
            </w:r>
          </w:p>
        </w:tc>
      </w:tr>
    </w:tbl>
    <w:p w14:paraId="1685959C" w14:textId="77777777" w:rsidR="00BA4A2F" w:rsidRDefault="00187031">
      <w:r>
        <w:rPr>
          <w:rFonts w:ascii="Arial" w:eastAsia="Arial" w:hAnsi="Arial" w:cs="Arial"/>
          <w:i/>
          <w:iCs/>
          <w:color w:val="0F4761"/>
        </w:rPr>
        <w:t>5. Пример тела запроса</w:t>
      </w:r>
    </w:p>
    <w:p w14:paraId="1DC92DE2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GET /rest/iblock.element.list?IBLOCK_ID=42&amp;ACTIVE=Y&amp;start=0 HTTP/1.1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>Authorization: Bearer {service_token}</w:t>
      </w:r>
    </w:p>
    <w:p w14:paraId="49F1F105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color w:val="000000"/>
          <w:lang w:val="ru-RU"/>
        </w:rPr>
        <w:t xml:space="preserve">Далее для каждого 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187031">
        <w:rPr>
          <w:rFonts w:ascii="Arial" w:eastAsia="Arial" w:hAnsi="Arial" w:cs="Arial"/>
          <w:color w:val="000000"/>
          <w:lang w:val="ru-RU"/>
        </w:rPr>
        <w:t xml:space="preserve"> — запрос из </w:t>
      </w:r>
      <w:r>
        <w:rPr>
          <w:rFonts w:ascii="Arial" w:eastAsia="Arial" w:hAnsi="Arial" w:cs="Arial"/>
          <w:b/>
          <w:bCs/>
          <w:color w:val="000000"/>
        </w:rPr>
        <w:t>INT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-06</w:t>
      </w:r>
      <w:r w:rsidRPr="00187031">
        <w:rPr>
          <w:rFonts w:ascii="Arial" w:eastAsia="Arial" w:hAnsi="Arial" w:cs="Arial"/>
          <w:color w:val="000000"/>
          <w:lang w:val="ru-RU"/>
        </w:rPr>
        <w:t>.</w:t>
      </w:r>
    </w:p>
    <w:p w14:paraId="61B83650" w14:textId="77777777" w:rsidR="00BA4A2F" w:rsidRPr="00187031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87031">
        <w:rPr>
          <w:rFonts w:ascii="Arial" w:eastAsia="Arial" w:hAnsi="Arial" w:cs="Arial"/>
          <w:b/>
          <w:bCs/>
          <w:color w:val="000000"/>
          <w:lang w:val="ru-RU"/>
        </w:rPr>
        <w:t xml:space="preserve">Контекст </w:t>
      </w:r>
      <w:r w:rsidRPr="00187031">
        <w:rPr>
          <w:rFonts w:ascii="Arial" w:eastAsia="Arial" w:hAnsi="Arial" w:cs="Arial"/>
          <w:b/>
          <w:bCs/>
          <w:lang w:val="ru-RU"/>
        </w:rPr>
        <w:t>суфлера</w:t>
      </w:r>
      <w:r w:rsidRPr="00187031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mass</w:t>
      </w:r>
      <w:r w:rsidRPr="00187031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index</w:t>
      </w:r>
      <w:r w:rsidRPr="00187031">
        <w:rPr>
          <w:rFonts w:ascii="Arial" w:eastAsia="Arial" w:hAnsi="Arial" w:cs="Arial"/>
          <w:color w:val="000000"/>
          <w:lang w:val="ru-RU"/>
        </w:rPr>
        <w:t>; после — режим событий.</w:t>
      </w:r>
    </w:p>
    <w:p w14:paraId="730891AC" w14:textId="77777777" w:rsidR="00BA4A2F" w:rsidRDefault="00187031">
      <w:r>
        <w:t>6. Диаграмма последовательности</w:t>
      </w:r>
    </w:p>
    <w:p w14:paraId="2AC961EE" w14:textId="77777777" w:rsidR="00BA4A2F" w:rsidRDefault="001870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val="ru-RU"/>
        </w:rPr>
        <w:lastRenderedPageBreak/>
        <w:drawing>
          <wp:inline distT="0" distB="0" distL="0" distR="0" wp14:anchorId="324947F1" wp14:editId="4059AD8F">
            <wp:extent cx="6034088" cy="4547116"/>
            <wp:effectExtent l="0" t="0" r="0" b="0"/>
            <wp:docPr id="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4547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EB76A" w14:textId="77777777" w:rsidR="00BA4A2F" w:rsidRDefault="00187031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 wp14:anchorId="4B642BF4" wp14:editId="5CF703C9">
                <wp:extent cx="5953125" cy="28575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6156AF" w14:textId="77777777" w:rsidR="007B1009" w:rsidRDefault="007B1009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42BF4" id="Прямоугольник 2" o:spid="_x0000_s1039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66156AF" w14:textId="77777777" w:rsidR="007B1009" w:rsidRDefault="007B1009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18F09B7" w14:textId="77777777" w:rsidR="00BA4A2F" w:rsidRDefault="00187031">
      <w:pPr>
        <w:pStyle w:val="2"/>
        <w:shd w:val="clear" w:color="auto" w:fill="FFFFFF"/>
        <w:spacing w:before="480" w:after="240" w:line="349" w:lineRule="auto"/>
        <w:rPr>
          <w:rFonts w:ascii="Arial" w:eastAsia="Arial" w:hAnsi="Arial" w:cs="Arial"/>
        </w:rPr>
      </w:pPr>
      <w:bookmarkStart w:id="176" w:name="_heading=h.icfrajet884c" w:colFirst="0" w:colLast="0"/>
      <w:bookmarkEnd w:id="176"/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>Приложение. Вопросы заказчику</w:t>
      </w:r>
    </w:p>
    <w:p w14:paraId="777491C3" w14:textId="77777777" w:rsidR="00BA4A2F" w:rsidRPr="00187031" w:rsidRDefault="00187031">
      <w:pPr>
        <w:numPr>
          <w:ilvl w:val="0"/>
          <w:numId w:val="4"/>
        </w:numPr>
        <w:shd w:val="clear" w:color="auto" w:fill="FFFFFF"/>
        <w:spacing w:before="240" w:after="0"/>
        <w:rPr>
          <w:rFonts w:ascii="Arial" w:eastAsia="Arial" w:hAnsi="Arial" w:cs="Arial"/>
          <w:lang w:val="ru-RU"/>
        </w:rPr>
      </w:pPr>
      <w:commentRangeStart w:id="177"/>
      <w:r w:rsidRPr="00187031">
        <w:rPr>
          <w:rFonts w:ascii="Arial" w:eastAsia="Arial" w:hAnsi="Arial" w:cs="Arial"/>
          <w:lang w:val="ru-RU"/>
        </w:rPr>
        <w:t>Сервисная учетка</w:t>
      </w:r>
      <w:commentRangeEnd w:id="177"/>
      <w:r w:rsidR="000B0CAA">
        <w:rPr>
          <w:rStyle w:val="afff3"/>
        </w:rPr>
        <w:commentReference w:id="177"/>
      </w:r>
      <w:r w:rsidRPr="00187031">
        <w:rPr>
          <w:rFonts w:ascii="Arial" w:eastAsia="Arial" w:hAnsi="Arial" w:cs="Arial"/>
          <w:lang w:val="ru-RU"/>
        </w:rPr>
        <w:br/>
        <w:t>Можно ли выдать сервисную учётку для чтения инфоблока СУЗ (без прав записи)?</w:t>
      </w:r>
    </w:p>
    <w:p w14:paraId="4E08CF57" w14:textId="77777777" w:rsidR="00BA4A2F" w:rsidRPr="00187031" w:rsidRDefault="00187031">
      <w:pPr>
        <w:numPr>
          <w:ilvl w:val="0"/>
          <w:numId w:val="4"/>
        </w:numPr>
        <w:shd w:val="clear" w:color="auto" w:fill="FFFFFF"/>
        <w:spacing w:after="0"/>
        <w:rPr>
          <w:rFonts w:ascii="Arial" w:eastAsia="Arial" w:hAnsi="Arial" w:cs="Arial"/>
          <w:lang w:val="ru-RU"/>
        </w:rPr>
      </w:pPr>
      <w:commentRangeStart w:id="178"/>
      <w:r w:rsidRPr="00187031">
        <w:rPr>
          <w:rFonts w:ascii="Arial" w:eastAsia="Arial" w:hAnsi="Arial" w:cs="Arial"/>
          <w:lang w:val="ru-RU"/>
        </w:rPr>
        <w:t xml:space="preserve">Статус «черновик </w:t>
      </w:r>
      <w:commentRangeEnd w:id="178"/>
      <w:r w:rsidR="000B0CAA">
        <w:rPr>
          <w:rStyle w:val="afff3"/>
        </w:rPr>
        <w:commentReference w:id="178"/>
      </w:r>
      <w:r w:rsidRPr="00187031">
        <w:rPr>
          <w:rFonts w:ascii="Arial" w:eastAsia="Arial" w:hAnsi="Arial" w:cs="Arial"/>
          <w:lang w:val="ru-RU"/>
        </w:rPr>
        <w:t>/ опубликовано для КЦ»</w:t>
      </w:r>
      <w:r w:rsidRPr="00187031">
        <w:rPr>
          <w:rFonts w:ascii="Arial" w:eastAsia="Arial" w:hAnsi="Arial" w:cs="Arial"/>
          <w:lang w:val="ru-RU"/>
        </w:rPr>
        <w:br/>
        <w:t>Как в данных отличить черновик от опубликованной для КЦ статьи (по каким полям, статусам, свойствам)?</w:t>
      </w:r>
    </w:p>
    <w:p w14:paraId="43070CDB" w14:textId="77777777" w:rsidR="00BA4A2F" w:rsidRPr="00187031" w:rsidRDefault="00187031">
      <w:pPr>
        <w:numPr>
          <w:ilvl w:val="0"/>
          <w:numId w:val="4"/>
        </w:numPr>
        <w:shd w:val="clear" w:color="auto" w:fill="FFFFFF"/>
        <w:spacing w:after="0"/>
        <w:rPr>
          <w:lang w:val="ru-RU"/>
        </w:rPr>
      </w:pPr>
      <w:commentRangeStart w:id="179"/>
      <w:r w:rsidRPr="00187031">
        <w:rPr>
          <w:rFonts w:ascii="Arial" w:eastAsia="Arial" w:hAnsi="Arial" w:cs="Arial"/>
          <w:lang w:val="ru-RU"/>
        </w:rPr>
        <w:t xml:space="preserve">Признак доступности </w:t>
      </w:r>
      <w:commentRangeEnd w:id="179"/>
      <w:r w:rsidR="000B0CAA">
        <w:rPr>
          <w:rStyle w:val="afff3"/>
        </w:rPr>
        <w:commentReference w:id="179"/>
      </w:r>
      <w:r w:rsidRPr="00187031">
        <w:rPr>
          <w:rFonts w:ascii="Arial" w:eastAsia="Arial" w:hAnsi="Arial" w:cs="Arial"/>
          <w:lang w:val="ru-RU"/>
        </w:rPr>
        <w:t>операторам КЦ</w:t>
      </w:r>
      <w:r w:rsidRPr="00187031">
        <w:rPr>
          <w:rFonts w:ascii="Arial" w:eastAsia="Arial" w:hAnsi="Arial" w:cs="Arial"/>
          <w:lang w:val="ru-RU"/>
        </w:rPr>
        <w:br/>
        <w:t xml:space="preserve">Какое свойство или флаг отвечает за </w:t>
      </w:r>
      <w:r>
        <w:rPr>
          <w:rFonts w:ascii="Arial" w:eastAsia="Arial" w:hAnsi="Arial" w:cs="Arial"/>
          <w:shd w:val="clear" w:color="auto" w:fill="EBEEF2"/>
        </w:rPr>
        <w:t>visibility</w:t>
      </w:r>
      <w:r w:rsidRPr="00187031">
        <w:rPr>
          <w:rFonts w:ascii="Arial" w:eastAsia="Arial" w:hAnsi="Arial" w:cs="Arial"/>
          <w:shd w:val="clear" w:color="auto" w:fill="EBEEF2"/>
          <w:lang w:val="ru-RU"/>
        </w:rPr>
        <w:t>_</w:t>
      </w:r>
      <w:r>
        <w:rPr>
          <w:rFonts w:ascii="Arial" w:eastAsia="Arial" w:hAnsi="Arial" w:cs="Arial"/>
          <w:shd w:val="clear" w:color="auto" w:fill="EBEEF2"/>
        </w:rPr>
        <w:t>scope</w:t>
      </w:r>
      <w:r w:rsidRPr="00187031">
        <w:rPr>
          <w:rFonts w:ascii="Arial" w:eastAsia="Arial" w:hAnsi="Arial" w:cs="Arial"/>
          <w:lang w:val="ru-RU"/>
        </w:rPr>
        <w:t xml:space="preserve"> (доступно операторам КЦ)?</w:t>
      </w:r>
    </w:p>
    <w:p w14:paraId="0084F5A5" w14:textId="77777777" w:rsidR="00BA4A2F" w:rsidRPr="00187031" w:rsidRDefault="00187031">
      <w:pPr>
        <w:numPr>
          <w:ilvl w:val="0"/>
          <w:numId w:val="4"/>
        </w:numPr>
        <w:shd w:val="clear" w:color="auto" w:fill="FFFFFF"/>
        <w:spacing w:after="0"/>
        <w:rPr>
          <w:lang w:val="ru-RU"/>
        </w:rPr>
      </w:pPr>
      <w:commentRangeStart w:id="180"/>
      <w:r w:rsidRPr="00187031">
        <w:rPr>
          <w:rFonts w:ascii="Arial" w:eastAsia="Arial" w:hAnsi="Arial" w:cs="Arial"/>
          <w:lang w:val="ru-RU"/>
        </w:rPr>
        <w:t xml:space="preserve">Постоянство ссылки </w:t>
      </w:r>
      <w:commentRangeEnd w:id="180"/>
      <w:r w:rsidR="000B0CAA">
        <w:rPr>
          <w:rStyle w:val="afff3"/>
        </w:rPr>
        <w:commentReference w:id="180"/>
      </w:r>
      <w:r w:rsidRPr="00187031">
        <w:rPr>
          <w:rFonts w:ascii="Arial" w:eastAsia="Arial" w:hAnsi="Arial" w:cs="Arial"/>
          <w:lang w:val="ru-RU"/>
        </w:rPr>
        <w:t>на статью</w:t>
      </w:r>
      <w:r w:rsidRPr="00187031">
        <w:rPr>
          <w:rFonts w:ascii="Arial" w:eastAsia="Arial" w:hAnsi="Arial" w:cs="Arial"/>
          <w:lang w:val="ru-RU"/>
        </w:rPr>
        <w:br/>
        <w:t xml:space="preserve">Стабилен ли </w:t>
      </w:r>
      <w:r>
        <w:rPr>
          <w:rFonts w:ascii="Arial" w:eastAsia="Arial" w:hAnsi="Arial" w:cs="Arial"/>
          <w:shd w:val="clear" w:color="auto" w:fill="EBEEF2"/>
        </w:rPr>
        <w:t>permalink</w:t>
      </w:r>
      <w:r w:rsidRPr="00187031">
        <w:rPr>
          <w:rFonts w:ascii="Arial" w:eastAsia="Arial" w:hAnsi="Arial" w:cs="Arial"/>
          <w:lang w:val="ru-RU"/>
        </w:rPr>
        <w:t xml:space="preserve"> при выходе новой версии статьи (меняется ли </w:t>
      </w:r>
      <w:r>
        <w:rPr>
          <w:rFonts w:ascii="Arial" w:eastAsia="Arial" w:hAnsi="Arial" w:cs="Arial"/>
        </w:rPr>
        <w:t>URL</w:t>
      </w:r>
      <w:r w:rsidRPr="00187031">
        <w:rPr>
          <w:rFonts w:ascii="Arial" w:eastAsia="Arial" w:hAnsi="Arial" w:cs="Arial"/>
          <w:lang w:val="ru-RU"/>
        </w:rPr>
        <w:t>)?</w:t>
      </w:r>
    </w:p>
    <w:p w14:paraId="07D06461" w14:textId="77777777" w:rsidR="00BA4A2F" w:rsidRPr="00187031" w:rsidRDefault="00187031">
      <w:pPr>
        <w:numPr>
          <w:ilvl w:val="0"/>
          <w:numId w:val="4"/>
        </w:numPr>
        <w:shd w:val="clear" w:color="auto" w:fill="FFFFFF"/>
        <w:spacing w:after="240"/>
        <w:rPr>
          <w:rFonts w:ascii="Arial" w:eastAsia="Arial" w:hAnsi="Arial" w:cs="Arial"/>
          <w:lang w:val="ru-RU"/>
        </w:rPr>
      </w:pPr>
      <w:commentRangeStart w:id="181"/>
      <w:r w:rsidRPr="00187031">
        <w:rPr>
          <w:rFonts w:ascii="Arial" w:eastAsia="Arial" w:hAnsi="Arial" w:cs="Arial"/>
          <w:lang w:val="ru-RU"/>
        </w:rPr>
        <w:t>Тестовая среда</w:t>
      </w:r>
      <w:commentRangeEnd w:id="181"/>
      <w:r w:rsidR="000B0CAA">
        <w:rPr>
          <w:rStyle w:val="afff3"/>
        </w:rPr>
        <w:commentReference w:id="181"/>
      </w:r>
      <w:r w:rsidRPr="00187031">
        <w:rPr>
          <w:rFonts w:ascii="Arial" w:eastAsia="Arial" w:hAnsi="Arial" w:cs="Arial"/>
          <w:lang w:val="ru-RU"/>
        </w:rPr>
        <w:t>/ тестовые данные</w:t>
      </w:r>
      <w:r w:rsidRPr="00187031">
        <w:rPr>
          <w:rFonts w:ascii="Arial" w:eastAsia="Arial" w:hAnsi="Arial" w:cs="Arial"/>
          <w:lang w:val="ru-RU"/>
        </w:rPr>
        <w:br/>
        <w:t xml:space="preserve">Имеется ли тестовый инфоблок или копия СУЗ для отладки </w:t>
      </w:r>
      <w:r>
        <w:rPr>
          <w:rFonts w:ascii="Arial" w:eastAsia="Arial" w:hAnsi="Arial" w:cs="Arial"/>
        </w:rPr>
        <w:t>RAG</w:t>
      </w:r>
      <w:r w:rsidRPr="00187031">
        <w:rPr>
          <w:rFonts w:ascii="Arial" w:eastAsia="Arial" w:hAnsi="Arial" w:cs="Arial"/>
          <w:lang w:val="ru-RU"/>
        </w:rPr>
        <w:t xml:space="preserve"> без воздействия на продуктивную среду?</w:t>
      </w:r>
    </w:p>
    <w:p w14:paraId="60A7A1DF" w14:textId="77777777" w:rsidR="00BA4A2F" w:rsidRPr="00187031" w:rsidRDefault="00BA4A2F">
      <w:pPr>
        <w:spacing w:before="180" w:after="180"/>
        <w:rPr>
          <w:rFonts w:ascii="Arial" w:eastAsia="Arial" w:hAnsi="Arial" w:cs="Arial"/>
          <w:color w:val="000000"/>
          <w:lang w:val="ru-RU"/>
        </w:rPr>
      </w:pPr>
    </w:p>
    <w:sectPr w:rsidR="00BA4A2F" w:rsidRPr="00187031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Михайловская Татьяна Евгеньевна" w:date="2026-06-05T11:17:00Z" w:initials="МТЕ">
    <w:p w14:paraId="72A85DC1" w14:textId="77777777" w:rsidR="007B1009" w:rsidRPr="00187031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У нас называется по-другому в ТТ</w:t>
      </w:r>
    </w:p>
  </w:comment>
  <w:comment w:id="1" w:author="Михайловская Татьяна Евгеньевна" w:date="2026-06-08T17:53:00Z" w:initials="МТЕ">
    <w:p w14:paraId="646B0F38" w14:textId="37807FBA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По тексту документа должны быть указаны ссылки на пункты ТТ, которым соответствует то или иное утверждение</w:t>
      </w:r>
    </w:p>
  </w:comment>
  <w:comment w:id="2" w:author="Михайловская Татьяна Евгеньевна" w:date="2026-06-05T11:20:00Z" w:initials="МТЕ">
    <w:p w14:paraId="4021B398" w14:textId="77777777" w:rsidR="007B1009" w:rsidRPr="00187031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Не то название</w:t>
      </w:r>
    </w:p>
  </w:comment>
  <w:comment w:id="3" w:author="Михайловская Татьяна Евгеньевна" w:date="2026-06-08T16:34:00Z" w:initials="МТЕ">
    <w:p w14:paraId="1366551F" w14:textId="2205DA5E" w:rsidR="007B1009" w:rsidRPr="007B1009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Что это за данные? Конкретно указать, желательно в глоссарий </w:t>
      </w:r>
    </w:p>
  </w:comment>
  <w:comment w:id="12" w:author="Михайловская Татьяна Евгеньевна" w:date="2026-06-08T16:36:00Z" w:initials="МТЕ">
    <w:p w14:paraId="559710D4" w14:textId="361EA3C5" w:rsidR="007B1009" w:rsidRPr="007B1009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ДИТ понимает о каком документе идет речь? Данный документ читали?</w:t>
      </w:r>
    </w:p>
  </w:comment>
  <w:comment w:id="13" w:author="Михайловская Татьяна Евгеньевна" w:date="2026-06-08T16:37:00Z" w:initials="МТЕ">
    <w:p w14:paraId="507D95F5" w14:textId="45DB865B" w:rsidR="007B1009" w:rsidRPr="007B1009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ДИТ понимает, что здесь имеется ввиду?</w:t>
      </w:r>
    </w:p>
  </w:comment>
  <w:comment w:id="14" w:author="Михайловская Татьяна Евгеньевна" w:date="2026-06-08T16:38:00Z" w:initials="МТЕ">
    <w:p w14:paraId="35FD0551" w14:textId="39AD3BCA" w:rsidR="007B1009" w:rsidRPr="007B1009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ДИТ читал эти документы? КЦ за это не отвечает</w:t>
      </w:r>
    </w:p>
  </w:comment>
  <w:comment w:id="15" w:author="Михайловская Татьяна Евгеньевна" w:date="2026-06-08T16:56:00Z" w:initials="МТЕ">
    <w:p w14:paraId="16093CFE" w14:textId="01F4CD0F" w:rsidR="00C17916" w:rsidRPr="00C17916" w:rsidRDefault="00C17916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Что это за подразделение такое? </w:t>
      </w:r>
      <w:proofErr w:type="gramStart"/>
      <w:r>
        <w:rPr>
          <w:lang w:val="ru-RU"/>
        </w:rPr>
        <w:t>Наверное</w:t>
      </w:r>
      <w:proofErr w:type="gramEnd"/>
      <w:r>
        <w:rPr>
          <w:lang w:val="ru-RU"/>
        </w:rPr>
        <w:t xml:space="preserve"> надо указать правильно?</w:t>
      </w:r>
    </w:p>
  </w:comment>
  <w:comment w:id="16" w:author="Михайловская Татьяна Евгеньевна" w:date="2026-06-08T16:57:00Z" w:initials="МТЕ">
    <w:p w14:paraId="276B6F86" w14:textId="3A5169B4" w:rsidR="00C17916" w:rsidRPr="00C17916" w:rsidRDefault="00C17916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Какого? Кто это делает вручную?</w:t>
      </w:r>
    </w:p>
  </w:comment>
  <w:comment w:id="17" w:author="Михайловская Татьяна Евгеньевна" w:date="2026-06-08T16:58:00Z" w:initials="МТЕ">
    <w:p w14:paraId="6050EA84" w14:textId="5A496369" w:rsidR="00C17916" w:rsidRPr="00C17916" w:rsidRDefault="00C17916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Ввести термин</w:t>
      </w:r>
    </w:p>
  </w:comment>
  <w:comment w:id="18" w:author="Михайловская Татьяна Евгеньевна" w:date="2026-06-05T13:18:00Z" w:initials="МТЕ">
    <w:p w14:paraId="67F39912" w14:textId="77777777" w:rsidR="007B1009" w:rsidRPr="002B579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Термины должны быть изложены в единичном кол-ве согласно ТТ</w:t>
      </w:r>
    </w:p>
  </w:comment>
  <w:comment w:id="19" w:author="Михайловская Татьяна Евгеньевна" w:date="2026-06-05T13:15:00Z" w:initials="МТЕ">
    <w:p w14:paraId="074432FD" w14:textId="77777777" w:rsidR="007B1009" w:rsidRPr="002B579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Определение есть в ТТ</w:t>
      </w:r>
    </w:p>
  </w:comment>
  <w:comment w:id="20" w:author="Михайловская Татьяна Евгеньевна" w:date="2026-06-05T13:16:00Z" w:initials="МТЕ">
    <w:p w14:paraId="5E64D984" w14:textId="77777777" w:rsidR="007B1009" w:rsidRPr="002B579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Определение есть в ТТ</w:t>
      </w:r>
    </w:p>
  </w:comment>
  <w:comment w:id="21" w:author="Михайловская Татьяна Евгеньевна" w:date="2026-06-05T13:19:00Z" w:initials="МТЕ">
    <w:p w14:paraId="11AEA917" w14:textId="77777777" w:rsidR="00C17916" w:rsidRDefault="007B1009">
      <w:pPr>
        <w:pStyle w:val="afff4"/>
        <w:rPr>
          <w:rStyle w:val="afff3"/>
          <w:lang w:val="ru-RU"/>
        </w:rPr>
      </w:pPr>
      <w:r>
        <w:rPr>
          <w:rStyle w:val="afff3"/>
        </w:rPr>
        <w:annotationRef/>
      </w:r>
      <w:r w:rsidR="00C17916">
        <w:rPr>
          <w:rStyle w:val="afff3"/>
          <w:lang w:val="ru-RU"/>
        </w:rPr>
        <w:t>ЗАМЕЧАНИЕ ко всему п. 1.1.</w:t>
      </w:r>
    </w:p>
    <w:p w14:paraId="5DF99357" w14:textId="02A511F6" w:rsidR="007B1009" w:rsidRPr="002B579D" w:rsidRDefault="007B1009">
      <w:pPr>
        <w:pStyle w:val="afff4"/>
        <w:rPr>
          <w:lang w:val="ru-RU"/>
        </w:rPr>
      </w:pPr>
      <w:r>
        <w:rPr>
          <w:rStyle w:val="afff3"/>
          <w:lang w:val="ru-RU"/>
        </w:rPr>
        <w:t xml:space="preserve">Описание </w:t>
      </w:r>
      <w:r w:rsidR="00C17916">
        <w:rPr>
          <w:rStyle w:val="afff3"/>
          <w:lang w:val="ru-RU"/>
        </w:rPr>
        <w:t xml:space="preserve">терминов и </w:t>
      </w:r>
      <w:r>
        <w:rPr>
          <w:rStyle w:val="afff3"/>
          <w:lang w:val="ru-RU"/>
        </w:rPr>
        <w:t>ролей есть в ТТ. Это что за роли, они не совпадают с ТТ. Роли должны быть определены в общем ТЗ для всего документа одинаково</w:t>
      </w:r>
    </w:p>
  </w:comment>
  <w:comment w:id="22" w:author="Михайловская Татьяна Евгеньевна" w:date="2026-06-05T13:17:00Z" w:initials="МТЕ">
    <w:p w14:paraId="4A964A25" w14:textId="506EC8B8" w:rsidR="007B1009" w:rsidRPr="002B579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Зачем несколько раз давать определение? Должно быть одно. Это касается и других терминов</w:t>
      </w:r>
      <w:r w:rsidR="00C17916">
        <w:rPr>
          <w:lang w:val="ru-RU"/>
        </w:rPr>
        <w:t xml:space="preserve"> по всему тексту документа</w:t>
      </w:r>
    </w:p>
  </w:comment>
  <w:comment w:id="23" w:author="Михайловская Татьяна Евгеньевна" w:date="2026-06-08T17:46:00Z" w:initials="МТЕ">
    <w:p w14:paraId="07AF7729" w14:textId="41DDD870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В ТТ есть еще внутренний пользователь. Читайте ТТ!!!!</w:t>
      </w:r>
    </w:p>
  </w:comment>
  <w:comment w:id="25" w:author="Михайловская Татьяна Евгеньевна" w:date="2026-06-08T17:48:00Z" w:initials="МТЕ">
    <w:p w14:paraId="2F8748BE" w14:textId="165EFE64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Источник информации СУЗ! А кто вносит туда информацию – не является предметом данного документа. Переделать. </w:t>
      </w:r>
    </w:p>
  </w:comment>
  <w:comment w:id="26" w:author="Михайловская Татьяна Евгеньевна" w:date="2026-06-08T17:49:00Z" w:initials="МТЕ">
    <w:p w14:paraId="5552090F" w14:textId="54CBD621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Привести в соответствие с ТТ</w:t>
      </w:r>
    </w:p>
  </w:comment>
  <w:comment w:id="27" w:author="Михайловская Татьяна Евгеньевна" w:date="2026-06-08T17:49:00Z" w:initials="МТЕ">
    <w:p w14:paraId="2AE28782" w14:textId="491B687E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Это что за АРМ? Где определение?</w:t>
      </w:r>
    </w:p>
  </w:comment>
  <w:comment w:id="28" w:author="Михайловская Татьяна Евгеньевна" w:date="2026-06-08T17:50:00Z" w:initials="МТЕ">
    <w:p w14:paraId="3E37D82D" w14:textId="6507AA32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Это в интеграции и в документе используется?</w:t>
      </w:r>
    </w:p>
  </w:comment>
  <w:comment w:id="29" w:author="Михайловская Татьяна Евгеньевна" w:date="2026-06-08T17:54:00Z" w:initials="МТЕ">
    <w:p w14:paraId="57B0E001" w14:textId="3785E492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А если таблица, информация попадет в </w:t>
      </w:r>
      <w:r>
        <w:rPr>
          <w:lang w:val="en-US"/>
        </w:rPr>
        <w:t>RAG</w:t>
      </w:r>
      <w:r>
        <w:rPr>
          <w:lang w:val="ru-RU"/>
        </w:rPr>
        <w:t>? А если тултип? А если спойлер?</w:t>
      </w:r>
    </w:p>
  </w:comment>
  <w:comment w:id="30" w:author="Михайловская Татьяна Евгеньевна" w:date="2026-06-08T17:50:00Z" w:initials="МТЕ">
    <w:p w14:paraId="1645D13B" w14:textId="77777777" w:rsidR="007D33AA" w:rsidRPr="007D33AA" w:rsidRDefault="007D33AA" w:rsidP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rStyle w:val="afff3"/>
        </w:rPr>
        <w:annotationRef/>
      </w:r>
      <w:r>
        <w:rPr>
          <w:lang w:val="ru-RU"/>
        </w:rPr>
        <w:t>Это в интеграции и в документе используется?</w:t>
      </w:r>
    </w:p>
    <w:p w14:paraId="2485154A" w14:textId="208E830A" w:rsidR="007D33AA" w:rsidRPr="007D33AA" w:rsidRDefault="007D33AA">
      <w:pPr>
        <w:pStyle w:val="afff4"/>
        <w:rPr>
          <w:lang w:val="ru-RU"/>
        </w:rPr>
      </w:pPr>
    </w:p>
  </w:comment>
  <w:comment w:id="31" w:author="Михайловская Татьяна Евгеньевна" w:date="2026-06-08T17:51:00Z" w:initials="МТЕ">
    <w:p w14:paraId="69D5D168" w14:textId="77777777" w:rsidR="007D33AA" w:rsidRPr="007D33AA" w:rsidRDefault="007D33AA" w:rsidP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rStyle w:val="afff3"/>
        </w:rPr>
        <w:annotationRef/>
      </w:r>
      <w:r>
        <w:rPr>
          <w:lang w:val="ru-RU"/>
        </w:rPr>
        <w:t>Это в интеграции и в документе используется?</w:t>
      </w:r>
    </w:p>
    <w:p w14:paraId="0F787990" w14:textId="1BDC3479" w:rsidR="007D33AA" w:rsidRPr="007D33AA" w:rsidRDefault="007D33AA">
      <w:pPr>
        <w:pStyle w:val="afff4"/>
        <w:rPr>
          <w:lang w:val="ru-RU"/>
        </w:rPr>
      </w:pPr>
    </w:p>
  </w:comment>
  <w:comment w:id="32" w:author="Михайловская Татьяна Евгеньевна" w:date="2026-06-08T17:51:00Z" w:initials="МТЕ">
    <w:p w14:paraId="0A19D3A8" w14:textId="77777777" w:rsidR="007D33AA" w:rsidRPr="007D33AA" w:rsidRDefault="007D33AA" w:rsidP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rStyle w:val="afff3"/>
        </w:rPr>
        <w:annotationRef/>
      </w:r>
      <w:r>
        <w:rPr>
          <w:lang w:val="ru-RU"/>
        </w:rPr>
        <w:t>Это в интеграции и в документе используется?</w:t>
      </w:r>
    </w:p>
    <w:p w14:paraId="4ACF7F9D" w14:textId="155F750B" w:rsidR="007D33AA" w:rsidRPr="007D33AA" w:rsidRDefault="007D33AA">
      <w:pPr>
        <w:pStyle w:val="afff4"/>
        <w:rPr>
          <w:lang w:val="ru-RU"/>
        </w:rPr>
      </w:pPr>
    </w:p>
  </w:comment>
  <w:comment w:id="33" w:author="Михайловская Татьяна Евгеньевна" w:date="2026-06-05T13:24:00Z" w:initials="МТЕ">
    <w:p w14:paraId="3C3208D6" w14:textId="0133E07D" w:rsidR="007B1009" w:rsidRPr="002A3112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Возможн</w:t>
      </w:r>
      <w:r w:rsidR="007D33AA">
        <w:rPr>
          <w:lang w:val="ru-RU"/>
        </w:rPr>
        <w:t xml:space="preserve">о здесь надо указывать </w:t>
      </w:r>
      <w:proofErr w:type="gramStart"/>
      <w:r w:rsidR="007D33AA">
        <w:rPr>
          <w:lang w:val="ru-RU"/>
        </w:rPr>
        <w:t xml:space="preserve">триггер </w:t>
      </w:r>
      <w:r>
        <w:rPr>
          <w:lang w:val="ru-RU"/>
        </w:rPr>
        <w:t>,</w:t>
      </w:r>
      <w:proofErr w:type="gramEnd"/>
      <w:r>
        <w:rPr>
          <w:lang w:val="ru-RU"/>
        </w:rPr>
        <w:t xml:space="preserve"> по которому будет срабатывать </w:t>
      </w:r>
      <w:r w:rsidR="007D33AA">
        <w:rPr>
          <w:lang w:val="ru-RU"/>
        </w:rPr>
        <w:t>событие</w:t>
      </w:r>
    </w:p>
  </w:comment>
  <w:comment w:id="34" w:author="Михайловская Татьяна Евгеньевна" w:date="2026-06-08T17:51:00Z" w:initials="МТЕ">
    <w:p w14:paraId="1BD99166" w14:textId="0F5F7BF2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Что значит это определение?</w:t>
      </w:r>
    </w:p>
  </w:comment>
  <w:comment w:id="35" w:author="Михайловская Татьяна Евгеньевна" w:date="2026-06-08T17:51:00Z" w:initials="МТЕ">
    <w:p w14:paraId="5D22A018" w14:textId="081F93D4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Где это написано в ТТ?</w:t>
      </w:r>
    </w:p>
  </w:comment>
  <w:comment w:id="36" w:author="Михайловская Татьяна Евгеньевна" w:date="2026-06-08T17:52:00Z" w:initials="МТЕ">
    <w:p w14:paraId="3E76D96C" w14:textId="35124882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 это определяется?</w:t>
      </w:r>
    </w:p>
  </w:comment>
  <w:comment w:id="37" w:author="Михайловская Татьяна Евгеньевна" w:date="2026-06-08T17:52:00Z" w:initials="МТЕ">
    <w:p w14:paraId="197463F8" w14:textId="2CB6C4A7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Для суфлера!!! Не для </w:t>
      </w:r>
      <w:proofErr w:type="gramStart"/>
      <w:r>
        <w:rPr>
          <w:lang w:val="ru-RU"/>
        </w:rPr>
        <w:t>ответов !!!!</w:t>
      </w:r>
      <w:proofErr w:type="gramEnd"/>
    </w:p>
  </w:comment>
  <w:comment w:id="38" w:author="Михайловская Татьяна Евгеньевна" w:date="2026-06-08T17:52:00Z" w:initials="МТЕ">
    <w:p w14:paraId="7AA2FF13" w14:textId="197CD103" w:rsidR="007D33AA" w:rsidRPr="007D33AA" w:rsidRDefault="007D33A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Это к чему уточнение? </w:t>
      </w:r>
    </w:p>
  </w:comment>
  <w:comment w:id="39" w:author="Михайловская Татьяна Евгеньевна" w:date="2026-06-08T17:55:00Z" w:initials="МТЕ">
    <w:p w14:paraId="55CEBFDC" w14:textId="77C3B570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А черновик чего? Черновик Битрикса попадает в </w:t>
      </w:r>
      <w:r>
        <w:rPr>
          <w:lang w:val="en-US"/>
        </w:rPr>
        <w:t>RAG</w:t>
      </w:r>
      <w:r>
        <w:rPr>
          <w:lang w:val="ru-RU"/>
        </w:rPr>
        <w:t>?</w:t>
      </w:r>
    </w:p>
  </w:comment>
  <w:comment w:id="40" w:author="Михайловская Татьяна Евгеньевна" w:date="2026-06-08T17:56:00Z" w:initials="МТЕ">
    <w:p w14:paraId="2A1472D0" w14:textId="35470CD5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ДИТ проработал данный пункт? У ДИТа есть все инструменты, указанные в данном пункте? Исполнитель ждет очень много от Банка!</w:t>
      </w:r>
    </w:p>
  </w:comment>
  <w:comment w:id="41" w:author="Михайловская Татьяна Евгеньевна" w:date="2026-06-08T17:57:00Z" w:initials="МТЕ">
    <w:p w14:paraId="35FAAFD2" w14:textId="3AB67CC2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Чей приемник?</w:t>
      </w:r>
    </w:p>
  </w:comment>
  <w:comment w:id="42" w:author="Михайловская Татьяна Евгеньевна" w:date="2026-06-08T17:57:00Z" w:initials="МТЕ">
    <w:p w14:paraId="05DCF2ED" w14:textId="12E130DC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ДИТ проработал такую возможность?</w:t>
      </w:r>
    </w:p>
  </w:comment>
  <w:comment w:id="43" w:author="Михайловская Татьяна Евгеньевна" w:date="2026-06-08T17:58:00Z" w:initials="МТЕ">
    <w:p w14:paraId="641C1C85" w14:textId="44C9BAC9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ДИТ имеет такой механизм передачи для СУЗ?</w:t>
      </w:r>
    </w:p>
  </w:comment>
  <w:comment w:id="44" w:author="Михайловская Татьяна Евгеньевна" w:date="2026-06-08T18:00:00Z" w:initials="МТЕ">
    <w:p w14:paraId="01C42006" w14:textId="669066AB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В каком ПО эта метка должна быть?</w:t>
      </w:r>
    </w:p>
  </w:comment>
  <w:comment w:id="45" w:author="Михайловская Татьяна Евгеньевна" w:date="2026-06-08T18:00:00Z" w:initials="МТЕ">
    <w:p w14:paraId="4CBFA82E" w14:textId="1326841A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Это очень много! В ТТ написано в онлайн. А если очередь событий, но насколько допустимо увеличение времени?</w:t>
      </w:r>
    </w:p>
  </w:comment>
  <w:comment w:id="46" w:author="Михайловская Татьяна Евгеньевна" w:date="2026-06-08T18:02:00Z" w:initials="МТЕ">
    <w:p w14:paraId="47A68CC5" w14:textId="5BCBB656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Что это за данные? Конкретно</w:t>
      </w:r>
    </w:p>
  </w:comment>
  <w:comment w:id="47" w:author="Михайловская Татьяна Евгеньевна" w:date="2026-06-08T18:02:00Z" w:initials="МТЕ">
    <w:p w14:paraId="311EE413" w14:textId="52BC68E8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ДИТу все здесь понятно? Как принимать будете?</w:t>
      </w:r>
    </w:p>
  </w:comment>
  <w:comment w:id="48" w:author="Михайловская Татьяна Евгеньевна" w:date="2026-06-05T13:47:00Z" w:initials="МТЕ">
    <w:p w14:paraId="5EBF3696" w14:textId="7F56FAE7" w:rsidR="007B1009" w:rsidRPr="00BB5A0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Это точно на нашей стороны? ДИТ готов?</w:t>
      </w:r>
    </w:p>
  </w:comment>
  <w:comment w:id="49" w:author="Михайловская Татьяна Евгеньевна" w:date="2026-06-08T11:59:00Z" w:initials="МТЕ">
    <w:p w14:paraId="27638883" w14:textId="77777777" w:rsidR="007B1009" w:rsidRPr="007A5E26" w:rsidRDefault="007B1009" w:rsidP="007A5E26">
      <w:pPr>
        <w:spacing w:after="0"/>
        <w:ind w:firstLine="709"/>
        <w:jc w:val="both"/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</w:pPr>
      <w:r>
        <w:rPr>
          <w:rStyle w:val="afff3"/>
        </w:rPr>
        <w:annotationRef/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4.5.1.3. Должна обновляться база знаний </w:t>
      </w:r>
      <w:r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в соответствии с изменениями СУЗ любыми способами, например, </w:t>
      </w:r>
      <w:r w:rsidRPr="00AD46D4"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API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, учитывая, что обновление должно производиться в режиме реального времени, для того, чтобы ответы модуля </w:t>
      </w:r>
      <w:r w:rsidRPr="00AD46D4"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были актуальными и релевантными.</w:t>
      </w:r>
    </w:p>
    <w:p w14:paraId="26D11A9F" w14:textId="77777777" w:rsidR="007B1009" w:rsidRPr="007A5E26" w:rsidRDefault="007B1009" w:rsidP="007A5E26">
      <w:pPr>
        <w:spacing w:after="0"/>
        <w:ind w:firstLine="709"/>
        <w:jc w:val="both"/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</w:pP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4.5.1.4. Должны направляться оповещения об изменениях в базе знаний </w:t>
      </w:r>
      <w:r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для дальнейшей проверки обновления администратором базы знаний </w:t>
      </w:r>
      <w:r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и 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t>администратором диалоговых сценариев и промптов.</w:t>
      </w:r>
    </w:p>
    <w:p w14:paraId="3247EA1E" w14:textId="647838C5" w:rsidR="007B1009" w:rsidRPr="007A5E26" w:rsidRDefault="007B1009" w:rsidP="007A5E26">
      <w:pPr>
        <w:spacing w:after="0"/>
        <w:ind w:firstLine="709"/>
        <w:jc w:val="both"/>
        <w:rPr>
          <w:lang w:val="ru-RU"/>
        </w:rPr>
      </w:pP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4.5.1.6. Разметка СУЗ для работы с </w:t>
      </w:r>
      <w:r w:rsidRPr="002E3E85"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должна проводиться разработчиком по согласованию с Заказчиком.</w:t>
      </w:r>
    </w:p>
  </w:comment>
  <w:comment w:id="50" w:author="Михайловская Татьяна Евгеньевна" w:date="2026-06-08T18:03:00Z" w:initials="МТЕ">
    <w:p w14:paraId="2111696B" w14:textId="06BFCE2C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 ДИТ проработал эти пункты?</w:t>
      </w:r>
      <w:r w:rsidR="00916D5A">
        <w:rPr>
          <w:lang w:val="ru-RU"/>
        </w:rPr>
        <w:t xml:space="preserve"> С подрядчиками СУЗ согласовали указанные моменты?</w:t>
      </w:r>
    </w:p>
  </w:comment>
  <w:comment w:id="59" w:author="Михайловская Татьяна Евгеньевна" w:date="2026-06-05T13:48:00Z" w:initials="МТЕ">
    <w:p w14:paraId="76889E0E" w14:textId="59975380" w:rsidR="007B1009" w:rsidRPr="00BB5A0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Термин ТТ</w:t>
      </w:r>
    </w:p>
  </w:comment>
  <w:comment w:id="60" w:author="Михайловская Татьяна Евгеньевна" w:date="2026-06-05T13:48:00Z" w:initials="МТЕ">
    <w:p w14:paraId="1D6B4765" w14:textId="29099205" w:rsidR="007B1009" w:rsidRPr="00BB5A0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Это </w:t>
      </w:r>
      <w:r w:rsidR="009F2D0C">
        <w:rPr>
          <w:lang w:val="ru-RU"/>
        </w:rPr>
        <w:t>откуда? Где таблица, тултипы, спойлеры и т.д.</w:t>
      </w:r>
    </w:p>
  </w:comment>
  <w:comment w:id="61" w:author="Михайловская Татьяна Евгеньевна" w:date="2026-06-05T13:49:00Z" w:initials="МТЕ">
    <w:p w14:paraId="5A97772C" w14:textId="0A5A3170" w:rsidR="007B1009" w:rsidRPr="00BB5A0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НЕ поняла?  Здесь же должна описываться именно интеграции </w:t>
      </w:r>
    </w:p>
  </w:comment>
  <w:comment w:id="62" w:author="Михайловская Татьяна Евгеньевна" w:date="2026-06-05T13:57:00Z" w:initials="МТЕ">
    <w:p w14:paraId="79EB534A" w14:textId="3FEB39CF" w:rsidR="007B1009" w:rsidRPr="00191C87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Все правила изложены в ТТ. Надо взять и положить сюда!!!!!</w:t>
      </w:r>
    </w:p>
  </w:comment>
  <w:comment w:id="63" w:author="Михайловская Татьяна Евгеньевна" w:date="2026-06-05T13:53:00Z" w:initials="МТЕ">
    <w:p w14:paraId="41275E25" w14:textId="253DA59F" w:rsidR="007B1009" w:rsidRPr="00BB5A0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 w:rsidR="009F2D0C">
        <w:rPr>
          <w:lang w:val="ru-RU"/>
        </w:rPr>
        <w:t xml:space="preserve">НЕВЕРНОЕ утверждение!!!! </w:t>
      </w:r>
      <w:r>
        <w:rPr>
          <w:lang w:val="ru-RU"/>
        </w:rPr>
        <w:t>Надо изложить по-другому: источником для Суфлера является СУЗ. Оператор может получать информацию из других источников</w:t>
      </w:r>
    </w:p>
  </w:comment>
  <w:comment w:id="64" w:author="Михайловская Татьяна Евгеньевна" w:date="2026-06-08T18:04:00Z" w:initials="МТЕ">
    <w:p w14:paraId="49077C6F" w14:textId="22A61B9C" w:rsidR="009F2D0C" w:rsidRPr="009F2D0C" w:rsidRDefault="009F2D0C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Есть в ТТ!! Указать пункт ТТ и </w:t>
      </w:r>
      <w:proofErr w:type="gramStart"/>
      <w:r>
        <w:rPr>
          <w:lang w:val="ru-RU"/>
        </w:rPr>
        <w:t>написать</w:t>
      </w:r>
      <w:proofErr w:type="gramEnd"/>
      <w:r>
        <w:rPr>
          <w:lang w:val="ru-RU"/>
        </w:rPr>
        <w:t xml:space="preserve"> как там!!!</w:t>
      </w:r>
    </w:p>
  </w:comment>
  <w:comment w:id="65" w:author="Михайловская Татьяна Евгеньевна" w:date="2026-06-05T13:54:00Z" w:initials="МТЕ">
    <w:p w14:paraId="1C7126B1" w14:textId="2826F755" w:rsidR="007B1009" w:rsidRPr="00191C87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Это ТТ общее и относиться не только к интеграции</w:t>
      </w:r>
    </w:p>
  </w:comment>
  <w:comment w:id="66" w:author="Михайловская Татьяна Евгеньевна" w:date="2026-06-05T14:02:00Z" w:initials="МТЕ">
    <w:p w14:paraId="376FD30C" w14:textId="0BB512C4" w:rsidR="007B1009" w:rsidRPr="00442CE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Постоянно </w:t>
      </w:r>
    </w:p>
  </w:comment>
  <w:comment w:id="67" w:author="Михайловская Татьяна Евгеньевна" w:date="2026-06-05T14:01:00Z" w:initials="МТЕ">
    <w:p w14:paraId="3E159EC1" w14:textId="13582428" w:rsidR="007B1009" w:rsidRPr="00442CE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НЕВЕРНАЯ информация! Не только точечный. Могут меняться </w:t>
      </w:r>
      <w:proofErr w:type="gramStart"/>
      <w:r>
        <w:rPr>
          <w:lang w:val="ru-RU"/>
        </w:rPr>
        <w:t>разделы  переноситься</w:t>
      </w:r>
      <w:proofErr w:type="gramEnd"/>
      <w:r>
        <w:rPr>
          <w:lang w:val="ru-RU"/>
        </w:rPr>
        <w:t xml:space="preserve"> из одного в другой, появляться новые, меняться названия и т.д.</w:t>
      </w:r>
    </w:p>
  </w:comment>
  <w:comment w:id="68" w:author="Михайловская Татьяна Евгеньевна" w:date="2026-06-08T18:06:00Z" w:initials="МТЕ">
    <w:p w14:paraId="67477939" w14:textId="18DB1370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Здесь инфа только в одну сторону? </w:t>
      </w:r>
      <w:r w:rsidRPr="00187031">
        <w:rPr>
          <w:rFonts w:ascii="Arial" w:eastAsia="Arial" w:hAnsi="Arial" w:cs="Arial"/>
          <w:lang w:val="ru-RU"/>
        </w:rPr>
        <w:t>Суфлёр самостоятельно запрашивает полный текст статьи</w:t>
      </w:r>
      <w:r>
        <w:rPr>
          <w:rFonts w:ascii="Arial" w:eastAsia="Arial" w:hAnsi="Arial" w:cs="Arial"/>
          <w:lang w:val="ru-RU"/>
        </w:rPr>
        <w:t xml:space="preserve"> – это где в диаграмме?</w:t>
      </w:r>
    </w:p>
  </w:comment>
  <w:comment w:id="70" w:author="Михайловская Татьяна Евгеньевна" w:date="2026-06-08T18:08:00Z" w:initials="МТЕ">
    <w:p w14:paraId="07551207" w14:textId="115D4750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Какой тригер?</w:t>
      </w:r>
    </w:p>
  </w:comment>
  <w:comment w:id="69" w:author="Михайловская Татьяна Евгеньевна" w:date="2026-06-08T18:07:00Z" w:initials="МТЕ">
    <w:p w14:paraId="27857705" w14:textId="38835447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ДИТ это проработал? Вопросов не возникло? </w:t>
      </w:r>
    </w:p>
  </w:comment>
  <w:comment w:id="71" w:author="Михайловская Татьяна Евгеньевна" w:date="2026-06-08T18:09:00Z" w:initials="МТЕ">
    <w:p w14:paraId="428584E8" w14:textId="6346743D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ДИТ это проработал? Когда и где это проработано с подрядчиком СУЗ?</w:t>
      </w:r>
    </w:p>
  </w:comment>
  <w:comment w:id="72" w:author="Михайловская Татьяна Евгеньевна" w:date="2026-06-05T14:11:00Z" w:initials="МТЕ">
    <w:p w14:paraId="25FF82B2" w14:textId="60F9D562" w:rsidR="007B1009" w:rsidRPr="00A23F35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 быстро будет обрабатываться очередь?</w:t>
      </w:r>
    </w:p>
  </w:comment>
  <w:comment w:id="73" w:author="Михайловская Татьяна Евгеньевна" w:date="2026-06-08T18:10:00Z" w:initials="МТЕ">
    <w:p w14:paraId="20E6211A" w14:textId="367031AE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Это каким? Кто его создает?</w:t>
      </w:r>
    </w:p>
  </w:comment>
  <w:comment w:id="74" w:author="Михайловская Татьяна Евгеньевна" w:date="2026-06-05T14:12:00Z" w:initials="МТЕ">
    <w:p w14:paraId="6B7BF321" w14:textId="6F4AE9D5" w:rsidR="007B1009" w:rsidRPr="00A23F35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 быстро будет обновляться статья?</w:t>
      </w:r>
    </w:p>
  </w:comment>
  <w:comment w:id="75" w:author="Михайловская Татьяна Евгеньевна" w:date="2026-06-05T14:17:00Z" w:initials="МТЕ">
    <w:p w14:paraId="27F973E3" w14:textId="2706A563" w:rsidR="007B1009" w:rsidRPr="00A23F35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Уже было выше</w:t>
      </w:r>
    </w:p>
  </w:comment>
  <w:comment w:id="76" w:author="Михайловская Татьяна Евгеньевна" w:date="2026-06-08T18:22:00Z" w:initials="МТЕ">
    <w:p w14:paraId="57F19EC9" w14:textId="7948DDDC" w:rsidR="00C33656" w:rsidRPr="00C33656" w:rsidRDefault="00C33656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ДОПОЛНИТЬ: какие сущности СУЗ конкретно являются источником для </w:t>
      </w:r>
      <w:r>
        <w:rPr>
          <w:lang w:val="en-US"/>
        </w:rPr>
        <w:t>RAG</w:t>
      </w:r>
      <w:r>
        <w:rPr>
          <w:lang w:val="ru-RU"/>
        </w:rPr>
        <w:t>: статьи, разделы, таблицы, спойлеры, тултипы и т.д.</w:t>
      </w:r>
    </w:p>
  </w:comment>
  <w:comment w:id="77" w:author="Михайловская Татьяна Евгеньевна" w:date="2026-06-08T18:11:00Z" w:initials="МТЕ">
    <w:p w14:paraId="7CCC9395" w14:textId="57778C51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У ДИТа есть эта документация?</w:t>
      </w:r>
    </w:p>
  </w:comment>
  <w:comment w:id="78" w:author="Михайловская Татьяна Евгеньевна" w:date="2026-06-08T18:11:00Z" w:initials="МТЕ">
    <w:p w14:paraId="204EED7F" w14:textId="37FE0B8F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У ДИТа есть эта документация? ДИТ это проверит и примет?</w:t>
      </w:r>
    </w:p>
  </w:comment>
  <w:comment w:id="79" w:author="Михайловская Татьяна Евгеньевна" w:date="2026-06-08T18:12:00Z" w:initials="МТЕ">
    <w:p w14:paraId="280E4EBC" w14:textId="0AFE3711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КАК ДИТ проработал этот вопрос? Когда и как с подрядчиком СУЗ согласовали? </w:t>
      </w:r>
    </w:p>
  </w:comment>
  <w:comment w:id="80" w:author="Михайловская Татьяна Евгеньевна" w:date="2026-06-08T18:13:00Z" w:initials="МТЕ">
    <w:p w14:paraId="55933182" w14:textId="10B4F473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Кто будет делать доработку?</w:t>
      </w:r>
    </w:p>
  </w:comment>
  <w:comment w:id="81" w:author="Михайловская Татьяна Евгеньевна" w:date="2026-06-05T15:27:00Z" w:initials="МТЕ">
    <w:p w14:paraId="15FB7A05" w14:textId="22E54920" w:rsidR="007B1009" w:rsidRPr="00783FBA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По тексту используются разные трактовки и </w:t>
      </w:r>
      <w:proofErr w:type="gramStart"/>
      <w:r>
        <w:rPr>
          <w:lang w:val="ru-RU"/>
        </w:rPr>
        <w:t>написание:Битрикс</w:t>
      </w:r>
      <w:proofErr w:type="gramEnd"/>
      <w:r>
        <w:rPr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Bitrix</w:t>
      </w:r>
    </w:p>
  </w:comment>
  <w:comment w:id="82" w:author="Михайловская Татьяна Евгеньевна" w:date="2026-06-05T15:28:00Z" w:initials="МТЕ">
    <w:p w14:paraId="513317A8" w14:textId="2053D3A8" w:rsidR="007B1009" w:rsidRPr="00783FBA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Это какая-то описка?</w:t>
      </w:r>
    </w:p>
  </w:comment>
  <w:comment w:id="83" w:author="Михайловская Татьяна Евгеньевна" w:date="2026-06-08T18:14:00Z" w:initials="МТЕ">
    <w:p w14:paraId="09128EC3" w14:textId="09E6DC4C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Где этот фильтр стоит?</w:t>
      </w:r>
    </w:p>
  </w:comment>
  <w:comment w:id="84" w:author="Михайловская Татьяна Евгеньевна" w:date="2026-06-05T15:29:00Z" w:initials="МТЕ">
    <w:p w14:paraId="4AEB9D3C" w14:textId="1EA406F5" w:rsidR="007B1009" w:rsidRPr="00783FBA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И вот опять понятие – так что у нас по тексту в итоге используется?</w:t>
      </w:r>
    </w:p>
  </w:comment>
  <w:comment w:id="85" w:author="Михайловская Татьяна Евгеньевна" w:date="2026-06-08T18:16:00Z" w:initials="МТЕ">
    <w:p w14:paraId="3C9BF703" w14:textId="1FD1CCAD" w:rsidR="00C33656" w:rsidRPr="00C33656" w:rsidRDefault="00C33656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 ДИТ это прорабатал?</w:t>
      </w:r>
    </w:p>
  </w:comment>
  <w:comment w:id="86" w:author="Михайловская Татьяна Евгеньевна" w:date="2026-06-05T15:37:00Z" w:initials="МТЕ">
    <w:p w14:paraId="2681C316" w14:textId="02DBF856" w:rsidR="007B1009" w:rsidRPr="00620864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Точно есть такой статус в СУЗ?</w:t>
      </w:r>
      <w:r w:rsidR="00916D5A">
        <w:rPr>
          <w:lang w:val="ru-RU"/>
        </w:rPr>
        <w:t xml:space="preserve"> Откуда они будут браться?</w:t>
      </w:r>
    </w:p>
  </w:comment>
  <w:comment w:id="87" w:author="Михайловская Татьяна Евгеньевна" w:date="2026-06-08T18:15:00Z" w:initials="МТЕ">
    <w:p w14:paraId="4BD2B5B0" w14:textId="4B88E42D" w:rsidR="00916D5A" w:rsidRPr="00916D5A" w:rsidRDefault="00916D5A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Как ДИТ </w:t>
      </w:r>
      <w:r w:rsidR="00C33656">
        <w:rPr>
          <w:lang w:val="ru-RU"/>
        </w:rPr>
        <w:t>проработал</w:t>
      </w:r>
      <w:r>
        <w:rPr>
          <w:lang w:val="ru-RU"/>
        </w:rPr>
        <w:t xml:space="preserve"> этот вопрос? С подрядчиком СУЗ это обсудили?</w:t>
      </w:r>
    </w:p>
  </w:comment>
  <w:comment w:id="88" w:author="Михайловская Татьяна Евгеньевна" w:date="2026-06-08T18:19:00Z" w:initials="МТЕ">
    <w:p w14:paraId="6B220F70" w14:textId="77777777" w:rsidR="00C33656" w:rsidRDefault="00C33656" w:rsidP="00C33656">
      <w:pPr>
        <w:spacing w:after="0"/>
        <w:ind w:firstLine="709"/>
        <w:jc w:val="both"/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</w:pPr>
      <w:r>
        <w:rPr>
          <w:rStyle w:val="afff3"/>
        </w:rPr>
        <w:annotationRef/>
      </w:r>
      <w:r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Исполнитель должен делать все сам!!! </w:t>
      </w:r>
    </w:p>
    <w:p w14:paraId="16800725" w14:textId="60745D09" w:rsidR="00C33656" w:rsidRPr="007A5E26" w:rsidRDefault="00C33656" w:rsidP="00C33656">
      <w:pPr>
        <w:spacing w:after="0"/>
        <w:ind w:firstLine="709"/>
        <w:jc w:val="both"/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</w:pP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4.5.1.3. Должна обновляться база знаний </w:t>
      </w:r>
      <w:r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в соответствии с изменениями СУЗ любыми способами, например, </w:t>
      </w:r>
      <w:r w:rsidRPr="00AD46D4"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API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, учитывая, что обновление должно производиться в режиме реального времени, для того, чтобы ответы модуля </w:t>
      </w:r>
      <w:r w:rsidRPr="00AD46D4"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были актуальными и релевантными.</w:t>
      </w:r>
    </w:p>
    <w:p w14:paraId="489ED17C" w14:textId="77777777" w:rsidR="00C33656" w:rsidRPr="007A5E26" w:rsidRDefault="00C33656" w:rsidP="00C33656">
      <w:pPr>
        <w:spacing w:after="0"/>
        <w:ind w:firstLine="709"/>
        <w:jc w:val="both"/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</w:pP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4.5.1.4. Должны направляться оповещения об изменениях в базе знаний </w:t>
      </w:r>
      <w:r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для дальнейшей проверки обновления администратором базы знаний </w:t>
      </w:r>
      <w:r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и 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t>администратором диалоговых сценариев и промптов.</w:t>
      </w:r>
    </w:p>
    <w:p w14:paraId="0FD760FC" w14:textId="77777777" w:rsidR="00C33656" w:rsidRPr="007A5E26" w:rsidRDefault="00C33656" w:rsidP="00C33656">
      <w:pPr>
        <w:spacing w:after="0"/>
        <w:ind w:firstLine="709"/>
        <w:jc w:val="both"/>
        <w:rPr>
          <w:lang w:val="ru-RU"/>
        </w:rPr>
      </w:pP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4.5.1.6. Разметка СУЗ для работы с </w:t>
      </w:r>
      <w:r w:rsidRPr="002E3E85"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должна проводиться разработчиком по согласованию с Заказчиком.</w:t>
      </w:r>
    </w:p>
    <w:p w14:paraId="5038F060" w14:textId="336A77BB" w:rsidR="00C33656" w:rsidRPr="00C33656" w:rsidRDefault="00C33656">
      <w:pPr>
        <w:pStyle w:val="afff4"/>
        <w:rPr>
          <w:lang w:val="ru-RU"/>
        </w:rPr>
      </w:pPr>
    </w:p>
  </w:comment>
  <w:comment w:id="89" w:author="Михайловская Татьяна Евгеньевна" w:date="2026-06-08T18:17:00Z" w:initials="МТЕ">
    <w:p w14:paraId="5DA676C0" w14:textId="084BF8E0" w:rsidR="00C33656" w:rsidRPr="00C33656" w:rsidRDefault="00C33656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Все правила для суфлера описаны в ТТ</w:t>
      </w:r>
    </w:p>
  </w:comment>
  <w:comment w:id="153" w:author="Михайловская Татьяна Евгеньевна" w:date="2026-06-08T18:18:00Z" w:initials="МТЕ">
    <w:p w14:paraId="59E347E5" w14:textId="55FFC517" w:rsidR="00C33656" w:rsidRPr="007A5E26" w:rsidRDefault="00C33656" w:rsidP="00C33656">
      <w:pPr>
        <w:spacing w:after="0"/>
        <w:ind w:firstLine="709"/>
        <w:jc w:val="both"/>
        <w:rPr>
          <w:lang w:val="ru-RU"/>
        </w:rPr>
      </w:pPr>
      <w:r>
        <w:rPr>
          <w:rStyle w:val="afff3"/>
        </w:rPr>
        <w:annotationRef/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4.5.1.6. Разметка СУЗ для работы с </w:t>
      </w:r>
      <w:r w:rsidRPr="002E3E85">
        <w:rPr>
          <w:rFonts w:ascii="Times New Roman" w:eastAsia="Calibri" w:hAnsi="Times New Roman" w:cs="Times New Roman"/>
          <w:bCs/>
          <w:kern w:val="2"/>
          <w:sz w:val="28"/>
          <w:szCs w:val="26"/>
          <w:lang w:val="en-US"/>
          <w14:ligatures w14:val="standardContextual"/>
        </w:rPr>
        <w:t>LLM</w:t>
      </w:r>
      <w:r w:rsidRPr="007A5E26">
        <w:rPr>
          <w:rFonts w:ascii="Times New Roman" w:eastAsia="Calibri" w:hAnsi="Times New Roman" w:cs="Times New Roman"/>
          <w:bCs/>
          <w:kern w:val="2"/>
          <w:sz w:val="28"/>
          <w:szCs w:val="26"/>
          <w:lang w:val="ru-RU"/>
          <w14:ligatures w14:val="standardContextual"/>
        </w:rPr>
        <w:t xml:space="preserve"> должна проводиться разработчиком по согласованию с Заказчиком.</w:t>
      </w:r>
    </w:p>
    <w:p w14:paraId="51BA2419" w14:textId="6D07C306" w:rsidR="00C33656" w:rsidRPr="00C33656" w:rsidRDefault="00C33656">
      <w:pPr>
        <w:pStyle w:val="afff4"/>
        <w:rPr>
          <w:lang w:val="ru-RU"/>
        </w:rPr>
      </w:pPr>
    </w:p>
  </w:comment>
  <w:comment w:id="154" w:author="Михайловская Татьяна Евгеньевна" w:date="2026-06-08T18:20:00Z" w:initials="МТЕ">
    <w:p w14:paraId="14B72E7B" w14:textId="3010B6B9" w:rsidR="00C33656" w:rsidRPr="00C33656" w:rsidRDefault="00C33656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А таблицы, тултипы, спойреры и т.д.? </w:t>
      </w:r>
    </w:p>
  </w:comment>
  <w:comment w:id="155" w:author="Михайловская Татьяна Евгеньевна" w:date="2026-06-05T15:54:00Z" w:initials="МТЕ">
    <w:p w14:paraId="114B83B2" w14:textId="65AF018F" w:rsidR="007B1009" w:rsidRPr="00A60EB6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Что указано в ТТ? Файлы не читаются и не используются в суфлере</w:t>
      </w:r>
    </w:p>
  </w:comment>
  <w:comment w:id="156" w:author="Михайловская Татьяна Евгеньевна" w:date="2026-06-08T18:25:00Z" w:initials="МТЕ">
    <w:p w14:paraId="7B742C11" w14:textId="003878C7" w:rsidR="00C33656" w:rsidRPr="00C33656" w:rsidRDefault="00C33656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 Исполнитель будет делать разметку СУЗ?</w:t>
      </w:r>
    </w:p>
  </w:comment>
  <w:comment w:id="157" w:author="Михайловская Татьяна Евгеньевна" w:date="2026-06-05T15:56:00Z" w:initials="МТЕ">
    <w:p w14:paraId="05DBAF0F" w14:textId="1D20070D" w:rsidR="007B1009" w:rsidRPr="00A60EB6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Что имеется ввиду? Описание процесса какое?</w:t>
      </w:r>
    </w:p>
  </w:comment>
  <w:comment w:id="158" w:author="Михайловская Татьяна Евгеньевна" w:date="2026-06-05T15:57:00Z" w:initials="МТЕ">
    <w:p w14:paraId="70BB522A" w14:textId="471FB81D" w:rsidR="007B1009" w:rsidRPr="00A60EB6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 это будет использоваться?</w:t>
      </w:r>
    </w:p>
  </w:comment>
  <w:comment w:id="159" w:author="Михайловская Татьяна Евгеньевна" w:date="2026-06-05T15:58:00Z" w:initials="МТЕ">
    <w:p w14:paraId="26E70C53" w14:textId="0D3F63D4" w:rsidR="007B1009" w:rsidRPr="00A60EB6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Это как должно быть в СУЗ? Какими инструментами данный статус выделяется?</w:t>
      </w:r>
    </w:p>
  </w:comment>
  <w:comment w:id="160" w:author="Михайловская Татьяна Евгеньевна" w:date="2026-06-08T16:40:00Z" w:initials="МТЕ">
    <w:p w14:paraId="11BE1FF6" w14:textId="68E6ADE9" w:rsidR="007B1009" w:rsidRPr="007B1009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От ЦК есть требования? Они учтены в этом ТЗ?</w:t>
      </w:r>
    </w:p>
  </w:comment>
  <w:comment w:id="161" w:author="Михайловская Татьяна Евгеньевна" w:date="2026-06-05T16:01:00Z" w:initials="МТЕ">
    <w:p w14:paraId="6FE688FF" w14:textId="601BE303" w:rsidR="007B1009" w:rsidRPr="00907D7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 w:rsidR="00C008AD">
        <w:rPr>
          <w:lang w:val="ru-RU"/>
        </w:rPr>
        <w:t>КАК ДИТ проработал этот вопрос? Как и когда связывались с подрядчиком СУЗ?</w:t>
      </w:r>
    </w:p>
  </w:comment>
  <w:comment w:id="162" w:author="Михайловская Татьяна Евгеньевна" w:date="2026-06-05T16:12:00Z" w:initials="МТЕ">
    <w:p w14:paraId="1A3B207E" w14:textId="45E96E52" w:rsidR="007B1009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На мой взгляд критерии приемки должны быть изложены исходя и всего пула требований, указанных в ТТ. </w:t>
      </w:r>
    </w:p>
    <w:p w14:paraId="273A241F" w14:textId="2C7D8B2C" w:rsidR="007B1009" w:rsidRPr="00BC7F4D" w:rsidRDefault="007B1009">
      <w:pPr>
        <w:pStyle w:val="afff4"/>
        <w:rPr>
          <w:lang w:val="ru-RU"/>
        </w:rPr>
      </w:pPr>
      <w:r>
        <w:rPr>
          <w:lang w:val="ru-RU"/>
        </w:rPr>
        <w:t>Проверить обмен информацией, т.е. как передаётся и как принимается – это одно. Тогда и указывать только это. А все остальное – при приемке всего ТТ по КЦ,</w:t>
      </w:r>
    </w:p>
  </w:comment>
  <w:comment w:id="163" w:author="Михайловская Татьяна Евгеньевна" w:date="2026-06-05T16:04:00Z" w:initials="МТЕ">
    <w:p w14:paraId="4A9B9C77" w14:textId="0EDD2879" w:rsidR="007B1009" w:rsidRPr="00907D7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Так какой будет триггер?</w:t>
      </w:r>
    </w:p>
  </w:comment>
  <w:comment w:id="164" w:author="Михайловская Татьяна Евгеньевна" w:date="2026-06-05T16:10:00Z" w:initials="МТЕ">
    <w:p w14:paraId="002DC4B5" w14:textId="259B8BB3" w:rsidR="007B1009" w:rsidRPr="00BC7F4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Надо еще изменения любые в рамках приемки отработать: по статьям, разделам, главам</w:t>
      </w:r>
      <w:r w:rsidR="00C008AD">
        <w:rPr>
          <w:lang w:val="ru-RU"/>
        </w:rPr>
        <w:t xml:space="preserve">, таблицам, спойлерам, тлтипам и </w:t>
      </w:r>
      <w:proofErr w:type="gramStart"/>
      <w:r w:rsidR="00C008AD">
        <w:rPr>
          <w:lang w:val="ru-RU"/>
        </w:rPr>
        <w:t>т.д.</w:t>
      </w:r>
      <w:r>
        <w:rPr>
          <w:lang w:val="ru-RU"/>
        </w:rPr>
        <w:t>.</w:t>
      </w:r>
      <w:proofErr w:type="gramEnd"/>
      <w:r>
        <w:rPr>
          <w:lang w:val="ru-RU"/>
        </w:rPr>
        <w:t xml:space="preserve"> Разные объемы </w:t>
      </w:r>
      <w:proofErr w:type="gramStart"/>
      <w:r>
        <w:rPr>
          <w:lang w:val="ru-RU"/>
        </w:rPr>
        <w:t>статей :</w:t>
      </w:r>
      <w:proofErr w:type="gramEnd"/>
      <w:r>
        <w:rPr>
          <w:lang w:val="ru-RU"/>
        </w:rPr>
        <w:t xml:space="preserve"> маленькая и большой новый раздел (например СДБО)</w:t>
      </w:r>
    </w:p>
  </w:comment>
  <w:comment w:id="165" w:author="Михайловская Татьяна Евгеньевна" w:date="2026-06-05T16:02:00Z" w:initials="МТЕ">
    <w:p w14:paraId="7D3F47C4" w14:textId="58747A81" w:rsidR="007B1009" w:rsidRPr="00907D7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Т.е. </w:t>
      </w:r>
      <w:r>
        <w:rPr>
          <w:rFonts w:ascii="Arial" w:eastAsia="Arial" w:hAnsi="Arial" w:cs="Arial"/>
          <w:color w:val="000000"/>
        </w:rPr>
        <w:t>Webhook</w:t>
      </w:r>
      <w:r>
        <w:rPr>
          <w:rFonts w:ascii="Arial" w:eastAsia="Arial" w:hAnsi="Arial" w:cs="Arial"/>
          <w:color w:val="000000"/>
          <w:lang w:val="ru-RU"/>
        </w:rPr>
        <w:t xml:space="preserve"> формируется и передается 2 мин? Это оооооочень долго!!!!!!</w:t>
      </w:r>
    </w:p>
  </w:comment>
  <w:comment w:id="166" w:author="Михайловская Татьяна Евгеньевна" w:date="2026-06-05T16:03:00Z" w:initials="МТЕ">
    <w:p w14:paraId="078C8BA5" w14:textId="4DD39F85" w:rsidR="007B1009" w:rsidRPr="00907D7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А здесь какое время? Через сколько оператор получит подсказку новую?</w:t>
      </w:r>
    </w:p>
  </w:comment>
  <w:comment w:id="167" w:author="Михайловская Татьяна Евгеньевна" w:date="2026-06-05T16:04:00Z" w:initials="МТЕ">
    <w:p w14:paraId="55666EAA" w14:textId="19C9B927" w:rsidR="007B1009" w:rsidRPr="00907D7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А если будет 10 версия?</w:t>
      </w:r>
    </w:p>
  </w:comment>
  <w:comment w:id="168" w:author="Михайловская Татьяна Евгеньевна" w:date="2026-06-05T16:05:00Z" w:initials="МТЕ">
    <w:p w14:paraId="6AD0CD28" w14:textId="11D7B52D" w:rsidR="007B1009" w:rsidRPr="00907D7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Т.е. статус попадает в </w:t>
      </w:r>
      <w:r>
        <w:rPr>
          <w:rFonts w:ascii="Arial" w:eastAsia="Arial" w:hAnsi="Arial" w:cs="Arial"/>
          <w:color w:val="000000"/>
        </w:rPr>
        <w:t>RAG</w:t>
      </w:r>
      <w:r>
        <w:rPr>
          <w:rFonts w:ascii="Arial" w:eastAsia="Arial" w:hAnsi="Arial" w:cs="Arial"/>
          <w:color w:val="000000"/>
          <w:lang w:val="ru-RU"/>
        </w:rPr>
        <w:t xml:space="preserve"> и удаляется? Или тоже деактивируется и не попадает в подсказки?</w:t>
      </w:r>
    </w:p>
  </w:comment>
  <w:comment w:id="169" w:author="Михайловская Татьяна Евгеньевна" w:date="2026-06-05T16:08:00Z" w:initials="МТЕ">
    <w:p w14:paraId="4D56F694" w14:textId="2315315F" w:rsidR="007B1009" w:rsidRPr="00907D7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Какой сети? Что конкретно не работает?</w:t>
      </w:r>
    </w:p>
  </w:comment>
  <w:comment w:id="170" w:author="Михайловская Татьяна Евгеньевна" w:date="2026-06-05T16:08:00Z" w:initials="МТЕ">
    <w:p w14:paraId="71D1AAA7" w14:textId="13C82485" w:rsidR="007B1009" w:rsidRPr="00BC7F4D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 xml:space="preserve">Откуда такие данные? Что это означает? </w:t>
      </w:r>
    </w:p>
  </w:comment>
  <w:comment w:id="171" w:author="Михайловская Татьяна Евгеньевна" w:date="2026-06-08T18:28:00Z" w:initials="МТЕ">
    <w:p w14:paraId="5B4B105E" w14:textId="65F49E71" w:rsidR="00C008AD" w:rsidRPr="00C008AD" w:rsidRDefault="00C008AD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КАК ДИТ проработал этот вопрос?</w:t>
      </w:r>
    </w:p>
  </w:comment>
  <w:comment w:id="172" w:author="Михайловская Татьяна Евгеньевна" w:date="2026-06-08T12:04:00Z" w:initials="МТЕ">
    <w:p w14:paraId="7326DBBE" w14:textId="7C6E968B" w:rsidR="007B1009" w:rsidRPr="007A5E26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Из описанных ниже сценариев не понятно, как пользователь определит успешность проведенной операции в рамках интеграции: что должно быть на выходе, какой результат - это должно быть окно с текстом, событие, лог или как?</w:t>
      </w:r>
    </w:p>
  </w:comment>
  <w:comment w:id="173" w:author="Михайловская Татьяна Евгеньевна" w:date="2026-06-08T12:06:00Z" w:initials="МТЕ">
    <w:p w14:paraId="39924BA8" w14:textId="0C696AFA" w:rsidR="007B1009" w:rsidRPr="007A5E26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Если ДИТ готов взять на себя экспертизу и ответственность за приемку только процесса интеграции, то тогда вопрос сниматься. Но со стороны КЦ требуется приемка по описанным ниже сценариям результата, который выводится суфлером: как выглядит окно, что там написано, какие кнопки, как выводятся ошибки и т.д., а также что с этим делать?</w:t>
      </w:r>
    </w:p>
  </w:comment>
  <w:comment w:id="174" w:author="Михайловская Татьяна Евгеньевна" w:date="2026-06-08T16:41:00Z" w:initials="МТЕ">
    <w:p w14:paraId="74AAA3A0" w14:textId="6309C0E9" w:rsidR="007B1009" w:rsidRPr="007B1009" w:rsidRDefault="007B1009">
      <w:pPr>
        <w:pStyle w:val="afff4"/>
        <w:rPr>
          <w:lang w:val="ru-RU"/>
        </w:rPr>
      </w:pPr>
      <w:r>
        <w:rPr>
          <w:rStyle w:val="afff3"/>
        </w:rPr>
        <w:annotationRef/>
      </w:r>
      <w:r>
        <w:rPr>
          <w:lang w:val="ru-RU"/>
        </w:rPr>
        <w:t>ЦК смотрели? Есть заключение?</w:t>
      </w:r>
    </w:p>
  </w:comment>
  <w:comment w:id="177" w:author="Солдатенко Евгений Павлович" w:date="2026-06-09T09:07:00Z" w:initials="СЕП">
    <w:p w14:paraId="56B44D36" w14:textId="4ED3FC65" w:rsidR="000B0CAA" w:rsidRPr="000B0CAA" w:rsidRDefault="000B0CAA">
      <w:pPr>
        <w:pStyle w:val="afff4"/>
        <w:rPr>
          <w:lang w:val="ru-RU"/>
        </w:rPr>
      </w:pPr>
      <w:r>
        <w:rPr>
          <w:rStyle w:val="afff3"/>
        </w:rPr>
        <w:annotationRef/>
      </w:r>
      <w:r w:rsidRPr="000B0CAA">
        <w:rPr>
          <w:lang w:val="ru-RU"/>
        </w:rPr>
        <w:t>Сделать можно, но для чтения инфоблоков пользователь не нужен. Авторизованный пользователь КЦ использует для получения статистики, тут в сборе статистики нет необходимости.</w:t>
      </w:r>
    </w:p>
  </w:comment>
  <w:comment w:id="178" w:author="Солдатенко Евгений Павлович" w:date="2026-06-09T09:07:00Z" w:initials="СЕП">
    <w:p w14:paraId="35868C0E" w14:textId="40A00826" w:rsidR="000B0CAA" w:rsidRPr="000B0CAA" w:rsidRDefault="000B0CAA">
      <w:pPr>
        <w:pStyle w:val="afff4"/>
        <w:rPr>
          <w:lang w:val="ru-RU"/>
        </w:rPr>
      </w:pPr>
      <w:r>
        <w:rPr>
          <w:rStyle w:val="afff3"/>
        </w:rPr>
        <w:annotationRef/>
      </w:r>
      <w:r w:rsidRPr="000B0CAA">
        <w:rPr>
          <w:lang w:val="ru-RU"/>
        </w:rPr>
        <w:t>Черновик используется КЦ, я точно не помню, но скорее всего речь идет о активности статьи, ставится галка.</w:t>
      </w:r>
    </w:p>
  </w:comment>
  <w:comment w:id="179" w:author="Солдатенко Евгений Павлович" w:date="2026-06-09T09:07:00Z" w:initials="СЕП">
    <w:p w14:paraId="56656375" w14:textId="7E66D2DC" w:rsidR="000B0CAA" w:rsidRPr="000B0CAA" w:rsidRDefault="000B0CAA">
      <w:pPr>
        <w:pStyle w:val="afff4"/>
        <w:rPr>
          <w:lang w:val="ru-RU"/>
        </w:rPr>
      </w:pPr>
      <w:r>
        <w:rPr>
          <w:rStyle w:val="afff3"/>
        </w:rPr>
        <w:annotationRef/>
      </w:r>
      <w:r w:rsidRPr="000B0CAA">
        <w:rPr>
          <w:rStyle w:val="left"/>
          <w:color w:val="000000"/>
          <w:sz w:val="28"/>
          <w:szCs w:val="28"/>
          <w:lang w:val="ru-RU"/>
        </w:rPr>
        <w:t>Признака доступности операторам нет, все настраивается правами</w:t>
      </w:r>
    </w:p>
  </w:comment>
  <w:comment w:id="180" w:author="Солдатенко Евгений Павлович" w:date="2026-06-09T09:07:00Z" w:initials="СЕП">
    <w:p w14:paraId="49B43D8E" w14:textId="195E79CC" w:rsidR="000B0CAA" w:rsidRPr="000B0CAA" w:rsidRDefault="000B0CAA">
      <w:pPr>
        <w:pStyle w:val="afff4"/>
        <w:rPr>
          <w:lang w:val="ru-RU"/>
        </w:rPr>
      </w:pPr>
      <w:r>
        <w:rPr>
          <w:rStyle w:val="afff3"/>
        </w:rPr>
        <w:annotationRef/>
      </w:r>
      <w:r w:rsidRPr="000B0CAA">
        <w:rPr>
          <w:lang w:val="ru-RU"/>
        </w:rPr>
        <w:t>При изменении контента ссылка не меняется, ссылка меняется при изменении настраек статей, а они почти не меняются.</w:t>
      </w:r>
    </w:p>
  </w:comment>
  <w:comment w:id="181" w:author="Солдатенко Евгений Павлович" w:date="2026-06-09T09:08:00Z" w:initials="СЕП">
    <w:p w14:paraId="587349F2" w14:textId="5701C2B4" w:rsidR="000B0CAA" w:rsidRPr="000B0CAA" w:rsidRDefault="000B0CAA">
      <w:pPr>
        <w:pStyle w:val="afff4"/>
        <w:rPr>
          <w:lang w:val="ru-RU"/>
        </w:rPr>
      </w:pPr>
      <w:r>
        <w:rPr>
          <w:rStyle w:val="afff3"/>
        </w:rPr>
        <w:annotationRef/>
      </w:r>
      <w:proofErr w:type="gramStart"/>
      <w:r w:rsidRPr="000B0CAA">
        <w:rPr>
          <w:lang w:val="ru-RU"/>
        </w:rPr>
        <w:t>Тестовая среда это</w:t>
      </w:r>
      <w:proofErr w:type="gramEnd"/>
      <w:r w:rsidRPr="000B0CAA">
        <w:rPr>
          <w:lang w:val="ru-RU"/>
        </w:rPr>
        <w:t xml:space="preserve"> копия СУЗ </w:t>
      </w:r>
      <w:r>
        <w:rPr>
          <w:lang w:val="ru-RU"/>
        </w:rPr>
        <w:t xml:space="preserve">(актуальность статей - </w:t>
      </w:r>
      <w:r w:rsidRPr="000B0CAA">
        <w:rPr>
          <w:lang w:val="ru-RU"/>
        </w:rPr>
        <w:t>пол года назад</w:t>
      </w:r>
      <w:r>
        <w:rPr>
          <w:lang w:val="ru-RU"/>
        </w:rPr>
        <w:t>)</w:t>
      </w:r>
      <w:bookmarkStart w:id="182" w:name="_GoBack"/>
      <w:bookmarkEnd w:id="182"/>
      <w:r w:rsidRPr="000B0CAA">
        <w:rPr>
          <w:lang w:val="ru-RU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2A85DC1" w15:done="0"/>
  <w15:commentEx w15:paraId="646B0F38" w15:done="0"/>
  <w15:commentEx w15:paraId="4021B398" w15:done="0"/>
  <w15:commentEx w15:paraId="1366551F" w15:done="0"/>
  <w15:commentEx w15:paraId="559710D4" w15:done="0"/>
  <w15:commentEx w15:paraId="507D95F5" w15:done="0"/>
  <w15:commentEx w15:paraId="35FD0551" w15:done="0"/>
  <w15:commentEx w15:paraId="16093CFE" w15:done="0"/>
  <w15:commentEx w15:paraId="276B6F86" w15:done="0"/>
  <w15:commentEx w15:paraId="6050EA84" w15:done="0"/>
  <w15:commentEx w15:paraId="67F39912" w15:done="0"/>
  <w15:commentEx w15:paraId="074432FD" w15:done="0"/>
  <w15:commentEx w15:paraId="5E64D984" w15:done="0"/>
  <w15:commentEx w15:paraId="5DF99357" w15:done="0"/>
  <w15:commentEx w15:paraId="4A964A25" w15:done="0"/>
  <w15:commentEx w15:paraId="07AF7729" w15:done="0"/>
  <w15:commentEx w15:paraId="2F8748BE" w15:done="0"/>
  <w15:commentEx w15:paraId="5552090F" w15:done="0"/>
  <w15:commentEx w15:paraId="2AE28782" w15:done="0"/>
  <w15:commentEx w15:paraId="3E37D82D" w15:done="0"/>
  <w15:commentEx w15:paraId="57B0E001" w15:done="0"/>
  <w15:commentEx w15:paraId="2485154A" w15:done="0"/>
  <w15:commentEx w15:paraId="0F787990" w15:done="0"/>
  <w15:commentEx w15:paraId="4ACF7F9D" w15:done="0"/>
  <w15:commentEx w15:paraId="3C3208D6" w15:done="0"/>
  <w15:commentEx w15:paraId="1BD99166" w15:done="0"/>
  <w15:commentEx w15:paraId="5D22A018" w15:done="0"/>
  <w15:commentEx w15:paraId="3E76D96C" w15:done="0"/>
  <w15:commentEx w15:paraId="197463F8" w15:done="0"/>
  <w15:commentEx w15:paraId="7AA2FF13" w15:done="0"/>
  <w15:commentEx w15:paraId="55CEBFDC" w15:done="0"/>
  <w15:commentEx w15:paraId="2A1472D0" w15:done="0"/>
  <w15:commentEx w15:paraId="35FAAFD2" w15:done="0"/>
  <w15:commentEx w15:paraId="05DCF2ED" w15:done="0"/>
  <w15:commentEx w15:paraId="641C1C85" w15:done="0"/>
  <w15:commentEx w15:paraId="01C42006" w15:done="0"/>
  <w15:commentEx w15:paraId="4CBFA82E" w15:done="0"/>
  <w15:commentEx w15:paraId="47A68CC5" w15:done="0"/>
  <w15:commentEx w15:paraId="311EE413" w15:done="0"/>
  <w15:commentEx w15:paraId="5EBF3696" w15:done="0"/>
  <w15:commentEx w15:paraId="3247EA1E" w15:done="0"/>
  <w15:commentEx w15:paraId="2111696B" w15:done="0"/>
  <w15:commentEx w15:paraId="76889E0E" w15:done="0"/>
  <w15:commentEx w15:paraId="1D6B4765" w15:done="0"/>
  <w15:commentEx w15:paraId="5A97772C" w15:done="0"/>
  <w15:commentEx w15:paraId="79EB534A" w15:done="0"/>
  <w15:commentEx w15:paraId="41275E25" w15:done="0"/>
  <w15:commentEx w15:paraId="49077C6F" w15:done="0"/>
  <w15:commentEx w15:paraId="1C7126B1" w15:done="0"/>
  <w15:commentEx w15:paraId="376FD30C" w15:done="0"/>
  <w15:commentEx w15:paraId="3E159EC1" w15:done="0"/>
  <w15:commentEx w15:paraId="67477939" w15:done="0"/>
  <w15:commentEx w15:paraId="07551207" w15:done="0"/>
  <w15:commentEx w15:paraId="27857705" w15:done="0"/>
  <w15:commentEx w15:paraId="428584E8" w15:done="0"/>
  <w15:commentEx w15:paraId="25FF82B2" w15:done="0"/>
  <w15:commentEx w15:paraId="20E6211A" w15:done="0"/>
  <w15:commentEx w15:paraId="6B7BF321" w15:done="0"/>
  <w15:commentEx w15:paraId="27F973E3" w15:done="0"/>
  <w15:commentEx w15:paraId="57F19EC9" w15:done="0"/>
  <w15:commentEx w15:paraId="7CCC9395" w15:done="0"/>
  <w15:commentEx w15:paraId="204EED7F" w15:done="0"/>
  <w15:commentEx w15:paraId="280E4EBC" w15:done="0"/>
  <w15:commentEx w15:paraId="55933182" w15:done="0"/>
  <w15:commentEx w15:paraId="15FB7A05" w15:done="0"/>
  <w15:commentEx w15:paraId="513317A8" w15:done="0"/>
  <w15:commentEx w15:paraId="09128EC3" w15:done="0"/>
  <w15:commentEx w15:paraId="4AEB9D3C" w15:done="0"/>
  <w15:commentEx w15:paraId="3C9BF703" w15:done="0"/>
  <w15:commentEx w15:paraId="2681C316" w15:done="0"/>
  <w15:commentEx w15:paraId="4BD2B5B0" w15:done="0"/>
  <w15:commentEx w15:paraId="5038F060" w15:done="0"/>
  <w15:commentEx w15:paraId="5DA676C0" w15:done="0"/>
  <w15:commentEx w15:paraId="51BA2419" w15:done="0"/>
  <w15:commentEx w15:paraId="14B72E7B" w15:done="0"/>
  <w15:commentEx w15:paraId="114B83B2" w15:done="0"/>
  <w15:commentEx w15:paraId="7B742C11" w15:done="0"/>
  <w15:commentEx w15:paraId="05DBAF0F" w15:done="0"/>
  <w15:commentEx w15:paraId="70BB522A" w15:done="0"/>
  <w15:commentEx w15:paraId="26E70C53" w15:done="0"/>
  <w15:commentEx w15:paraId="11BE1FF6" w15:done="0"/>
  <w15:commentEx w15:paraId="6FE688FF" w15:done="0"/>
  <w15:commentEx w15:paraId="273A241F" w15:done="0"/>
  <w15:commentEx w15:paraId="4A9B9C77" w15:done="0"/>
  <w15:commentEx w15:paraId="002DC4B5" w15:done="0"/>
  <w15:commentEx w15:paraId="7D3F47C4" w15:done="0"/>
  <w15:commentEx w15:paraId="078C8BA5" w15:done="0"/>
  <w15:commentEx w15:paraId="55666EAA" w15:done="0"/>
  <w15:commentEx w15:paraId="6AD0CD28" w15:done="0"/>
  <w15:commentEx w15:paraId="4D56F694" w15:done="0"/>
  <w15:commentEx w15:paraId="71D1AAA7" w15:done="0"/>
  <w15:commentEx w15:paraId="5B4B105E" w15:done="0"/>
  <w15:commentEx w15:paraId="7326DBBE" w15:done="0"/>
  <w15:commentEx w15:paraId="39924BA8" w15:done="0"/>
  <w15:commentEx w15:paraId="74AAA3A0" w15:done="0"/>
  <w15:commentEx w15:paraId="56B44D36" w15:done="0"/>
  <w15:commentEx w15:paraId="35868C0E" w15:done="0"/>
  <w15:commentEx w15:paraId="56656375" w15:done="0"/>
  <w15:commentEx w15:paraId="49B43D8E" w15:done="0"/>
  <w15:commentEx w15:paraId="587349F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685AF848-5B18-4F1F-A7C0-834857C83A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76F24BF-866C-4D51-8E57-4874ED3A2C7C}"/>
  </w:font>
  <w:font w:name="Roboto Mono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1847C21-9B5A-4B34-8A47-04710AD269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6F3FC4"/>
    <w:multiLevelType w:val="multilevel"/>
    <w:tmpl w:val="FF16A0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3E05F3"/>
    <w:multiLevelType w:val="multilevel"/>
    <w:tmpl w:val="BCB02D5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17491B"/>
    <w:multiLevelType w:val="multilevel"/>
    <w:tmpl w:val="8960C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5152D68"/>
    <w:multiLevelType w:val="multilevel"/>
    <w:tmpl w:val="6A8844E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8E3381"/>
    <w:multiLevelType w:val="multilevel"/>
    <w:tmpl w:val="25628CE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Михайловская Татьяна Евгеньевна">
    <w15:presenceInfo w15:providerId="None" w15:userId="Михайловская Татьяна Евгеньевна"/>
  </w15:person>
  <w15:person w15:author="Солдатенко Евгений Павлович">
    <w15:presenceInfo w15:providerId="None" w15:userId="Солдатенко Евгений Павл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A2F"/>
    <w:rsid w:val="000B0CAA"/>
    <w:rsid w:val="00187031"/>
    <w:rsid w:val="00191C87"/>
    <w:rsid w:val="002A3112"/>
    <w:rsid w:val="002B579D"/>
    <w:rsid w:val="00442CED"/>
    <w:rsid w:val="00620864"/>
    <w:rsid w:val="00783FBA"/>
    <w:rsid w:val="007A5E26"/>
    <w:rsid w:val="007B1009"/>
    <w:rsid w:val="007D33AA"/>
    <w:rsid w:val="00827BD8"/>
    <w:rsid w:val="00907D7D"/>
    <w:rsid w:val="00916D5A"/>
    <w:rsid w:val="009F2D0C"/>
    <w:rsid w:val="00A23F35"/>
    <w:rsid w:val="00A60EB6"/>
    <w:rsid w:val="00B22607"/>
    <w:rsid w:val="00B911B9"/>
    <w:rsid w:val="00BA4A2F"/>
    <w:rsid w:val="00BB5A0D"/>
    <w:rsid w:val="00BC7F4D"/>
    <w:rsid w:val="00C008AD"/>
    <w:rsid w:val="00C17916"/>
    <w:rsid w:val="00C3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2A9FD"/>
  <w15:docId w15:val="{BBA1074C-BF6C-4851-A707-BD5C8F9E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fff3">
    <w:name w:val="annotation reference"/>
    <w:basedOn w:val="a0"/>
    <w:uiPriority w:val="99"/>
    <w:semiHidden/>
    <w:unhideWhenUsed/>
    <w:rsid w:val="00187031"/>
    <w:rPr>
      <w:sz w:val="16"/>
      <w:szCs w:val="16"/>
    </w:rPr>
  </w:style>
  <w:style w:type="paragraph" w:styleId="afff4">
    <w:name w:val="annotation text"/>
    <w:basedOn w:val="a"/>
    <w:link w:val="afff5"/>
    <w:uiPriority w:val="99"/>
    <w:semiHidden/>
    <w:unhideWhenUsed/>
    <w:rsid w:val="00187031"/>
    <w:rPr>
      <w:sz w:val="20"/>
      <w:szCs w:val="20"/>
    </w:rPr>
  </w:style>
  <w:style w:type="character" w:customStyle="1" w:styleId="afff5">
    <w:name w:val="Текст примечания Знак"/>
    <w:basedOn w:val="a0"/>
    <w:link w:val="afff4"/>
    <w:uiPriority w:val="99"/>
    <w:semiHidden/>
    <w:rsid w:val="00187031"/>
    <w:rPr>
      <w:sz w:val="20"/>
      <w:szCs w:val="20"/>
    </w:rPr>
  </w:style>
  <w:style w:type="paragraph" w:styleId="afff6">
    <w:name w:val="annotation subject"/>
    <w:basedOn w:val="afff4"/>
    <w:next w:val="afff4"/>
    <w:link w:val="afff7"/>
    <w:uiPriority w:val="99"/>
    <w:semiHidden/>
    <w:unhideWhenUsed/>
    <w:rsid w:val="00187031"/>
    <w:rPr>
      <w:b/>
      <w:bCs/>
    </w:rPr>
  </w:style>
  <w:style w:type="character" w:customStyle="1" w:styleId="afff7">
    <w:name w:val="Тема примечания Знак"/>
    <w:basedOn w:val="afff5"/>
    <w:link w:val="afff6"/>
    <w:uiPriority w:val="99"/>
    <w:semiHidden/>
    <w:rsid w:val="00187031"/>
    <w:rPr>
      <w:b/>
      <w:bCs/>
      <w:sz w:val="20"/>
      <w:szCs w:val="20"/>
    </w:rPr>
  </w:style>
  <w:style w:type="paragraph" w:styleId="afff8">
    <w:name w:val="Balloon Text"/>
    <w:basedOn w:val="a"/>
    <w:link w:val="afff9"/>
    <w:uiPriority w:val="99"/>
    <w:semiHidden/>
    <w:unhideWhenUsed/>
    <w:rsid w:val="001870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f9">
    <w:name w:val="Текст выноски Знак"/>
    <w:basedOn w:val="a0"/>
    <w:link w:val="afff8"/>
    <w:uiPriority w:val="99"/>
    <w:semiHidden/>
    <w:rsid w:val="00187031"/>
    <w:rPr>
      <w:rFonts w:ascii="Segoe UI" w:hAnsi="Segoe UI" w:cs="Segoe UI"/>
      <w:sz w:val="18"/>
      <w:szCs w:val="18"/>
    </w:rPr>
  </w:style>
  <w:style w:type="character" w:customStyle="1" w:styleId="left">
    <w:name w:val="left"/>
    <w:basedOn w:val="a0"/>
    <w:rsid w:val="000B0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dev.1c-bitrix.ru/api_help/main/reference/cagent/index.php" TargetMode="External"/><Relationship Id="rId18" Type="http://schemas.openxmlformats.org/officeDocument/2006/relationships/image" Target="media/image6.png"/><Relationship Id="rId26" Type="http://schemas.microsoft.com/office/2011/relationships/people" Target="people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comments" Target="comments.xml"/><Relationship Id="rId12" Type="http://schemas.openxmlformats.org/officeDocument/2006/relationships/hyperlink" Target="https://dev.1c-bitrix.ru/rest_help/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.1c-bitrix.ru/api_help/main/events/index.php" TargetMode="External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hyperlink" Target="https://dev.1c-bitrix.ru/api_help/iblock/index.php" TargetMode="External"/><Relationship Id="rId19" Type="http://schemas.openxmlformats.org/officeDocument/2006/relationships/hyperlink" Target="https://dev.1c-bitrix.ru/rest_help/iblock/element/iblock_element_get.ph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Xz/ygGrxe72BhBfy5LRuyIGv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IPaWQuZ3M3MGg4ZHQ1YmhrMg5oLmljZnJhamV0ODg0YzgAciExYzlGdHBJNWxGOERwT2UwM2lNTXFMMGhFTHZLeDZmWW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193BA4-7245-46C7-8C20-ED154979D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40</Pages>
  <Words>7005</Words>
  <Characters>39933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Солдатенко Евгений Павлович</cp:lastModifiedBy>
  <cp:revision>8</cp:revision>
  <dcterms:created xsi:type="dcterms:W3CDTF">2026-06-05T08:17:00Z</dcterms:created>
  <dcterms:modified xsi:type="dcterms:W3CDTF">2026-06-09T06:08:00Z</dcterms:modified>
</cp:coreProperties>
</file>