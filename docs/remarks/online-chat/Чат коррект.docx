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56B" w:rsidRPr="00113342" w:rsidRDefault="00C7156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80" w:line="259" w:lineRule="auto"/>
        <w:rPr>
          <w:rFonts w:ascii="Times New Roman" w:eastAsia="Arial" w:hAnsi="Times New Roman" w:cs="Times New Roman"/>
          <w:color w:val="0F4761"/>
          <w:sz w:val="40"/>
          <w:szCs w:val="40"/>
        </w:rPr>
      </w:pPr>
    </w:p>
    <w:sdt>
      <w:sdtPr>
        <w:id w:val="1966589864"/>
        <w:docPartObj>
          <w:docPartGallery w:val="Table of Contents"/>
          <w:docPartUnique/>
        </w:docPartObj>
      </w:sdtPr>
      <w:sdtContent>
        <w:p w:rsidR="00C7156B" w:rsidRDefault="00113342">
          <w:pPr>
            <w:rPr>
              <w:rFonts w:ascii="Arial" w:eastAsia="Arial" w:hAnsi="Arial" w:cs="Arial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end"/>
          </w:r>
        </w:p>
      </w:sdtContent>
    </w:sdt>
    <w:p w:rsidR="00C7156B" w:rsidRPr="00113342" w:rsidRDefault="00113342">
      <w:pPr>
        <w:pStyle w:val="1"/>
        <w:rPr>
          <w:rFonts w:ascii="Arial" w:eastAsia="Arial" w:hAnsi="Arial" w:cs="Arial"/>
          <w:lang w:val="ru-RU"/>
        </w:rPr>
      </w:pPr>
      <w:r w:rsidRPr="00113342">
        <w:rPr>
          <w:rFonts w:ascii="Arial" w:eastAsia="Arial" w:hAnsi="Arial" w:cs="Arial"/>
          <w:lang w:val="ru-RU"/>
        </w:rPr>
        <w:t>Техническое задание на модуль «Онлайн-чат» (операционная платформа контакт-центра)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Версия:</w:t>
      </w:r>
      <w:r w:rsidRPr="00113342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v</w:t>
      </w:r>
      <w:r w:rsidRPr="00113342">
        <w:rPr>
          <w:rFonts w:ascii="Arial" w:eastAsia="Arial" w:hAnsi="Arial" w:cs="Arial"/>
          <w:color w:val="000000"/>
          <w:lang w:val="ru-RU"/>
        </w:rPr>
        <w:t xml:space="preserve">0.1 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Дата:</w:t>
      </w:r>
      <w:r w:rsidRPr="00113342">
        <w:rPr>
          <w:rFonts w:ascii="Arial" w:eastAsia="Arial" w:hAnsi="Arial" w:cs="Arial"/>
          <w:color w:val="000000"/>
          <w:lang w:val="ru-RU"/>
        </w:rPr>
        <w:t xml:space="preserve"> 2026-06-03 </w:t>
      </w:r>
    </w:p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Проект:</w:t>
      </w:r>
      <w:r w:rsidRPr="00113342">
        <w:rPr>
          <w:rFonts w:ascii="Arial" w:eastAsia="Arial" w:hAnsi="Arial" w:cs="Arial"/>
          <w:color w:val="000000"/>
          <w:lang w:val="ru-RU"/>
        </w:rPr>
        <w:t xml:space="preserve"> Проект по кастомизации и внедрению </w:t>
      </w:r>
      <w:r>
        <w:rPr>
          <w:rFonts w:ascii="Arial" w:eastAsia="Arial" w:hAnsi="Arial" w:cs="Arial"/>
          <w:color w:val="000000"/>
        </w:rPr>
        <w:t>ПО на базе ИИ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Заказчик: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ОАО «АСБ Беларусбанк»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Назначение:</w:t>
      </w:r>
      <w:r w:rsidRPr="00113342">
        <w:rPr>
          <w:rFonts w:ascii="Arial" w:eastAsia="Arial" w:hAnsi="Arial" w:cs="Arial"/>
          <w:color w:val="000000"/>
          <w:lang w:val="ru-RU"/>
        </w:rPr>
        <w:t xml:space="preserve"> передать заказчику (подразделение КЦ, владелец онлайн-чата) для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согласования</w:t>
      </w:r>
      <w:r w:rsidRPr="00113342">
        <w:rPr>
          <w:rFonts w:ascii="Arial" w:eastAsia="Arial" w:hAnsi="Arial" w:cs="Arial"/>
          <w:color w:val="000000"/>
          <w:lang w:val="ru-RU"/>
        </w:rPr>
        <w:t xml:space="preserve"> пользовательских сценариев, состава функционала и критериев </w:t>
      </w:r>
      <w:r w:rsidRPr="00113342">
        <w:rPr>
          <w:rFonts w:ascii="Arial" w:eastAsia="Arial" w:hAnsi="Arial" w:cs="Arial"/>
          <w:lang w:val="ru-RU"/>
        </w:rPr>
        <w:t>приемки</w:t>
      </w:r>
      <w:r w:rsidRPr="00113342">
        <w:rPr>
          <w:rFonts w:ascii="Arial" w:eastAsia="Arial" w:hAnsi="Arial" w:cs="Arial"/>
          <w:color w:val="000000"/>
          <w:lang w:val="ru-RU"/>
        </w:rPr>
        <w:t xml:space="preserve"> в рамках договора № 14-03/2026 (Приложение 1, п. 4.4).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Граница документа:</w:t>
      </w:r>
      <w:r w:rsidRPr="00113342">
        <w:rPr>
          <w:rFonts w:ascii="Arial" w:eastAsia="Arial" w:hAnsi="Arial" w:cs="Arial"/>
          <w:color w:val="000000"/>
          <w:lang w:val="ru-RU"/>
        </w:rPr>
        <w:t xml:space="preserve"> описывается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операционная платформа онлайн-чата</w:t>
      </w:r>
      <w:r w:rsidRPr="00113342">
        <w:rPr>
          <w:rFonts w:ascii="Arial" w:eastAsia="Arial" w:hAnsi="Arial" w:cs="Arial"/>
          <w:color w:val="000000"/>
          <w:lang w:val="ru-RU"/>
        </w:rPr>
        <w:t xml:space="preserve"> (каналы, очереди, АРМ оператора и администратора). Модуль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суфлёра</w:t>
      </w:r>
      <w:r w:rsidRPr="00113342">
        <w:rPr>
          <w:rFonts w:ascii="Arial" w:eastAsia="Arial" w:hAnsi="Arial" w:cs="Arial"/>
          <w:color w:val="000000"/>
          <w:lang w:val="ru-RU"/>
        </w:rPr>
        <w:t xml:space="preserve"> (подсказки из СУЗ) — отдельный продуктовый блок; в настоящем ТЗ зафиксированы только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точки стыковки</w:t>
      </w:r>
      <w:r w:rsidRPr="00113342">
        <w:rPr>
          <w:rFonts w:ascii="Arial" w:eastAsia="Arial" w:hAnsi="Arial" w:cs="Arial"/>
          <w:color w:val="000000"/>
          <w:lang w:val="ru-RU"/>
        </w:rPr>
        <w:t xml:space="preserve"> с платформой чата.</w:t>
      </w:r>
    </w:p>
    <w:p w:rsidR="00C7156B" w:rsidRPr="00113342" w:rsidRDefault="00C7156B">
      <w:pPr>
        <w:rPr>
          <w:rFonts w:ascii="Arial" w:eastAsia="Arial" w:hAnsi="Arial" w:cs="Arial"/>
          <w:lang w:val="ru-RU"/>
        </w:rPr>
      </w:pPr>
    </w:p>
    <w:p w:rsidR="00C7156B" w:rsidRPr="00113342" w:rsidRDefault="00C7156B">
      <w:pPr>
        <w:rPr>
          <w:rFonts w:ascii="Arial" w:eastAsia="Arial" w:hAnsi="Arial" w:cs="Arial"/>
          <w:lang w:val="ru-RU"/>
        </w:rPr>
      </w:pPr>
    </w:p>
    <w:p w:rsidR="00C7156B" w:rsidRPr="00113342" w:rsidRDefault="00C7156B">
      <w:pPr>
        <w:rPr>
          <w:rFonts w:ascii="Arial" w:eastAsia="Arial" w:hAnsi="Arial" w:cs="Arial"/>
          <w:lang w:val="ru-RU"/>
        </w:rPr>
      </w:pPr>
    </w:p>
    <w:p w:rsidR="00C7156B" w:rsidRDefault="00113342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Содержание</w:t>
      </w:r>
    </w:p>
    <w:sdt>
      <w:sdtPr>
        <w:id w:val="-1519036567"/>
        <w:docPartObj>
          <w:docPartGallery w:val="Table of Contents"/>
          <w:docPartUnique/>
        </w:docPartObj>
      </w:sdtPr>
      <w:sdtContent>
        <w:p w:rsidR="00C7156B" w:rsidRDefault="00113342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1. Контекст и цели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3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1.1. Контекст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3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1.2. Цели модуля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3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2. Глоссарий и роли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4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2.1. Основные термины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4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2.2. Роли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5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3. Состав системы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6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4. Интерфейсы пользователей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7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Макеты интерфейсов (слайды)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7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4.0. Принципы дизайна и юзабилити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7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4.1. Виджет на сайте (клиент)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8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Слайд 1. Виджет — кнопка вызова (FAB)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8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Слайд 2. Виджет — форма до начала диалога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9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4.2. Рабочее место оператора (АРМ)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10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Левая панель — разделы диалогов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11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Центральная зона — переписка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11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Правая панель — контекст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12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Дополнительно в АРМ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12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Слайд 4. АРМ оператора (общий вид)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13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4.3. Панель управления (администратор)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15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Слайд 5. Панель управления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16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4.4. Панель оперативных показателей (аналитика)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17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Слайд 6. Оперативная панель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18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4.5. Адаптивность и доступность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19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5. Пользовательские сценарии (UC)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19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Сводная таблица сценариев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19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5.1. Сценарии клиента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20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UC-K1. Клиент начинает чат на сайте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20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UC-K2. Клиент пишет в мессенджер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20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UC-K3. Клиент повторно обращается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21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5.2. Сценарии оператора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21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UC-O1. Оператор принимает назначенный диалог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21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UC-O2. Оператор отвечает с использованием </w:t>
            </w:r>
          </w:hyperlink>
          <w:hyperlink w:anchor="_heading=">
            <w:r>
              <w:rPr>
                <w:rFonts w:ascii="Arial" w:eastAsia="Arial" w:hAnsi="Arial" w:cs="Arial"/>
              </w:rPr>
              <w:t>суфлера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22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UC-O3. Оператор переводит диалог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22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UC-O4. Оператор закрывает диалог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22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UC-O5. Оператор берёт диалог из общей очереди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23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UC-O6. Оператор общается с коллегами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23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5.3. Сценарии супервизора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23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UC-S1. Супервизор наблюдает за диалогами отдела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23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UC-S2. Супервизор перераспределяет диалог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23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UC-S3. Супервизор просматривает историю отдела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23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5.4. Сценарии администратора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24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UC-A1. Администратор настраивает отдел и маршрутизацию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24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UC-A2. Администратор настраивает виджет на сайте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24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UC-A3. Администратор настраивает автоназначение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24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UC-A4. Администратор подключает бота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24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UC-A5. Администратор подключает канал мессенджера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24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5.5. Сценарии аналитики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25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UC-R1. Руководитель видит оперативную картину линии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25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UC-R2. Аналитик формирует </w:t>
            </w:r>
          </w:hyperlink>
          <w:hyperlink w:anchor="_heading=">
            <w:r>
              <w:rPr>
                <w:rFonts w:ascii="Arial" w:eastAsia="Arial" w:hAnsi="Arial" w:cs="Arial"/>
              </w:rPr>
              <w:t>отчет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 за период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25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6. Функциональные блоки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25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6.1. Сводная матрица (договор → поставка)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25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6.2. Маршрутизация и автоназначение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26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6.3. Возможности сообщений по каналам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26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8. Интеграция с </w:t>
            </w:r>
          </w:hyperlink>
          <w:hyperlink w:anchor="_heading=">
            <w:r>
              <w:rPr>
                <w:rFonts w:ascii="Arial" w:eastAsia="Arial" w:hAnsi="Arial" w:cs="Arial"/>
              </w:rPr>
              <w:t>суфлером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 и смежными системами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27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8.1. Суфлёр ↔ платформа чата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27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8.2. Единая история клиента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28</w:t>
          </w:r>
          <w:r>
            <w:fldChar w:fldCharType="end"/>
          </w:r>
        </w:p>
        <w:p w:rsidR="00C7156B" w:rsidRDefault="00113342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8.3. Смежные системы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28</w:t>
          </w:r>
          <w:r>
            <w:fldChar w:fldCharType="end"/>
          </w:r>
          <w:r>
            <w:fldChar w:fldCharType="end"/>
          </w:r>
        </w:p>
      </w:sdtContent>
    </w:sdt>
    <w:p w:rsidR="00C7156B" w:rsidRDefault="00C7156B">
      <w:pPr>
        <w:pStyle w:val="2"/>
        <w:rPr>
          <w:rFonts w:ascii="Arial" w:eastAsia="Arial" w:hAnsi="Arial" w:cs="Arial"/>
        </w:rPr>
      </w:pPr>
    </w:p>
    <w:p w:rsidR="00C7156B" w:rsidRDefault="00C7156B">
      <w:pPr>
        <w:pStyle w:val="2"/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rPr>
          <w:rFonts w:ascii="Arial" w:eastAsia="Arial" w:hAnsi="Arial" w:cs="Arial"/>
        </w:rPr>
      </w:pPr>
    </w:p>
    <w:p w:rsidR="00C7156B" w:rsidRDefault="00C7156B">
      <w:pPr>
        <w:pStyle w:val="2"/>
        <w:rPr>
          <w:rFonts w:ascii="Arial" w:eastAsia="Arial" w:hAnsi="Arial" w:cs="Arial"/>
        </w:rPr>
      </w:pPr>
    </w:p>
    <w:p w:rsidR="00C7156B" w:rsidRDefault="00113342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 Контекст и цели</w:t>
      </w:r>
    </w:p>
    <w:p w:rsidR="00C7156B" w:rsidRDefault="00113342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1.1. Контекст</w:t>
      </w:r>
    </w:p>
    <w:p w:rsidR="00C7156B" w:rsidRPr="00113342" w:rsidRDefault="001133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lang w:val="ru-RU"/>
        </w:rPr>
      </w:pPr>
      <w:r w:rsidRPr="00113342">
        <w:rPr>
          <w:rFonts w:ascii="Arial" w:eastAsia="Arial" w:hAnsi="Arial" w:cs="Arial"/>
          <w:color w:val="000000"/>
          <w:lang w:val="ru-RU"/>
        </w:rPr>
        <w:t xml:space="preserve">Контакт-центр банка обслуживает клиентов по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телефонии</w:t>
      </w:r>
      <w:r w:rsidRPr="00113342">
        <w:rPr>
          <w:rFonts w:ascii="Arial" w:eastAsia="Arial" w:hAnsi="Arial" w:cs="Arial"/>
          <w:color w:val="000000"/>
          <w:lang w:val="ru-RU"/>
        </w:rPr>
        <w:t xml:space="preserve"> (ПТК/</w:t>
      </w:r>
      <w:r>
        <w:rPr>
          <w:rFonts w:ascii="Arial" w:eastAsia="Arial" w:hAnsi="Arial" w:cs="Arial"/>
          <w:color w:val="000000"/>
        </w:rPr>
        <w:t>Oktell</w:t>
      </w:r>
      <w:r w:rsidRPr="00113342">
        <w:rPr>
          <w:rFonts w:ascii="Arial" w:eastAsia="Arial" w:hAnsi="Arial" w:cs="Arial"/>
          <w:color w:val="000000"/>
          <w:lang w:val="ru-RU"/>
        </w:rPr>
        <w:t xml:space="preserve">) и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онлайн-каналам</w:t>
      </w:r>
      <w:r w:rsidRPr="00113342">
        <w:rPr>
          <w:rFonts w:ascii="Arial" w:eastAsia="Arial" w:hAnsi="Arial" w:cs="Arial"/>
          <w:color w:val="000000"/>
          <w:lang w:val="ru-RU"/>
        </w:rPr>
        <w:t xml:space="preserve"> (чат на сайте, мессенджеры</w:t>
      </w:r>
      <w:ins w:id="0" w:author="Деева Светлана Владимировна" w:date="2026-06-08T14:27:00Z">
        <w:r>
          <w:rPr>
            <w:rFonts w:ascii="Arial" w:eastAsia="Arial" w:hAnsi="Arial" w:cs="Arial"/>
            <w:color w:val="000000"/>
            <w:lang w:val="ru-RU"/>
          </w:rPr>
          <w:t>, социальные сети</w:t>
        </w:r>
      </w:ins>
      <w:r w:rsidRPr="00113342">
        <w:rPr>
          <w:rFonts w:ascii="Arial" w:eastAsia="Arial" w:hAnsi="Arial" w:cs="Arial"/>
          <w:color w:val="000000"/>
          <w:lang w:val="ru-RU"/>
        </w:rPr>
        <w:t>).</w:t>
      </w:r>
    </w:p>
    <w:p w:rsidR="00C7156B" w:rsidRPr="00113342" w:rsidRDefault="001133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lang w:val="ru-RU"/>
        </w:rPr>
      </w:pPr>
      <w:r w:rsidRPr="00113342">
        <w:rPr>
          <w:rFonts w:ascii="Arial" w:eastAsia="Arial" w:hAnsi="Arial" w:cs="Arial"/>
          <w:color w:val="000000"/>
          <w:lang w:val="ru-RU"/>
        </w:rPr>
        <w:t xml:space="preserve">По договору Исполнитель поставляет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собственную операционную платформу онлайн-чата</w:t>
      </w:r>
      <w:r w:rsidRPr="00113342">
        <w:rPr>
          <w:rFonts w:ascii="Arial" w:eastAsia="Arial" w:hAnsi="Arial" w:cs="Arial"/>
          <w:color w:val="000000"/>
          <w:lang w:val="ru-RU"/>
        </w:rPr>
        <w:t xml:space="preserve"> в контуре банка: </w:t>
      </w:r>
      <w:r w:rsidRPr="00113342">
        <w:rPr>
          <w:rFonts w:ascii="Arial" w:eastAsia="Arial" w:hAnsi="Arial" w:cs="Arial"/>
          <w:lang w:val="ru-RU"/>
        </w:rPr>
        <w:t>прием</w:t>
      </w:r>
      <w:r w:rsidRPr="00113342">
        <w:rPr>
          <w:rFonts w:ascii="Arial" w:eastAsia="Arial" w:hAnsi="Arial" w:cs="Arial"/>
          <w:color w:val="000000"/>
          <w:lang w:val="ru-RU"/>
        </w:rPr>
        <w:t xml:space="preserve"> обращений, маршрутизация, рабочее место оператора, администрирование, отчётность.</w:t>
      </w:r>
    </w:p>
    <w:p w:rsidR="00C7156B" w:rsidRPr="00113342" w:rsidRDefault="001133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lang w:val="ru-RU"/>
        </w:rPr>
      </w:pPr>
      <w:r w:rsidRPr="00113342">
        <w:rPr>
          <w:rFonts w:ascii="Arial" w:eastAsia="Arial" w:hAnsi="Arial" w:cs="Arial"/>
          <w:color w:val="000000"/>
          <w:lang w:val="ru-RU"/>
        </w:rPr>
        <w:t xml:space="preserve">Платформа чата работает совместно с модулем </w:t>
      </w:r>
      <w:r w:rsidRPr="00113342">
        <w:rPr>
          <w:rFonts w:ascii="Arial" w:eastAsia="Arial" w:hAnsi="Arial" w:cs="Arial"/>
          <w:b/>
          <w:bCs/>
          <w:lang w:val="ru-RU"/>
        </w:rPr>
        <w:t>суфлера</w:t>
      </w:r>
      <w:r w:rsidRPr="00113342">
        <w:rPr>
          <w:rFonts w:ascii="Arial" w:eastAsia="Arial" w:hAnsi="Arial" w:cs="Arial"/>
          <w:color w:val="000000"/>
          <w:lang w:val="ru-RU"/>
        </w:rPr>
        <w:t xml:space="preserve">: оператор получает подсказки на основе СУЗ; клиенту в чате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ссылки на статьи СУЗ не отправляются</w:t>
      </w:r>
      <w:r w:rsidRPr="00113342">
        <w:rPr>
          <w:rFonts w:ascii="Arial" w:eastAsia="Arial" w:hAnsi="Arial" w:cs="Arial"/>
          <w:color w:val="000000"/>
          <w:lang w:val="ru-RU"/>
        </w:rPr>
        <w:t xml:space="preserve"> (требование проекта).</w:t>
      </w:r>
    </w:p>
    <w:p w:rsidR="00C7156B" w:rsidRPr="00113342" w:rsidRDefault="001133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lang w:val="ru-RU"/>
        </w:rPr>
      </w:pPr>
      <w:r w:rsidRPr="00113342">
        <w:rPr>
          <w:rFonts w:ascii="Arial" w:eastAsia="Arial" w:hAnsi="Arial" w:cs="Arial"/>
          <w:color w:val="000000"/>
          <w:lang w:val="ru-RU"/>
        </w:rPr>
        <w:t xml:space="preserve">Для операторов КЦ доступ в интернет ограничен;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исключение</w:t>
      </w:r>
      <w:r w:rsidRPr="00113342">
        <w:rPr>
          <w:rFonts w:ascii="Arial" w:eastAsia="Arial" w:hAnsi="Arial" w:cs="Arial"/>
          <w:color w:val="000000"/>
          <w:lang w:val="ru-RU"/>
        </w:rPr>
        <w:t xml:space="preserve"> — функционал, необходимый для работы онлайн-чата (каналы связи с клиентами), в соответствии с Приложением 1.</w:t>
      </w:r>
    </w:p>
    <w:p w:rsidR="00C7156B" w:rsidRDefault="00113342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1.2. Цели модуля</w:t>
      </w:r>
    </w:p>
    <w:tbl>
      <w:tblPr>
        <w:tblStyle w:val="a5"/>
        <w:tblW w:w="98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7860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№</w:t>
            </w:r>
          </w:p>
        </w:tc>
        <w:tc>
          <w:tcPr>
            <w:tcW w:w="786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Цель</w:t>
            </w:r>
          </w:p>
        </w:tc>
      </w:tr>
      <w:tr w:rsidR="00C7156B" w:rsidRPr="00113342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78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Единая точка </w:t>
            </w:r>
            <w:r w:rsidRPr="00113342">
              <w:rPr>
                <w:rFonts w:ascii="Arial" w:eastAsia="Arial" w:hAnsi="Arial" w:cs="Arial"/>
                <w:lang w:val="ru-RU"/>
              </w:rPr>
              <w:t>приема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обращений клиентов из </w:t>
            </w:r>
            <w:r w:rsidRPr="00113342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всех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согласованных каналов</w:t>
            </w:r>
          </w:p>
        </w:tc>
      </w:tr>
      <w:tr w:rsidR="00C7156B" w:rsidRPr="00113342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78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Распределение диалогов между операторами и отделами (очереди, автоназначение)</w:t>
            </w:r>
          </w:p>
        </w:tc>
      </w:tr>
      <w:tr w:rsidR="00C7156B" w:rsidRPr="00113342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78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Удобное </w:t>
            </w:r>
            <w:r w:rsidRPr="00113342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рабочее место оператора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для ведения нескольких диалогов</w:t>
            </w:r>
          </w:p>
        </w:tc>
      </w:tr>
      <w:tr w:rsidR="00C7156B" w:rsidRPr="00113342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78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Инструменты </w:t>
            </w:r>
            <w:r w:rsidRPr="00113342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супервизора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 w:rsidRPr="00113342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администратора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для управления линией</w:t>
            </w:r>
          </w:p>
        </w:tc>
      </w:tr>
      <w:tr w:rsidR="00C7156B" w:rsidRPr="00113342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78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Единая история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обращений клиента для </w:t>
            </w:r>
            <w:r w:rsidRPr="00113342">
              <w:rPr>
                <w:rFonts w:ascii="Arial" w:eastAsia="Arial" w:hAnsi="Arial" w:cs="Arial"/>
                <w:lang w:val="ru-RU"/>
              </w:rPr>
              <w:t>суфлера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и аналитики</w:t>
            </w:r>
          </w:p>
        </w:tc>
      </w:tr>
      <w:tr w:rsidR="00C7156B" w:rsidRPr="00113342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78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lang w:val="ru-RU"/>
              </w:rPr>
              <w:t>Отчетность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по показателям онлайн-чата (в соответствии с Приложением 1 к </w:t>
            </w:r>
            <w:r w:rsidRPr="00113342">
              <w:rPr>
                <w:rFonts w:ascii="Arial" w:eastAsia="Arial" w:hAnsi="Arial" w:cs="Arial"/>
                <w:lang w:val="ru-RU"/>
              </w:rPr>
              <w:t>отчетности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</w:tbl>
    <w:p w:rsidR="00C7156B" w:rsidRPr="00113342" w:rsidRDefault="00C7156B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rFonts w:ascii="Arial" w:eastAsia="Arial" w:hAnsi="Arial" w:cs="Arial"/>
          <w:color w:val="000000"/>
          <w:lang w:val="ru-RU"/>
        </w:rPr>
      </w:pPr>
    </w:p>
    <w:p w:rsidR="00C7156B" w:rsidRPr="00113342" w:rsidRDefault="00C7156B">
      <w:pPr>
        <w:rPr>
          <w:rFonts w:ascii="Arial" w:eastAsia="Arial" w:hAnsi="Arial" w:cs="Arial"/>
          <w:lang w:val="ru-RU"/>
        </w:rPr>
      </w:pPr>
    </w:p>
    <w:p w:rsidR="00C7156B" w:rsidRPr="00113342" w:rsidRDefault="00C7156B">
      <w:pPr>
        <w:pStyle w:val="2"/>
        <w:rPr>
          <w:rFonts w:ascii="Arial" w:eastAsia="Arial" w:hAnsi="Arial" w:cs="Arial"/>
          <w:lang w:val="ru-RU"/>
        </w:rPr>
      </w:pPr>
    </w:p>
    <w:p w:rsidR="00C7156B" w:rsidRPr="00113342" w:rsidRDefault="00C7156B">
      <w:pPr>
        <w:rPr>
          <w:lang w:val="ru-RU"/>
        </w:rPr>
      </w:pPr>
    </w:p>
    <w:p w:rsidR="00C7156B" w:rsidRDefault="00113342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2. Глоссарий и роли</w:t>
      </w:r>
    </w:p>
    <w:p w:rsidR="00C7156B" w:rsidRDefault="00113342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2.1. Основные термины</w:t>
      </w:r>
    </w:p>
    <w:tbl>
      <w:tblPr>
        <w:tblStyle w:val="a6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66"/>
        <w:gridCol w:w="5794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66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Термин</w:t>
            </w:r>
          </w:p>
        </w:tc>
        <w:tc>
          <w:tcPr>
            <w:tcW w:w="5794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Определение</w:t>
            </w:r>
          </w:p>
        </w:tc>
      </w:tr>
      <w:tr w:rsidR="00C7156B" w:rsidRPr="00113342" w:rsidTr="00C7156B">
        <w:tc>
          <w:tcPr>
            <w:tcW w:w="3566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Клиент / посетитель</w:t>
            </w:r>
          </w:p>
        </w:tc>
        <w:tc>
          <w:tcPr>
            <w:tcW w:w="5794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Физическое или юридическое лицо, обращающееся в банк через онлайн-канал</w:t>
            </w:r>
          </w:p>
        </w:tc>
      </w:tr>
      <w:tr w:rsidR="00C7156B" w:rsidRPr="00113342" w:rsidTr="00C7156B">
        <w:tc>
          <w:tcPr>
            <w:tcW w:w="3566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Обращение / диалог</w:t>
            </w:r>
          </w:p>
        </w:tc>
        <w:tc>
          <w:tcPr>
            <w:tcW w:w="5794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Переписка клиента с банком в рамках одной темы; может включать несколько сессий</w:t>
            </w:r>
          </w:p>
        </w:tc>
      </w:tr>
      <w:tr w:rsidR="00C7156B" w:rsidRPr="00113342" w:rsidTr="00C7156B">
        <w:tc>
          <w:tcPr>
            <w:tcW w:w="3566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Сессия обращения</w:t>
            </w:r>
          </w:p>
        </w:tc>
        <w:tc>
          <w:tcPr>
            <w:tcW w:w="5794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Логическая связка обращений одного клиента; хранит контекст для истории и </w:t>
            </w:r>
            <w:r w:rsidRPr="00113342">
              <w:rPr>
                <w:rFonts w:ascii="Arial" w:eastAsia="Arial" w:hAnsi="Arial" w:cs="Arial"/>
                <w:lang w:val="ru-RU"/>
              </w:rPr>
              <w:t>суфлера</w:t>
            </w:r>
          </w:p>
        </w:tc>
      </w:tr>
      <w:tr w:rsidR="00C7156B" w:rsidRPr="00113342" w:rsidTr="00C7156B">
        <w:tc>
          <w:tcPr>
            <w:tcW w:w="3566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Канал</w:t>
            </w:r>
          </w:p>
        </w:tc>
        <w:tc>
          <w:tcPr>
            <w:tcW w:w="5794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Способ связи: виджет на сайте, 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, ВКонтакте, Одноклассники,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-канал</w:t>
            </w:r>
          </w:p>
        </w:tc>
      </w:tr>
      <w:tr w:rsidR="00C7156B" w:rsidRPr="00113342" w:rsidTr="00C7156B">
        <w:tc>
          <w:tcPr>
            <w:tcW w:w="3566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Размещение</w:t>
            </w:r>
          </w:p>
        </w:tc>
        <w:tc>
          <w:tcPr>
            <w:tcW w:w="5794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Набор настроек виджета (внешний вид, тексты, отдел, код встраивания) для конкретных страниц сайта</w:t>
            </w:r>
          </w:p>
        </w:tc>
      </w:tr>
      <w:tr w:rsidR="00C7156B" w:rsidRPr="00113342" w:rsidTr="00C7156B">
        <w:tc>
          <w:tcPr>
            <w:tcW w:w="3566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Отдел</w:t>
            </w:r>
          </w:p>
        </w:tc>
        <w:tc>
          <w:tcPr>
            <w:tcW w:w="5794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Группа операторов для обработки определённого типа запросов (продукт, тема, язык)</w:t>
            </w:r>
          </w:p>
        </w:tc>
      </w:tr>
      <w:tr w:rsidR="00C7156B" w:rsidRPr="00113342" w:rsidTr="00C7156B">
        <w:tc>
          <w:tcPr>
            <w:tcW w:w="3566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Очередь</w:t>
            </w:r>
          </w:p>
        </w:tc>
        <w:tc>
          <w:tcPr>
            <w:tcW w:w="5794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Список диалогов, ожидающих назначения или ответа оператора</w:t>
            </w:r>
          </w:p>
        </w:tc>
      </w:tr>
      <w:tr w:rsidR="00C7156B" w:rsidRPr="00113342" w:rsidTr="00C7156B">
        <w:tc>
          <w:tcPr>
            <w:tcW w:w="3566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Автоназначение</w:t>
            </w:r>
          </w:p>
        </w:tc>
        <w:tc>
          <w:tcPr>
            <w:tcW w:w="5794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Автоматическое распределение новых диалогов на свободных операторов по правилам</w:t>
            </w:r>
          </w:p>
        </w:tc>
      </w:tr>
      <w:tr w:rsidR="00C7156B" w:rsidRPr="00113342" w:rsidTr="00C7156B">
        <w:tc>
          <w:tcPr>
            <w:tcW w:w="3566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Рабочее место оператора (АРМ)</w:t>
            </w:r>
          </w:p>
        </w:tc>
        <w:tc>
          <w:tcPr>
            <w:tcW w:w="5794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Основной интерфейс оператора: список диалогов, переписка, данные клиента</w:t>
            </w:r>
          </w:p>
        </w:tc>
      </w:tr>
      <w:tr w:rsidR="00C7156B" w:rsidRPr="00113342" w:rsidTr="00C7156B">
        <w:tc>
          <w:tcPr>
            <w:tcW w:w="3566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Панель управления</w:t>
            </w:r>
          </w:p>
        </w:tc>
        <w:tc>
          <w:tcPr>
            <w:tcW w:w="5794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Административный интерфейс: операторы, отделы, размещения, настройки</w:t>
            </w:r>
          </w:p>
        </w:tc>
      </w:tr>
      <w:tr w:rsidR="00C7156B" w:rsidRPr="00113342" w:rsidTr="00C7156B">
        <w:tc>
          <w:tcPr>
            <w:tcW w:w="3566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Суфлёр</w:t>
            </w:r>
          </w:p>
        </w:tc>
        <w:tc>
          <w:tcPr>
            <w:tcW w:w="5794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Модуль подсказок оператору на основе СУЗ (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+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); встраивается в АРМ чата</w:t>
            </w:r>
          </w:p>
        </w:tc>
      </w:tr>
      <w:tr w:rsidR="00C7156B" w:rsidRPr="00113342" w:rsidTr="00C7156B">
        <w:tc>
          <w:tcPr>
            <w:tcW w:w="3566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Офлайн-обращение</w:t>
            </w:r>
          </w:p>
        </w:tc>
        <w:tc>
          <w:tcPr>
            <w:tcW w:w="5794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Диалог, в котором клиент не в сети; обрабатывается по отдельным правилам очереди</w:t>
            </w:r>
          </w:p>
        </w:tc>
      </w:tr>
      <w:tr w:rsidR="00C7156B" w:rsidRPr="00113342" w:rsidTr="00C7156B">
        <w:tc>
          <w:tcPr>
            <w:tcW w:w="3566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Бот</w:t>
            </w:r>
          </w:p>
        </w:tc>
        <w:tc>
          <w:tcPr>
            <w:tcW w:w="5794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Автоматизированный обработчик первой линии (приветствие, маршрутизация,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</w:tbl>
    <w:p w:rsidR="00C7156B" w:rsidRDefault="00113342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2.2. Роли</w:t>
      </w:r>
    </w:p>
    <w:tbl>
      <w:tblPr>
        <w:tblStyle w:val="a7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17"/>
        <w:gridCol w:w="3035"/>
        <w:gridCol w:w="4808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17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  <w:tc>
          <w:tcPr>
            <w:tcW w:w="3035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Назначение</w:t>
            </w:r>
          </w:p>
        </w:tc>
        <w:tc>
          <w:tcPr>
            <w:tcW w:w="4808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Основные действия</w:t>
            </w:r>
          </w:p>
        </w:tc>
      </w:tr>
      <w:tr w:rsidR="00C7156B" w:rsidRPr="00113342" w:rsidTr="00C7156B">
        <w:tc>
          <w:tcPr>
            <w:tcW w:w="1517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Клиент</w:t>
            </w:r>
          </w:p>
        </w:tc>
        <w:tc>
          <w:tcPr>
            <w:tcW w:w="303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Инициирует обращение</w:t>
            </w:r>
          </w:p>
        </w:tc>
        <w:tc>
          <w:tcPr>
            <w:tcW w:w="4808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Пишет в виджет или мессенджер, заполняет контактные данные</w:t>
            </w:r>
            <w:ins w:id="1" w:author="Деева Светлана Владимировна" w:date="2026-06-08T14:28:00Z">
              <w:r>
                <w:rPr>
                  <w:rFonts w:ascii="Arial" w:eastAsia="Arial" w:hAnsi="Arial" w:cs="Arial"/>
                  <w:color w:val="000000"/>
                  <w:lang w:val="ru-RU"/>
                </w:rPr>
                <w:t>- при необходимости</w:t>
              </w:r>
            </w:ins>
            <w:r w:rsidRPr="00113342">
              <w:rPr>
                <w:rFonts w:ascii="Arial" w:eastAsia="Arial" w:hAnsi="Arial" w:cs="Arial"/>
                <w:color w:val="000000"/>
                <w:lang w:val="ru-RU"/>
              </w:rPr>
              <w:t>, получает ответы</w:t>
            </w:r>
          </w:p>
        </w:tc>
      </w:tr>
      <w:tr w:rsidR="00C7156B" w:rsidRPr="00113342" w:rsidTr="00C7156B">
        <w:tc>
          <w:tcPr>
            <w:tcW w:w="1517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Оператор КЦ</w:t>
            </w:r>
          </w:p>
        </w:tc>
        <w:tc>
          <w:tcPr>
            <w:tcW w:w="303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Ведет</w:t>
            </w:r>
            <w:r>
              <w:rPr>
                <w:rFonts w:ascii="Arial" w:eastAsia="Arial" w:hAnsi="Arial" w:cs="Arial"/>
                <w:color w:val="000000"/>
              </w:rPr>
              <w:t xml:space="preserve"> диалоги</w:t>
            </w:r>
          </w:p>
        </w:tc>
        <w:tc>
          <w:tcPr>
            <w:tcW w:w="4808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Принимает назначенные обращения, отвечает клиенту, использует суфлёр, переводит диалог</w:t>
            </w:r>
            <w:ins w:id="2" w:author="Деева Светлана Владимировна" w:date="2026-06-08T14:28:00Z">
              <w:r>
                <w:rPr>
                  <w:rFonts w:ascii="Arial" w:eastAsia="Arial" w:hAnsi="Arial" w:cs="Arial"/>
                  <w:color w:val="000000"/>
                  <w:lang w:val="ru-RU"/>
                </w:rPr>
                <w:t>, закрывает, назначает тему диалога</w:t>
              </w:r>
            </w:ins>
          </w:p>
        </w:tc>
      </w:tr>
      <w:tr w:rsidR="00C7156B" w:rsidRPr="00113342" w:rsidTr="00C7156B">
        <w:tc>
          <w:tcPr>
            <w:tcW w:w="1517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Супервизор</w:t>
            </w:r>
          </w:p>
        </w:tc>
        <w:tc>
          <w:tcPr>
            <w:tcW w:w="303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Контролирует линию</w:t>
            </w:r>
          </w:p>
        </w:tc>
        <w:tc>
          <w:tcPr>
            <w:tcW w:w="4808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Наблюдает за диалогами операторов, перераспределяет обращения, анализирует качество</w:t>
            </w:r>
          </w:p>
        </w:tc>
      </w:tr>
      <w:tr w:rsidR="00C7156B" w:rsidRPr="00113342" w:rsidTr="00C7156B">
        <w:tc>
          <w:tcPr>
            <w:tcW w:w="1517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Администратор</w:t>
            </w:r>
          </w:p>
        </w:tc>
        <w:tc>
          <w:tcPr>
            <w:tcW w:w="303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Настраивает систему</w:t>
            </w:r>
          </w:p>
        </w:tc>
        <w:tc>
          <w:tcPr>
            <w:tcW w:w="4808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Управляет операторами, отделами, размещениями, ботами, правилами назначения</w:t>
            </w:r>
            <w:ins w:id="3" w:author="Деева Светлана Владимировна" w:date="2026-06-08T14:28:00Z">
              <w:r>
                <w:rPr>
                  <w:rFonts w:ascii="Arial" w:eastAsia="Arial" w:hAnsi="Arial" w:cs="Arial"/>
                  <w:color w:val="000000"/>
                  <w:lang w:val="ru-RU"/>
                </w:rPr>
                <w:t xml:space="preserve">, ностройки ( включает все роли) </w:t>
              </w:r>
            </w:ins>
            <w:ins w:id="4" w:author="Деева Светлана Владимировна" w:date="2026-06-08T14:29:00Z">
              <w:r>
                <w:rPr>
                  <w:rFonts w:ascii="Arial" w:eastAsia="Arial" w:hAnsi="Arial" w:cs="Arial"/>
                  <w:color w:val="000000"/>
                  <w:lang w:val="ru-RU"/>
                </w:rPr>
                <w:t>–</w:t>
              </w:r>
            </w:ins>
            <w:ins w:id="5" w:author="Деева Светлана Владимировна" w:date="2026-06-08T14:28:00Z">
              <w:r>
                <w:rPr>
                  <w:rFonts w:ascii="Arial" w:eastAsia="Arial" w:hAnsi="Arial" w:cs="Arial"/>
                  <w:color w:val="000000"/>
                  <w:lang w:val="ru-RU"/>
                </w:rPr>
                <w:t xml:space="preserve"> далее </w:t>
              </w:r>
            </w:ins>
            <w:ins w:id="6" w:author="Деева Светлана Владимировна" w:date="2026-06-08T14:29:00Z">
              <w:r>
                <w:rPr>
                  <w:rFonts w:ascii="Arial" w:eastAsia="Arial" w:hAnsi="Arial" w:cs="Arial"/>
                  <w:color w:val="000000"/>
                  <w:lang w:val="ru-RU"/>
                </w:rPr>
                <w:t>по тексту пользовательских сценариев  идет  больше</w:t>
              </w:r>
            </w:ins>
          </w:p>
        </w:tc>
      </w:tr>
      <w:tr w:rsidR="00C7156B" w:rsidRPr="00113342" w:rsidTr="00C7156B">
        <w:tc>
          <w:tcPr>
            <w:tcW w:w="1517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Аналитик / руководитель КЦ</w:t>
            </w:r>
          </w:p>
        </w:tc>
        <w:tc>
          <w:tcPr>
            <w:tcW w:w="303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Оценивает эффективность</w:t>
            </w:r>
          </w:p>
        </w:tc>
        <w:tc>
          <w:tcPr>
            <w:tcW w:w="4808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Просматривает </w:t>
            </w:r>
            <w:r w:rsidRPr="00113342">
              <w:rPr>
                <w:rFonts w:ascii="Arial" w:eastAsia="Arial" w:hAnsi="Arial" w:cs="Arial"/>
                <w:lang w:val="ru-RU"/>
              </w:rPr>
              <w:t>отчеты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и панель оперативных показателей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color w:val="000000"/>
          <w:lang w:val="ru-RU"/>
        </w:rPr>
        <w:t xml:space="preserve">Аутентификация операторов, супервизоров и администраторов — через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корпоративный каталог</w:t>
      </w:r>
      <w:r w:rsidRPr="00113342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Active</w:t>
      </w:r>
      <w:r w:rsidRPr="00113342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Directory</w:t>
      </w:r>
      <w:r w:rsidRPr="00113342">
        <w:rPr>
          <w:rFonts w:ascii="Arial" w:eastAsia="Arial" w:hAnsi="Arial" w:cs="Arial"/>
          <w:color w:val="000000"/>
          <w:lang w:val="ru-RU"/>
        </w:rPr>
        <w:t>) в соответствии с требованиями ИБ банка.</w:t>
      </w:r>
    </w:p>
    <w:p w:rsidR="00C7156B" w:rsidRPr="00113342" w:rsidRDefault="00C7156B">
      <w:pPr>
        <w:rPr>
          <w:rFonts w:ascii="Arial" w:eastAsia="Arial" w:hAnsi="Arial" w:cs="Arial"/>
          <w:lang w:val="ru-RU"/>
        </w:rPr>
      </w:pPr>
    </w:p>
    <w:p w:rsidR="00C7156B" w:rsidRPr="00113342" w:rsidRDefault="00C7156B">
      <w:pPr>
        <w:pStyle w:val="2"/>
        <w:rPr>
          <w:rFonts w:ascii="Arial" w:eastAsia="Arial" w:hAnsi="Arial" w:cs="Arial"/>
          <w:lang w:val="ru-RU"/>
        </w:rPr>
      </w:pPr>
    </w:p>
    <w:p w:rsidR="00C7156B" w:rsidRPr="00113342" w:rsidRDefault="00113342">
      <w:pPr>
        <w:pStyle w:val="2"/>
        <w:rPr>
          <w:rFonts w:ascii="Arial" w:eastAsia="Arial" w:hAnsi="Arial" w:cs="Arial"/>
          <w:lang w:val="ru-RU"/>
          <w:rPrChange w:id="7" w:author="Деева Светлана Владимировна" w:date="2026-06-08T14:29:00Z">
            <w:rPr>
              <w:rFonts w:ascii="Arial" w:eastAsia="Arial" w:hAnsi="Arial" w:cs="Arial"/>
            </w:rPr>
          </w:rPrChange>
        </w:rPr>
      </w:pPr>
      <w:r w:rsidRPr="00113342">
        <w:rPr>
          <w:rFonts w:ascii="Arial" w:eastAsia="Arial" w:hAnsi="Arial" w:cs="Arial"/>
          <w:lang w:val="ru-RU"/>
          <w:rPrChange w:id="8" w:author="Деева Светлана Владимировна" w:date="2026-06-08T14:30:00Z">
            <w:rPr>
              <w:rFonts w:ascii="Arial" w:eastAsia="Arial" w:hAnsi="Arial" w:cs="Arial"/>
            </w:rPr>
          </w:rPrChange>
        </w:rPr>
        <w:t>3. Состав системы</w:t>
      </w:r>
      <w:ins w:id="9" w:author="Деева Светлана Владимировна" w:date="2026-06-08T14:29:00Z">
        <w:r>
          <w:rPr>
            <w:rFonts w:ascii="Arial" w:eastAsia="Arial" w:hAnsi="Arial" w:cs="Arial"/>
            <w:lang w:val="ru-RU"/>
          </w:rPr>
          <w:t xml:space="preserve"> (добавить соц. сети)</w:t>
        </w:r>
      </w:ins>
    </w:p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sz w:val="22"/>
          <w:szCs w:val="22"/>
          <w:lang w:val="ru-RU"/>
        </w:rPr>
        <w:drawing>
          <wp:inline distT="114300" distB="114300" distL="114300" distR="114300">
            <wp:extent cx="5943600" cy="47498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8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75"/>
        <w:gridCol w:w="4885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75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Компонент</w:t>
            </w:r>
          </w:p>
        </w:tc>
        <w:tc>
          <w:tcPr>
            <w:tcW w:w="4885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Назначение</w:t>
            </w:r>
          </w:p>
        </w:tc>
      </w:tr>
      <w:tr w:rsidR="00C7156B" w:rsidRPr="00113342" w:rsidTr="00C7156B">
        <w:tc>
          <w:tcPr>
            <w:tcW w:w="44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Ядро диалогов</w:t>
            </w:r>
          </w:p>
        </w:tc>
        <w:tc>
          <w:tcPr>
            <w:tcW w:w="4885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lang w:val="ru-RU"/>
              </w:rPr>
              <w:t>Прием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сообщений, состояния диалогов, очереди, автоназначение, доставка в реальном времени</w:t>
            </w:r>
          </w:p>
        </w:tc>
      </w:tr>
      <w:tr w:rsidR="00C7156B" w:rsidRPr="00113342" w:rsidTr="00C7156B">
        <w:tc>
          <w:tcPr>
            <w:tcW w:w="44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Рабочее место оператора</w:t>
            </w:r>
          </w:p>
        </w:tc>
        <w:tc>
          <w:tcPr>
            <w:tcW w:w="4885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Веб-приложение для оператора и супервизора</w:t>
            </w:r>
          </w:p>
        </w:tc>
      </w:tr>
      <w:tr w:rsidR="00C7156B" w:rsidRPr="00113342" w:rsidTr="00C7156B">
        <w:tc>
          <w:tcPr>
            <w:tcW w:w="44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Панель управления</w:t>
            </w:r>
          </w:p>
        </w:tc>
        <w:tc>
          <w:tcPr>
            <w:tcW w:w="4885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Настройка отделов, операторов, виджетов, ботов</w:t>
            </w:r>
          </w:p>
        </w:tc>
      </w:tr>
      <w:tr w:rsidR="00C7156B" w:rsidRPr="00113342" w:rsidTr="00C7156B">
        <w:tc>
          <w:tcPr>
            <w:tcW w:w="44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Виджет</w:t>
            </w:r>
          </w:p>
        </w:tc>
        <w:tc>
          <w:tcPr>
            <w:tcW w:w="4885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Встраиваемый на сайт банка элемент вызова чата</w:t>
            </w:r>
          </w:p>
        </w:tc>
      </w:tr>
      <w:tr w:rsidR="00C7156B" w:rsidRPr="00113342" w:rsidTr="00C7156B">
        <w:tc>
          <w:tcPr>
            <w:tcW w:w="44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Адаптеры каналов</w:t>
            </w:r>
          </w:p>
        </w:tc>
        <w:tc>
          <w:tcPr>
            <w:tcW w:w="4885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Подключение мессенджеров и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-каналов</w:t>
            </w:r>
          </w:p>
        </w:tc>
      </w:tr>
      <w:tr w:rsidR="00C7156B" w:rsidTr="00C7156B">
        <w:tc>
          <w:tcPr>
            <w:tcW w:w="44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Аналитика</w:t>
            </w:r>
          </w:p>
        </w:tc>
        <w:tc>
          <w:tcPr>
            <w:tcW w:w="488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Оперативные показатели и </w:t>
            </w:r>
            <w:r w:rsidRPr="00113342">
              <w:rPr>
                <w:rFonts w:ascii="Arial" w:eastAsia="Arial" w:hAnsi="Arial" w:cs="Arial"/>
                <w:lang w:val="ru-RU"/>
              </w:rPr>
              <w:t>отчеты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по Приложению </w:t>
            </w: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</w:tbl>
    <w:p w:rsidR="00C7156B" w:rsidRDefault="00113342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mc:AlternateContent>
          <mc:Choice Requires="wps">
            <w:drawing>
              <wp:inline distT="0" distB="0" distL="0" distR="0">
                <wp:extent cx="12700" cy="19050"/>
                <wp:effectExtent l="0" t="0" r="0" b="0"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5640" y="377046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13342" w:rsidRDefault="00113342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" o:spid="_x0000_s1026" style="width:1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113342" w:rsidRDefault="00113342">
                      <w:pPr>
                        <w:spacing w:after="0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C7156B" w:rsidRPr="00113342" w:rsidRDefault="00113342">
      <w:pPr>
        <w:pStyle w:val="2"/>
        <w:rPr>
          <w:rFonts w:ascii="Arial" w:eastAsia="Arial" w:hAnsi="Arial" w:cs="Arial"/>
          <w:lang w:val="ru-RU"/>
        </w:rPr>
      </w:pPr>
      <w:r w:rsidRPr="00113342">
        <w:rPr>
          <w:rFonts w:ascii="Arial" w:eastAsia="Arial" w:hAnsi="Arial" w:cs="Arial"/>
          <w:lang w:val="ru-RU"/>
        </w:rPr>
        <w:t>4. Интерфейсы пользователей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color w:val="000000"/>
          <w:lang w:val="ru-RU"/>
        </w:rPr>
        <w:t xml:space="preserve">В настоящем разделе —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описание функционала</w:t>
      </w:r>
      <w:r w:rsidRPr="00113342">
        <w:rPr>
          <w:rFonts w:ascii="Arial" w:eastAsia="Arial" w:hAnsi="Arial" w:cs="Arial"/>
          <w:color w:val="000000"/>
          <w:lang w:val="ru-RU"/>
        </w:rPr>
        <w:t xml:space="preserve"> интерфейсов и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макеты (слайды)</w:t>
      </w:r>
      <w:r w:rsidRPr="00113342">
        <w:rPr>
          <w:rFonts w:ascii="Arial" w:eastAsia="Arial" w:hAnsi="Arial" w:cs="Arial"/>
          <w:color w:val="000000"/>
          <w:lang w:val="ru-RU"/>
        </w:rPr>
        <w:t xml:space="preserve"> для согласования</w:t>
      </w:r>
      <w:r w:rsidRPr="00113342">
        <w:rPr>
          <w:rFonts w:ascii="Arial" w:eastAsia="Arial" w:hAnsi="Arial" w:cs="Arial"/>
          <w:lang w:val="ru-RU"/>
        </w:rPr>
        <w:t>.</w:t>
      </w:r>
    </w:p>
    <w:p w:rsidR="00C7156B" w:rsidRDefault="00113342">
      <w:pPr>
        <w:pStyle w:val="3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</w:rPr>
        <w:t>Макеты интерфейсов (слайды)</w:t>
      </w:r>
    </w:p>
    <w:tbl>
      <w:tblPr>
        <w:tblStyle w:val="a9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</w:t>
            </w:r>
          </w:p>
        </w:tc>
        <w:tc>
          <w:tcPr>
            <w:tcW w:w="264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Экран</w:t>
            </w:r>
          </w:p>
        </w:tc>
        <w:tc>
          <w:tcPr>
            <w:tcW w:w="264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Online Chat Mockups</w:t>
            </w:r>
          </w:p>
        </w:tc>
      </w:tr>
      <w:tr w:rsidR="00C7156B" w:rsidTr="00C7156B"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 — кнопка вызова (FAB)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 клиента</w:t>
            </w:r>
          </w:p>
        </w:tc>
      </w:tr>
      <w:tr w:rsidR="00C7156B" w:rsidTr="00C7156B"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64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Виджет — форма до начала диалога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 клиента</w:t>
            </w:r>
          </w:p>
        </w:tc>
      </w:tr>
      <w:tr w:rsidR="00C7156B" w:rsidTr="00C7156B"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 — активный диалог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 клиента</w:t>
            </w:r>
          </w:p>
        </w:tc>
      </w:tr>
      <w:tr w:rsidR="00C7156B" w:rsidTr="00C7156B"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АРМ оператора (общий вид)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АРМ оператора</w:t>
            </w:r>
          </w:p>
        </w:tc>
      </w:tr>
      <w:tr w:rsidR="00C7156B" w:rsidTr="00C7156B"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управления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управления</w:t>
            </w:r>
          </w:p>
        </w:tc>
      </w:tr>
      <w:tr w:rsidR="00C7156B" w:rsidTr="00C7156B"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Оперативная панель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Оперативная панель</w:t>
            </w:r>
          </w:p>
        </w:tc>
      </w:tr>
    </w:tbl>
    <w:p w:rsidR="00C7156B" w:rsidRDefault="00113342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4.0. Принципы дизайна и юзабилити</w:t>
      </w:r>
    </w:p>
    <w:tbl>
      <w:tblPr>
        <w:tblStyle w:val="aa"/>
        <w:tblW w:w="99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50"/>
        <w:gridCol w:w="3420"/>
        <w:gridCol w:w="3675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Принцип</w:t>
            </w:r>
          </w:p>
        </w:tc>
        <w:tc>
          <w:tcPr>
            <w:tcW w:w="342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3675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Польза для оператора</w:t>
            </w:r>
          </w:p>
        </w:tc>
      </w:tr>
      <w:tr w:rsidR="00C7156B" w:rsidTr="00C7156B">
        <w:tc>
          <w:tcPr>
            <w:tcW w:w="285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Приоритет срочности</w:t>
            </w:r>
          </w:p>
        </w:tc>
        <w:tc>
          <w:tcPr>
            <w:tcW w:w="342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Раздел «Ожидают ответа» всегда сверху; бейдж </w:t>
            </w:r>
            <w:r>
              <w:rPr>
                <w:rFonts w:ascii="Arial" w:eastAsia="Arial" w:hAnsi="Arial" w:cs="Arial"/>
                <w:color w:val="000000"/>
              </w:rPr>
              <w:t>SLA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; сортировка по таймеру</w:t>
            </w:r>
          </w:p>
        </w:tc>
        <w:tc>
          <w:tcPr>
            <w:tcW w:w="36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Снижение пропущенных обращений</w:t>
            </w:r>
          </w:p>
        </w:tc>
      </w:tr>
      <w:tr w:rsidR="00C7156B" w:rsidTr="00C7156B">
        <w:tc>
          <w:tcPr>
            <w:tcW w:w="285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Один фокус</w:t>
            </w:r>
          </w:p>
        </w:tc>
        <w:tc>
          <w:tcPr>
            <w:tcW w:w="342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Активный диалог — центр экрана; контекст и суфлёр — справа, сворачиваемые секции</w:t>
            </w:r>
          </w:p>
        </w:tc>
        <w:tc>
          <w:tcPr>
            <w:tcW w:w="36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Меньше переключения внимания</w:t>
            </w:r>
          </w:p>
        </w:tc>
      </w:tr>
      <w:tr w:rsidR="00C7156B" w:rsidRPr="00113342" w:rsidTr="00C7156B">
        <w:tc>
          <w:tcPr>
            <w:tcW w:w="285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Суфлёр как помощник</w:t>
            </w:r>
          </w:p>
        </w:tc>
        <w:tc>
          <w:tcPr>
            <w:tcW w:w="342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Отдельная панель с ранжированием; кнопка «Вставить в ответ»</w:t>
            </w:r>
          </w:p>
        </w:tc>
        <w:tc>
          <w:tcPr>
            <w:tcW w:w="3675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Быстрее ответ без ручного копирования из СУЗ</w:t>
            </w:r>
          </w:p>
        </w:tc>
      </w:tr>
      <w:tr w:rsidR="00C7156B" w:rsidTr="00C7156B">
        <w:tc>
          <w:tcPr>
            <w:tcW w:w="285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Статус оператора на виду</w:t>
            </w:r>
          </w:p>
        </w:tc>
        <w:tc>
          <w:tcPr>
            <w:tcW w:w="34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Переключатель статуса в шапке</w:t>
            </w:r>
          </w:p>
        </w:tc>
        <w:tc>
          <w:tcPr>
            <w:tcW w:w="36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Корректная маршрутизация</w:t>
            </w:r>
          </w:p>
        </w:tc>
      </w:tr>
      <w:tr w:rsidR="00C7156B" w:rsidTr="00C7156B">
        <w:tc>
          <w:tcPr>
            <w:tcW w:w="285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Плотность без перегруза</w:t>
            </w:r>
          </w:p>
        </w:tc>
        <w:tc>
          <w:tcPr>
            <w:tcW w:w="342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Карточки диалогов: канал + таймер + превью в 2–3 строки</w:t>
            </w:r>
          </w:p>
        </w:tc>
        <w:tc>
          <w:tcPr>
            <w:tcW w:w="36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Больше диалогов на экране</w:t>
            </w:r>
          </w:p>
        </w:tc>
      </w:tr>
      <w:tr w:rsidR="00C7156B" w:rsidTr="00C7156B">
        <w:tc>
          <w:tcPr>
            <w:tcW w:w="285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Доступность</w:t>
            </w:r>
          </w:p>
        </w:tc>
        <w:tc>
          <w:tcPr>
            <w:tcW w:w="342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Контраст </w:t>
            </w:r>
            <w:r>
              <w:rPr>
                <w:rFonts w:ascii="Arial" w:eastAsia="Arial" w:hAnsi="Arial" w:cs="Arial"/>
                <w:color w:val="000000"/>
              </w:rPr>
              <w:t>WCAG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AA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, фокус с клавиатуры, подсказки клавиш в подвале</w:t>
            </w:r>
          </w:p>
        </w:tc>
        <w:tc>
          <w:tcPr>
            <w:tcW w:w="36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Работа без мыши</w:t>
            </w:r>
          </w:p>
        </w:tc>
      </w:tr>
      <w:tr w:rsidR="00C7156B" w:rsidTr="00C7156B">
        <w:tc>
          <w:tcPr>
            <w:tcW w:w="285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Единый язык банка</w:t>
            </w:r>
          </w:p>
        </w:tc>
        <w:tc>
          <w:tcPr>
            <w:tcW w:w="34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Фирменные цвета, нейтральная типографика</w:t>
            </w:r>
          </w:p>
        </w:tc>
        <w:tc>
          <w:tcPr>
            <w:tcW w:w="36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Соответствие гайдлайнам</w:t>
            </w:r>
          </w:p>
        </w:tc>
      </w:tr>
    </w:tbl>
    <w:p w:rsidR="00C7156B" w:rsidRDefault="00113342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4.1. Виджет на сайте (клиент)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Назначение:</w:t>
      </w:r>
      <w:r w:rsidRPr="00113342">
        <w:rPr>
          <w:rFonts w:ascii="Arial" w:eastAsia="Arial" w:hAnsi="Arial" w:cs="Arial"/>
          <w:color w:val="000000"/>
          <w:lang w:val="ru-RU"/>
        </w:rPr>
        <w:t xml:space="preserve"> клиент инициирует обращение с публичного сайта банка</w:t>
      </w:r>
      <w:ins w:id="10" w:author="Деева Светлана Владимировна" w:date="2026-06-08T14:33:00Z">
        <w:r>
          <w:rPr>
            <w:rFonts w:ascii="Arial" w:eastAsia="Arial" w:hAnsi="Arial" w:cs="Arial"/>
            <w:color w:val="000000"/>
            <w:lang w:val="ru-RU"/>
          </w:rPr>
          <w:t xml:space="preserve"> и /или иных точек</w:t>
        </w:r>
      </w:ins>
      <w:del w:id="11" w:author="Деева Светлана Владимировна" w:date="2026-06-08T14:33:00Z">
        <w:r w:rsidRPr="00113342" w:rsidDel="00113342">
          <w:rPr>
            <w:rFonts w:ascii="Arial" w:eastAsia="Arial" w:hAnsi="Arial" w:cs="Arial"/>
            <w:color w:val="000000"/>
            <w:lang w:val="ru-RU"/>
          </w:rPr>
          <w:delText>.</w:delText>
        </w:r>
      </w:del>
      <w:r w:rsidRPr="00113342">
        <w:rPr>
          <w:rFonts w:ascii="Arial" w:eastAsia="Arial" w:hAnsi="Arial" w:cs="Arial"/>
          <w:color w:val="000000"/>
          <w:lang w:val="ru-RU"/>
        </w:rPr>
        <w:br/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Размер окна:</w:t>
      </w:r>
      <w:r w:rsidRPr="00113342">
        <w:rPr>
          <w:rFonts w:ascii="Arial" w:eastAsia="Arial" w:hAnsi="Arial" w:cs="Arial"/>
          <w:color w:val="000000"/>
          <w:lang w:val="ru-RU"/>
        </w:rPr>
        <w:t xml:space="preserve"> 400×640 </w:t>
      </w:r>
      <w:r>
        <w:rPr>
          <w:rFonts w:ascii="Arial" w:eastAsia="Arial" w:hAnsi="Arial" w:cs="Arial"/>
          <w:color w:val="000000"/>
        </w:rPr>
        <w:t>px</w:t>
      </w:r>
      <w:r w:rsidRPr="00113342">
        <w:rPr>
          <w:rFonts w:ascii="Arial" w:eastAsia="Arial" w:hAnsi="Arial" w:cs="Arial"/>
          <w:color w:val="000000"/>
          <w:lang w:val="ru-RU"/>
        </w:rPr>
        <w:t xml:space="preserve"> (по умолчанию); кнопка вызова — 56×56 </w:t>
      </w:r>
      <w:r>
        <w:rPr>
          <w:rFonts w:ascii="Arial" w:eastAsia="Arial" w:hAnsi="Arial" w:cs="Arial"/>
          <w:color w:val="000000"/>
        </w:rPr>
        <w:t>px</w:t>
      </w:r>
      <w:r w:rsidRPr="00113342">
        <w:rPr>
          <w:rFonts w:ascii="Arial" w:eastAsia="Arial" w:hAnsi="Arial" w:cs="Arial"/>
          <w:color w:val="000000"/>
          <w:lang w:val="ru-RU"/>
        </w:rPr>
        <w:t>, правый нижний угол.</w:t>
      </w:r>
    </w:p>
    <w:tbl>
      <w:tblPr>
        <w:tblStyle w:val="ab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33"/>
        <w:gridCol w:w="4927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33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</w:t>
            </w:r>
          </w:p>
        </w:tc>
        <w:tc>
          <w:tcPr>
            <w:tcW w:w="4927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Кнопка вызова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Отображается на страницах сайта согласно настройкам размещения; бейдж при непрочитанном от оператора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Окно чата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Область переписки; настраиваемые размеры и фирменные цвета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Форма до начала диалога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Тема + минимум полей (имя, телефон); обязательность настраивается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Выбор отдела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Опционально — клиент выбирает тему/отдел перед началом диалога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Индикатор статуса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«Операторы онлайн» / очередь / примерное время ответа</w:t>
            </w:r>
            <w:ins w:id="12" w:author="Деева Светлана Владимировна" w:date="2026-06-08T14:34:00Z">
              <w:r>
                <w:rPr>
                  <w:rFonts w:ascii="Arial" w:eastAsia="Arial" w:hAnsi="Arial" w:cs="Arial"/>
                  <w:color w:val="000000"/>
                  <w:lang w:val="ru-RU"/>
                </w:rPr>
                <w:t xml:space="preserve"> (по настройке со стороны банка – клиенту эту информацию не обязательно видеть. Если операторы все заняты – так и писать </w:t>
              </w:r>
            </w:ins>
            <w:ins w:id="13" w:author="Деева Светлана Владимировна" w:date="2026-06-08T14:35:00Z">
              <w:r>
                <w:rPr>
                  <w:rFonts w:ascii="Arial" w:eastAsia="Arial" w:hAnsi="Arial" w:cs="Arial"/>
                  <w:color w:val="000000"/>
                  <w:lang w:val="ru-RU"/>
                </w:rPr>
                <w:t>«в настоящее время все операторы заняты, Вам ответит первый освободившийся)</w:t>
              </w:r>
            </w:ins>
          </w:p>
        </w:tc>
      </w:tr>
      <w:tr w:rsidR="00C7156B" w:rsidRPr="00113342" w:rsidTr="00C7156B">
        <w:tc>
          <w:tcPr>
            <w:tcW w:w="4433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14" w:author="Деева Светлана Владимировна" w:date="2026-06-08T14:34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  <w:rPrChange w:id="15" w:author="Деева Светлана Владимировна" w:date="2026-06-08T14:34:00Z">
                  <w:rPr>
                    <w:rFonts w:ascii="Arial" w:eastAsia="Arial" w:hAnsi="Arial" w:cs="Arial"/>
                    <w:color w:val="000000"/>
                  </w:rPr>
                </w:rPrChange>
              </w:rPr>
              <w:t>Вложения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Отправка файлов клиентом — в объёме, согласованном с ИБ</w:t>
            </w:r>
            <w:ins w:id="16" w:author="Деева Светлана Владимировна" w:date="2026-06-08T14:35:00Z">
              <w:r>
                <w:rPr>
                  <w:rFonts w:ascii="Arial" w:eastAsia="Arial" w:hAnsi="Arial" w:cs="Arial"/>
                  <w:color w:val="000000"/>
                  <w:lang w:val="ru-RU"/>
                </w:rPr>
                <w:t xml:space="preserve"> – ИБ – это что?</w:t>
              </w:r>
            </w:ins>
          </w:p>
        </w:tc>
      </w:tr>
    </w:tbl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 w:rsidRPr="00113342">
        <w:rPr>
          <w:rFonts w:ascii="Arial" w:eastAsia="Arial" w:hAnsi="Arial" w:cs="Arial"/>
          <w:lang w:val="ru-RU"/>
        </w:rPr>
        <w:t>Слайд 1. Виджет — кнопка вызова (</w:t>
      </w:r>
      <w:r>
        <w:rPr>
          <w:rFonts w:ascii="Arial" w:eastAsia="Arial" w:hAnsi="Arial" w:cs="Arial"/>
        </w:rPr>
        <w:t>FAB</w:t>
      </w:r>
      <w:r w:rsidRPr="00113342">
        <w:rPr>
          <w:rFonts w:ascii="Arial" w:eastAsia="Arial" w:hAnsi="Arial" w:cs="Arial"/>
          <w:lang w:val="ru-RU"/>
        </w:rPr>
        <w:t>)</w:t>
      </w:r>
    </w:p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>
            <wp:extent cx="819150" cy="1095375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7156B" w:rsidRDefault="00C7156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</w:p>
    <w:tbl>
      <w:tblPr>
        <w:tblStyle w:val="ac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Элемент</w:t>
            </w:r>
          </w:p>
        </w:tc>
        <w:tc>
          <w:tcPr>
            <w:tcW w:w="396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Кнопка 56×56 px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Правый нижний угол страницы</w:t>
            </w:r>
          </w:p>
        </w:tc>
      </w:tr>
      <w:tr w:rsidR="00C7156B" w:rsidRPr="00113342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Бейдж</w:t>
            </w:r>
          </w:p>
        </w:tc>
        <w:tc>
          <w:tcPr>
            <w:tcW w:w="39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Непрочитанное сообщение от оператора при </w:t>
            </w:r>
            <w:r w:rsidRPr="00113342">
              <w:rPr>
                <w:rFonts w:ascii="Arial" w:eastAsia="Arial" w:hAnsi="Arial" w:cs="Arial"/>
                <w:lang w:val="ru-RU"/>
              </w:rPr>
              <w:t>свернутом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окне</w:t>
            </w:r>
          </w:p>
        </w:tc>
      </w:tr>
    </w:tbl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 w:rsidRPr="00113342">
        <w:rPr>
          <w:rFonts w:ascii="Arial" w:eastAsia="Arial" w:hAnsi="Arial" w:cs="Arial"/>
          <w:lang w:val="ru-RU"/>
        </w:rPr>
        <w:t>Слайд 2. Виджет — форма до начала диалога</w:t>
      </w:r>
    </w:p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>
            <wp:extent cx="4752975" cy="409575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09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d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</w:t>
            </w:r>
          </w:p>
        </w:tc>
        <w:tc>
          <w:tcPr>
            <w:tcW w:w="396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Шапка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Название банка, кнопка закрытия</w:t>
            </w:r>
          </w:p>
        </w:tc>
      </w:tr>
      <w:tr w:rsidR="00C7156B" w:rsidRPr="002E129D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Тема обращения</w:t>
            </w:r>
          </w:p>
        </w:tc>
        <w:tc>
          <w:tcPr>
            <w:tcW w:w="3960" w:type="dxa"/>
          </w:tcPr>
          <w:p w:rsidR="00C7156B" w:rsidRPr="002E129D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17" w:author="Деева Светлана Владимировна" w:date="2026-06-08T14:35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r w:rsidRPr="002E129D">
              <w:rPr>
                <w:rFonts w:ascii="Arial" w:eastAsia="Arial" w:hAnsi="Arial" w:cs="Arial"/>
                <w:color w:val="000000"/>
                <w:lang w:val="ru-RU"/>
                <w:rPrChange w:id="18" w:author="Деева Светлана Владимировна" w:date="2026-06-08T14:36:00Z">
                  <w:rPr>
                    <w:rFonts w:ascii="Arial" w:eastAsia="Arial" w:hAnsi="Arial" w:cs="Arial"/>
                    <w:color w:val="000000"/>
                  </w:rPr>
                </w:rPrChange>
              </w:rPr>
              <w:t>Обязательное поле, список тем</w:t>
            </w:r>
            <w:ins w:id="19" w:author="Деева Светлана Владимировна" w:date="2026-06-08T14:35:00Z">
              <w:r w:rsidR="002E129D">
                <w:rPr>
                  <w:rFonts w:ascii="Arial" w:eastAsia="Arial" w:hAnsi="Arial" w:cs="Arial"/>
                  <w:color w:val="000000"/>
                  <w:lang w:val="ru-RU"/>
                </w:rPr>
                <w:t xml:space="preserve"> </w:t>
              </w:r>
            </w:ins>
            <w:ins w:id="20" w:author="Деева Светлана Владимировна" w:date="2026-06-08T14:36:00Z">
              <w:r w:rsidR="002E129D">
                <w:rPr>
                  <w:rFonts w:ascii="Arial" w:eastAsia="Arial" w:hAnsi="Arial" w:cs="Arial"/>
                  <w:color w:val="000000"/>
                  <w:lang w:val="ru-RU"/>
                </w:rPr>
                <w:t>–</w:t>
              </w:r>
            </w:ins>
            <w:ins w:id="21" w:author="Деева Светлана Владимировна" w:date="2026-06-08T14:35:00Z">
              <w:r w:rsidR="002E129D">
                <w:rPr>
                  <w:rFonts w:ascii="Arial" w:eastAsia="Arial" w:hAnsi="Arial" w:cs="Arial"/>
                  <w:color w:val="000000"/>
                  <w:lang w:val="ru-RU"/>
                </w:rPr>
                <w:t xml:space="preserve"> сделать </w:t>
              </w:r>
            </w:ins>
            <w:ins w:id="22" w:author="Деева Светлана Владимировна" w:date="2026-06-08T14:36:00Z">
              <w:r w:rsidR="002E129D">
                <w:rPr>
                  <w:rFonts w:ascii="Arial" w:eastAsia="Arial" w:hAnsi="Arial" w:cs="Arial"/>
                  <w:color w:val="000000"/>
                  <w:lang w:val="ru-RU"/>
                </w:rPr>
                <w:t>настраиваемым полем, т.к. тему определяет в конце диалога оператор.</w:t>
              </w:r>
            </w:ins>
          </w:p>
        </w:tc>
      </w:tr>
      <w:tr w:rsidR="00C7156B" w:rsidRPr="002E129D" w:rsidTr="00C7156B">
        <w:tc>
          <w:tcPr>
            <w:tcW w:w="3960" w:type="dxa"/>
          </w:tcPr>
          <w:p w:rsidR="00C7156B" w:rsidRPr="002E129D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23" w:author="Деева Светлана Владимировна" w:date="2026-06-08T14:36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r w:rsidRPr="002E129D">
              <w:rPr>
                <w:rFonts w:ascii="Arial" w:eastAsia="Arial" w:hAnsi="Arial" w:cs="Arial"/>
                <w:color w:val="000000"/>
                <w:lang w:val="ru-RU"/>
                <w:rPrChange w:id="24" w:author="Деева Светлана Владимировна" w:date="2026-06-08T14:36:00Z">
                  <w:rPr>
                    <w:rFonts w:ascii="Arial" w:eastAsia="Arial" w:hAnsi="Arial" w:cs="Arial"/>
                    <w:color w:val="000000"/>
                  </w:rPr>
                </w:rPrChange>
              </w:rPr>
              <w:t>Контакты</w:t>
            </w:r>
          </w:p>
        </w:tc>
        <w:tc>
          <w:tcPr>
            <w:tcW w:w="3960" w:type="dxa"/>
          </w:tcPr>
          <w:p w:rsidR="00C7156B" w:rsidRPr="002E129D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25" w:author="Деева Светлана Владимировна" w:date="2026-06-08T14:36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r w:rsidRPr="002E129D">
              <w:rPr>
                <w:rFonts w:ascii="Arial" w:eastAsia="Arial" w:hAnsi="Arial" w:cs="Arial"/>
                <w:color w:val="000000"/>
                <w:lang w:val="ru-RU"/>
                <w:rPrChange w:id="26" w:author="Деева Светлана Владимировна" w:date="2026-06-08T14:36:00Z">
                  <w:rPr>
                    <w:rFonts w:ascii="Arial" w:eastAsia="Arial" w:hAnsi="Arial" w:cs="Arial"/>
                    <w:color w:val="000000"/>
                  </w:rPr>
                </w:rPrChange>
              </w:rPr>
              <w:t>Имя, телефон (обязательность настраивается)</w:t>
            </w:r>
          </w:p>
        </w:tc>
      </w:tr>
      <w:tr w:rsidR="00C7156B" w:rsidRPr="00113342" w:rsidTr="00C7156B">
        <w:tc>
          <w:tcPr>
            <w:tcW w:w="3960" w:type="dxa"/>
          </w:tcPr>
          <w:p w:rsidR="00C7156B" w:rsidRPr="002E129D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27" w:author="Деева Светлана Владимировна" w:date="2026-06-08T14:36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r w:rsidRPr="002E129D">
              <w:rPr>
                <w:rFonts w:ascii="Arial" w:eastAsia="Arial" w:hAnsi="Arial" w:cs="Arial"/>
                <w:color w:val="000000"/>
                <w:lang w:val="ru-RU"/>
                <w:rPrChange w:id="28" w:author="Деева Светлана Владимировна" w:date="2026-06-08T14:36:00Z">
                  <w:rPr>
                    <w:rFonts w:ascii="Arial" w:eastAsia="Arial" w:hAnsi="Arial" w:cs="Arial"/>
                    <w:color w:val="000000"/>
                  </w:rPr>
                </w:rPrChange>
              </w:rPr>
              <w:t>Статус</w:t>
            </w:r>
          </w:p>
        </w:tc>
        <w:tc>
          <w:tcPr>
            <w:tcW w:w="39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«Операторы онлайн», примерное время ответа</w:t>
            </w:r>
            <w:ins w:id="29" w:author="Деева Светлана Владимировна" w:date="2026-06-08T14:36:00Z">
              <w:r w:rsidR="002E129D">
                <w:rPr>
                  <w:rFonts w:ascii="Arial" w:eastAsia="Arial" w:hAnsi="Arial" w:cs="Arial"/>
                  <w:color w:val="000000"/>
                  <w:lang w:val="ru-RU"/>
                </w:rPr>
                <w:t xml:space="preserve"> –  тоже настраивоемое поле </w:t>
              </w:r>
            </w:ins>
            <w:ins w:id="30" w:author="Деева Светлана Владимировна" w:date="2026-06-08T14:37:00Z">
              <w:r w:rsidR="002E129D">
                <w:rPr>
                  <w:rFonts w:ascii="Arial" w:eastAsia="Arial" w:hAnsi="Arial" w:cs="Arial"/>
                  <w:color w:val="000000"/>
                  <w:lang w:val="ru-RU"/>
                </w:rPr>
                <w:t>–</w:t>
              </w:r>
            </w:ins>
            <w:ins w:id="31" w:author="Деева Светлана Владимировна" w:date="2026-06-08T14:36:00Z">
              <w:r w:rsidR="002E129D">
                <w:rPr>
                  <w:rFonts w:ascii="Arial" w:eastAsia="Arial" w:hAnsi="Arial" w:cs="Arial"/>
                  <w:color w:val="000000"/>
                  <w:lang w:val="ru-RU"/>
                </w:rPr>
                <w:t xml:space="preserve"> клиенту </w:t>
              </w:r>
            </w:ins>
            <w:ins w:id="32" w:author="Деева Светлана Владимировна" w:date="2026-06-08T14:37:00Z">
              <w:r w:rsidR="002E129D">
                <w:rPr>
                  <w:rFonts w:ascii="Arial" w:eastAsia="Arial" w:hAnsi="Arial" w:cs="Arial"/>
                  <w:color w:val="000000"/>
                  <w:lang w:val="ru-RU"/>
                </w:rPr>
                <w:t>эта инфа не нужна –не надо его «драконить»</w:t>
              </w:r>
            </w:ins>
          </w:p>
        </w:tc>
      </w:tr>
    </w:tbl>
    <w:p w:rsidR="00C7156B" w:rsidRPr="00CF387A" w:rsidRDefault="00113342">
      <w:pPr>
        <w:pStyle w:val="4"/>
        <w:rPr>
          <w:rFonts w:ascii="Arial" w:eastAsia="Arial" w:hAnsi="Arial" w:cs="Arial"/>
          <w:lang w:val="ru-RU"/>
          <w:rPrChange w:id="33" w:author="Деева Светлана Владимировна" w:date="2026-06-08T14:56:00Z">
            <w:rPr>
              <w:rFonts w:ascii="Arial" w:eastAsia="Arial" w:hAnsi="Arial" w:cs="Arial"/>
            </w:rPr>
          </w:rPrChange>
        </w:rPr>
      </w:pPr>
      <w:r>
        <w:rPr>
          <w:rFonts w:ascii="Arial" w:eastAsia="Arial" w:hAnsi="Arial" w:cs="Arial"/>
          <w:noProof/>
          <w:lang w:val="ru-RU"/>
        </w:rPr>
        <w:lastRenderedPageBreak/>
        <w:drawing>
          <wp:inline distT="114300" distB="114300" distL="114300" distR="114300">
            <wp:extent cx="4676775" cy="3971925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97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ins w:id="34" w:author="Деева Светлана Владимировна" w:date="2026-06-08T14:56:00Z">
        <w:r w:rsidR="00CF387A">
          <w:rPr>
            <w:rFonts w:ascii="Arial" w:eastAsia="Arial" w:hAnsi="Arial" w:cs="Arial"/>
            <w:lang w:val="ru-RU"/>
          </w:rPr>
          <w:t>Фото оператора, Имя оператора, имя клиента)</w:t>
        </w:r>
      </w:ins>
    </w:p>
    <w:p w:rsidR="00C7156B" w:rsidRPr="00CF387A" w:rsidRDefault="00C7156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  <w:rPrChange w:id="35" w:author="Деева Светлана Владимировна" w:date="2026-06-08T14:57:00Z">
            <w:rPr>
              <w:rFonts w:ascii="Arial" w:eastAsia="Arial" w:hAnsi="Arial" w:cs="Arial"/>
              <w:color w:val="000000"/>
            </w:rPr>
          </w:rPrChange>
        </w:rPr>
      </w:pPr>
    </w:p>
    <w:tbl>
      <w:tblPr>
        <w:tblStyle w:val="ae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459"/>
        <w:gridCol w:w="3901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459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Улучшение UX</w:t>
            </w:r>
          </w:p>
        </w:tc>
        <w:tc>
          <w:tcPr>
            <w:tcW w:w="3901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C7156B" w:rsidRPr="00113342" w:rsidTr="00C7156B">
        <w:tc>
          <w:tcPr>
            <w:tcW w:w="545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Короткая форма входа</w:t>
            </w:r>
          </w:p>
        </w:tc>
        <w:tc>
          <w:tcPr>
            <w:tcW w:w="390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Тема + минимум полей; остальное уточняется в диалоге</w:t>
            </w:r>
            <w:ins w:id="36" w:author="Деева Светлана Владимировна" w:date="2026-06-08T14:57:00Z">
              <w:r w:rsidR="00CF387A">
                <w:rPr>
                  <w:rFonts w:ascii="Arial" w:eastAsia="Arial" w:hAnsi="Arial" w:cs="Arial"/>
                  <w:color w:val="000000"/>
                  <w:lang w:val="ru-RU"/>
                </w:rPr>
                <w:t xml:space="preserve"> ( тема, и иные поля </w:t>
              </w:r>
            </w:ins>
            <w:ins w:id="37" w:author="Деева Светлана Владимировна" w:date="2026-06-08T14:58:00Z">
              <w:r w:rsidR="00CF387A">
                <w:rPr>
                  <w:rFonts w:ascii="Arial" w:eastAsia="Arial" w:hAnsi="Arial" w:cs="Arial"/>
                  <w:color w:val="000000"/>
                  <w:lang w:val="ru-RU"/>
                </w:rPr>
                <w:t>–</w:t>
              </w:r>
            </w:ins>
            <w:ins w:id="38" w:author="Деева Светлана Владимировна" w:date="2026-06-08T14:57:00Z">
              <w:r w:rsidR="00CF387A">
                <w:rPr>
                  <w:rFonts w:ascii="Arial" w:eastAsia="Arial" w:hAnsi="Arial" w:cs="Arial"/>
                  <w:color w:val="000000"/>
                  <w:lang w:val="ru-RU"/>
                </w:rPr>
                <w:t xml:space="preserve"> возможность </w:t>
              </w:r>
            </w:ins>
            <w:ins w:id="39" w:author="Деева Светлана Владимировна" w:date="2026-06-08T14:58:00Z">
              <w:r w:rsidR="00CF387A">
                <w:rPr>
                  <w:rFonts w:ascii="Arial" w:eastAsia="Arial" w:hAnsi="Arial" w:cs="Arial"/>
                  <w:color w:val="000000"/>
                  <w:lang w:val="ru-RU"/>
                </w:rPr>
                <w:t>настройки)</w:t>
              </w:r>
            </w:ins>
          </w:p>
        </w:tc>
      </w:tr>
      <w:tr w:rsidR="00C7156B" w:rsidRPr="00113342" w:rsidTr="00C7156B">
        <w:tc>
          <w:tcPr>
            <w:tcW w:w="5459" w:type="dxa"/>
          </w:tcPr>
          <w:p w:rsidR="00C7156B" w:rsidRPr="00CF387A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40" w:author="Деева Светлана Владимировна" w:date="2026-06-08T14:58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r w:rsidRPr="00CF387A">
              <w:rPr>
                <w:rFonts w:ascii="Arial" w:eastAsia="Arial" w:hAnsi="Arial" w:cs="Arial"/>
                <w:color w:val="000000"/>
                <w:lang w:val="ru-RU"/>
                <w:rPrChange w:id="41" w:author="Деева Светлана Владимировна" w:date="2026-06-08T14:58:00Z">
                  <w:rPr>
                    <w:rFonts w:ascii="Arial" w:eastAsia="Arial" w:hAnsi="Arial" w:cs="Arial"/>
                    <w:color w:val="000000"/>
                  </w:rPr>
                </w:rPrChange>
              </w:rPr>
              <w:t>Понятное ожидание</w:t>
            </w:r>
          </w:p>
        </w:tc>
        <w:tc>
          <w:tcPr>
            <w:tcW w:w="390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Строка статуса с примерным временем ответа</w:t>
            </w:r>
          </w:p>
        </w:tc>
      </w:tr>
      <w:tr w:rsidR="00C7156B" w:rsidRPr="00CF387A" w:rsidTr="00C7156B">
        <w:tc>
          <w:tcPr>
            <w:tcW w:w="5459" w:type="dxa"/>
          </w:tcPr>
          <w:p w:rsidR="00C7156B" w:rsidRPr="00CF387A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42" w:author="Деева Светлана Владимировна" w:date="2026-06-08T14:58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r w:rsidRPr="00CF387A">
              <w:rPr>
                <w:rFonts w:ascii="Arial" w:eastAsia="Arial" w:hAnsi="Arial" w:cs="Arial"/>
                <w:color w:val="000000"/>
                <w:lang w:val="ru-RU"/>
                <w:rPrChange w:id="43" w:author="Деева Светлана Владимировна" w:date="2026-06-08T14:58:00Z">
                  <w:rPr>
                    <w:rFonts w:ascii="Arial" w:eastAsia="Arial" w:hAnsi="Arial" w:cs="Arial"/>
                    <w:color w:val="000000"/>
                  </w:rPr>
                </w:rPrChange>
              </w:rPr>
              <w:t>Крупная отправка</w:t>
            </w:r>
          </w:p>
        </w:tc>
        <w:tc>
          <w:tcPr>
            <w:tcW w:w="3901" w:type="dxa"/>
          </w:tcPr>
          <w:p w:rsidR="00C7156B" w:rsidRPr="00CF387A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44" w:author="Деева Светлана Владимировна" w:date="2026-06-08T14:58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r>
              <w:rPr>
                <w:rFonts w:ascii="Arial" w:eastAsia="Arial" w:hAnsi="Arial" w:cs="Arial"/>
                <w:color w:val="000000"/>
              </w:rPr>
              <w:t>Enter</w:t>
            </w:r>
            <w:r w:rsidRPr="00CF387A">
              <w:rPr>
                <w:rFonts w:ascii="Arial" w:eastAsia="Arial" w:hAnsi="Arial" w:cs="Arial"/>
                <w:color w:val="000000"/>
                <w:lang w:val="ru-RU"/>
                <w:rPrChange w:id="45" w:author="Деева Светлана Владимировна" w:date="2026-06-08T14:58:00Z">
                  <w:rPr>
                    <w:rFonts w:ascii="Arial" w:eastAsia="Arial" w:hAnsi="Arial" w:cs="Arial"/>
                    <w:color w:val="000000"/>
                  </w:rPr>
                </w:rPrChange>
              </w:rPr>
              <w:t xml:space="preserve"> отправляет сообщение</w:t>
            </w:r>
          </w:p>
        </w:tc>
      </w:tr>
      <w:tr w:rsidR="00C7156B" w:rsidRPr="00113342" w:rsidTr="00C7156B">
        <w:tc>
          <w:tcPr>
            <w:tcW w:w="545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CF387A">
              <w:rPr>
                <w:rFonts w:ascii="Arial" w:eastAsia="Arial" w:hAnsi="Arial" w:cs="Arial"/>
                <w:color w:val="000000"/>
                <w:lang w:val="ru-RU"/>
                <w:rPrChange w:id="46" w:author="Деева Светлана Владимировна" w:date="2026-06-08T14:58:00Z">
                  <w:rPr>
                    <w:rFonts w:ascii="Arial" w:eastAsia="Arial" w:hAnsi="Arial" w:cs="Arial"/>
                    <w:color w:val="000000"/>
                  </w:rPr>
                </w:rPrChange>
              </w:rPr>
              <w:t>Непрочитанн</w:t>
            </w:r>
            <w:r>
              <w:rPr>
                <w:rFonts w:ascii="Arial" w:eastAsia="Arial" w:hAnsi="Arial" w:cs="Arial"/>
                <w:color w:val="000000"/>
              </w:rPr>
              <w:t>ое</w:t>
            </w:r>
          </w:p>
        </w:tc>
        <w:tc>
          <w:tcPr>
            <w:tcW w:w="390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Бейдж на кнопке при </w:t>
            </w:r>
            <w:r w:rsidRPr="00113342">
              <w:rPr>
                <w:rFonts w:ascii="Arial" w:eastAsia="Arial" w:hAnsi="Arial" w:cs="Arial"/>
                <w:lang w:val="ru-RU"/>
              </w:rPr>
              <w:t>свернутом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окне</w:t>
            </w:r>
          </w:p>
        </w:tc>
      </w:tr>
    </w:tbl>
    <w:p w:rsidR="00C7156B" w:rsidRPr="00113342" w:rsidRDefault="00113342">
      <w:pPr>
        <w:pStyle w:val="3"/>
        <w:rPr>
          <w:rFonts w:ascii="Arial" w:eastAsia="Arial" w:hAnsi="Arial" w:cs="Arial"/>
          <w:lang w:val="ru-RU"/>
        </w:rPr>
      </w:pPr>
      <w:r w:rsidRPr="00113342">
        <w:rPr>
          <w:rFonts w:ascii="Arial" w:eastAsia="Arial" w:hAnsi="Arial" w:cs="Arial"/>
          <w:lang w:val="ru-RU"/>
        </w:rPr>
        <w:t>4.2. Рабочее место оператора (АРМ)</w:t>
      </w:r>
    </w:p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Назначение:</w:t>
      </w:r>
      <w:r w:rsidRPr="00113342">
        <w:rPr>
          <w:rFonts w:ascii="Arial" w:eastAsia="Arial" w:hAnsi="Arial" w:cs="Arial"/>
          <w:color w:val="000000"/>
          <w:lang w:val="ru-RU"/>
        </w:rPr>
        <w:t xml:space="preserve"> основная рабочая область оператора контакт-центра.</w:t>
      </w:r>
      <w:r w:rsidRPr="00113342">
        <w:rPr>
          <w:rFonts w:ascii="Arial" w:eastAsia="Arial" w:hAnsi="Arial" w:cs="Arial"/>
          <w:color w:val="000000"/>
          <w:lang w:val="ru-RU"/>
        </w:rPr>
        <w:br/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Разрешение:</w:t>
      </w:r>
      <w:r w:rsidRPr="00113342">
        <w:rPr>
          <w:rFonts w:ascii="Arial" w:eastAsia="Arial" w:hAnsi="Arial" w:cs="Arial"/>
          <w:color w:val="000000"/>
          <w:lang w:val="ru-RU"/>
        </w:rPr>
        <w:t xml:space="preserve"> от 1440×900 (основной); адаптация от 1280×720.</w:t>
      </w:r>
      <w:r w:rsidRPr="00113342">
        <w:rPr>
          <w:rFonts w:ascii="Arial" w:eastAsia="Arial" w:hAnsi="Arial" w:cs="Arial"/>
          <w:color w:val="000000"/>
          <w:lang w:val="ru-RU"/>
        </w:rPr>
        <w:br/>
      </w:r>
      <w:r>
        <w:rPr>
          <w:rFonts w:ascii="Arial" w:eastAsia="Arial" w:hAnsi="Arial" w:cs="Arial"/>
          <w:b/>
          <w:bCs/>
          <w:color w:val="000000"/>
        </w:rPr>
        <w:t>Роли:</w:t>
      </w:r>
      <w:r>
        <w:rPr>
          <w:rFonts w:ascii="Arial" w:eastAsia="Arial" w:hAnsi="Arial" w:cs="Arial"/>
          <w:color w:val="000000"/>
        </w:rPr>
        <w:t xml:space="preserve"> оператор КЦ; супервизор (расширенные разделы очереди).</w:t>
      </w:r>
    </w:p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Компоновка экрана (три зоны):</w:t>
      </w:r>
    </w:p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  <w:lang w:val="ru-RU"/>
        </w:rPr>
        <w:lastRenderedPageBreak/>
        <w:drawing>
          <wp:inline distT="114300" distB="114300" distL="114300" distR="114300">
            <wp:extent cx="6494734" cy="2862263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4734" cy="28622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7156B" w:rsidRPr="00CF387A" w:rsidRDefault="00CF387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  <w:lang w:val="ru-RU"/>
          <w:rPrChange w:id="47" w:author="Деева Светлана Владимировна" w:date="2026-06-08T14:58:00Z">
            <w:rPr>
              <w:rFonts w:ascii="Arial" w:eastAsia="Arial" w:hAnsi="Arial" w:cs="Arial"/>
              <w:sz w:val="22"/>
              <w:szCs w:val="22"/>
            </w:rPr>
          </w:rPrChange>
        </w:rPr>
      </w:pPr>
      <w:ins w:id="48" w:author="Деева Светлана Владимировна" w:date="2026-06-08T14:58:00Z">
        <w:r>
          <w:rPr>
            <w:rFonts w:ascii="Arial" w:eastAsia="Arial" w:hAnsi="Arial" w:cs="Arial"/>
            <w:sz w:val="22"/>
            <w:szCs w:val="22"/>
            <w:lang w:val="ru-RU"/>
          </w:rPr>
          <w:t>+ в диалоге с другими ( для обзора всеми операторами)</w:t>
        </w:r>
      </w:ins>
    </w:p>
    <w:p w:rsidR="00C7156B" w:rsidRDefault="00113342">
      <w:pPr>
        <w:pStyle w:val="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Левая панель — разделы диалогов</w:t>
      </w:r>
    </w:p>
    <w:tbl>
      <w:tblPr>
        <w:tblStyle w:val="af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44"/>
        <w:gridCol w:w="5616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44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</w:t>
            </w:r>
          </w:p>
        </w:tc>
        <w:tc>
          <w:tcPr>
            <w:tcW w:w="5616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</w:tr>
      <w:tr w:rsidR="00C7156B" w:rsidRPr="00113342" w:rsidTr="00C7156B">
        <w:tc>
          <w:tcPr>
            <w:tcW w:w="3744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Ожидают ответа</w:t>
            </w:r>
          </w:p>
        </w:tc>
        <w:tc>
          <w:tcPr>
            <w:tcW w:w="5616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Диалоги, требующие первоочередного ответа оператора</w:t>
            </w:r>
          </w:p>
        </w:tc>
      </w:tr>
      <w:tr w:rsidR="00C7156B" w:rsidRPr="00113342" w:rsidTr="00C7156B">
        <w:tc>
          <w:tcPr>
            <w:tcW w:w="3744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 диалоге со мной</w:t>
            </w:r>
          </w:p>
        </w:tc>
        <w:tc>
          <w:tcPr>
            <w:tcW w:w="5616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Диалоги, к которым оператор </w:t>
            </w:r>
            <w:r w:rsidRPr="00113342">
              <w:rPr>
                <w:rFonts w:ascii="Arial" w:eastAsia="Arial" w:hAnsi="Arial" w:cs="Arial"/>
                <w:lang w:val="ru-RU"/>
              </w:rPr>
              <w:t>подключен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; таймер с момента последнего непрочитанного сообщения клиента</w:t>
            </w:r>
          </w:p>
        </w:tc>
      </w:tr>
      <w:tr w:rsidR="00C7156B" w:rsidRPr="00113342" w:rsidTr="00C7156B">
        <w:tc>
          <w:tcPr>
            <w:tcW w:w="3744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</w:rPr>
              <w:t>Оффлайн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-обращения</w:t>
            </w:r>
          </w:p>
        </w:tc>
        <w:tc>
          <w:tcPr>
            <w:tcW w:w="5616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Диалоги, где клиент не в сети и обращение не назначено</w:t>
            </w:r>
          </w:p>
        </w:tc>
      </w:tr>
      <w:tr w:rsidR="00C7156B" w:rsidRPr="00113342" w:rsidTr="00C7156B">
        <w:tc>
          <w:tcPr>
            <w:tcW w:w="3744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Общая очередь</w:t>
            </w:r>
          </w:p>
        </w:tc>
        <w:tc>
          <w:tcPr>
            <w:tcW w:w="5616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Неназначенные диалоги при занятости всех операторов (при включённом автоназначении)</w:t>
            </w:r>
          </w:p>
        </w:tc>
      </w:tr>
      <w:tr w:rsidR="00C7156B" w:rsidRPr="00113342" w:rsidTr="00C7156B">
        <w:tc>
          <w:tcPr>
            <w:tcW w:w="3744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 диалоге с коллегами</w:t>
            </w:r>
          </w:p>
        </w:tc>
        <w:tc>
          <w:tcPr>
            <w:tcW w:w="5616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Диалоги других операторов (для супервизора)</w:t>
            </w:r>
          </w:p>
        </w:tc>
      </w:tr>
      <w:tr w:rsidR="00C7156B" w:rsidRPr="00113342" w:rsidTr="00C7156B">
        <w:tc>
          <w:tcPr>
            <w:tcW w:w="3744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Инициированные оператором</w:t>
            </w:r>
          </w:p>
        </w:tc>
        <w:tc>
          <w:tcPr>
            <w:tcW w:w="5616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Обращения, начатые оператором по приглашению</w:t>
            </w:r>
          </w:p>
        </w:tc>
      </w:tr>
      <w:tr w:rsidR="00C7156B" w:rsidRPr="00113342" w:rsidTr="00C7156B">
        <w:tc>
          <w:tcPr>
            <w:tcW w:w="3744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Недавно закрытые</w:t>
            </w:r>
          </w:p>
        </w:tc>
        <w:tc>
          <w:tcPr>
            <w:tcW w:w="5616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Закрытые диалоги с возможностью повторного контакта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color w:val="000000"/>
          <w:lang w:val="ru-RU"/>
        </w:rPr>
        <w:t>Карточка диалога в списке: имя/идентификатор клиента, канал, отдел, превью последнего сообщения, таймер ожидания, индикатор непрочитанного.</w:t>
      </w:r>
    </w:p>
    <w:p w:rsidR="00C7156B" w:rsidRPr="00CF387A" w:rsidRDefault="00113342">
      <w:pPr>
        <w:pStyle w:val="4"/>
        <w:rPr>
          <w:rFonts w:ascii="Arial" w:eastAsia="Arial" w:hAnsi="Arial" w:cs="Arial"/>
          <w:lang w:val="ru-RU"/>
          <w:rPrChange w:id="49" w:author="Деева Светлана Владимировна" w:date="2026-06-08T14:59:00Z">
            <w:rPr>
              <w:rFonts w:ascii="Arial" w:eastAsia="Arial" w:hAnsi="Arial" w:cs="Arial"/>
            </w:rPr>
          </w:rPrChange>
        </w:rPr>
      </w:pPr>
      <w:r w:rsidRPr="00CF387A">
        <w:rPr>
          <w:rFonts w:ascii="Arial" w:eastAsia="Arial" w:hAnsi="Arial" w:cs="Arial"/>
          <w:lang w:val="ru-RU"/>
          <w:rPrChange w:id="50" w:author="Деева Светлана Владимировна" w:date="2026-06-08T14:59:00Z">
            <w:rPr>
              <w:rFonts w:ascii="Arial" w:eastAsia="Arial" w:hAnsi="Arial" w:cs="Arial"/>
            </w:rPr>
          </w:rPrChange>
        </w:rPr>
        <w:lastRenderedPageBreak/>
        <w:t>Центральная зона — переписка</w:t>
      </w:r>
      <w:ins w:id="51" w:author="Деева Светлана Владимировна" w:date="2026-06-08T14:59:00Z">
        <w:r w:rsidR="00CF387A">
          <w:rPr>
            <w:rFonts w:ascii="Arial" w:eastAsia="Arial" w:hAnsi="Arial" w:cs="Arial"/>
            <w:lang w:val="ru-RU"/>
          </w:rPr>
          <w:t xml:space="preserve"> В даилоговом окне должно отражаться сообщение клиента которое он вводит, но еще не отправил</w:t>
        </w:r>
      </w:ins>
      <w:ins w:id="52" w:author="Деева Светлана Владимировна" w:date="2026-06-08T15:00:00Z">
        <w:r w:rsidR="00CF387A">
          <w:rPr>
            <w:rFonts w:ascii="Arial" w:eastAsia="Arial" w:hAnsi="Arial" w:cs="Arial"/>
            <w:lang w:val="ru-RU"/>
          </w:rPr>
          <w:br/>
          <w:t>+ кнопка «блокировки»</w:t>
        </w:r>
      </w:ins>
    </w:p>
    <w:tbl>
      <w:tblPr>
        <w:tblStyle w:val="af0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33"/>
        <w:gridCol w:w="4927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33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Функция</w:t>
            </w:r>
          </w:p>
        </w:tc>
        <w:tc>
          <w:tcPr>
            <w:tcW w:w="4927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Лента сообщений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Хронология: клиент, оператор, системные сообщения, бот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Статусы доставки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Отметки «доставлено» / «прочитано» (где поддерживает канал)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Цитирование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Ответ с цитатой сообщения клиента или своего (ограничения — по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канала)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Редактирование / удаление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Изменение своих сообщений с пометкой «изменено» / «удалено» (ограничения — по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канала)</w:t>
            </w:r>
          </w:p>
        </w:tc>
      </w:tr>
      <w:tr w:rsidR="00C7156B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Шаблоны ответов</w:t>
            </w:r>
          </w:p>
        </w:tc>
        <w:tc>
          <w:tcPr>
            <w:tcW w:w="4927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Быстрая вставка типовых фраз</w:t>
            </w:r>
          </w:p>
        </w:tc>
      </w:tr>
      <w:tr w:rsidR="00C7156B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Вложения</w:t>
            </w:r>
          </w:p>
        </w:tc>
        <w:tc>
          <w:tcPr>
            <w:tcW w:w="4927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Отправка файлов клиенту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Перевод диалога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На другого оператора или в очередь отдела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Категория обращения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Назначение темы/категории для отчётности</w:t>
            </w:r>
          </w:p>
        </w:tc>
      </w:tr>
    </w:tbl>
    <w:p w:rsidR="00C7156B" w:rsidRDefault="00113342">
      <w:pPr>
        <w:pStyle w:val="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Правая панель — контекст</w:t>
      </w:r>
    </w:p>
    <w:tbl>
      <w:tblPr>
        <w:tblStyle w:val="af1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09"/>
        <w:gridCol w:w="5851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9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Блок</w:t>
            </w:r>
          </w:p>
        </w:tc>
        <w:tc>
          <w:tcPr>
            <w:tcW w:w="5851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C7156B" w:rsidRPr="00113342" w:rsidTr="00C7156B">
        <w:tc>
          <w:tcPr>
            <w:tcW w:w="350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Данные клиента</w:t>
            </w:r>
          </w:p>
        </w:tc>
        <w:tc>
          <w:tcPr>
            <w:tcW w:w="585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Имя, контакты, идентификатор; редактирование оператором при уточнении</w:t>
            </w:r>
          </w:p>
        </w:tc>
      </w:tr>
      <w:tr w:rsidR="00C7156B" w:rsidRPr="00113342" w:rsidTr="00C7156B">
        <w:tc>
          <w:tcPr>
            <w:tcW w:w="350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Точка входа</w:t>
            </w:r>
          </w:p>
        </w:tc>
        <w:tc>
          <w:tcPr>
            <w:tcW w:w="585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Канал, страница сайта (для виджета), ОС/браузер — по политике ИБ</w:t>
            </w:r>
          </w:p>
        </w:tc>
      </w:tr>
      <w:tr w:rsidR="00C7156B" w:rsidRPr="00113342" w:rsidTr="00C7156B">
        <w:tc>
          <w:tcPr>
            <w:tcW w:w="350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Комментарий оператора</w:t>
            </w:r>
          </w:p>
        </w:tc>
        <w:tc>
          <w:tcPr>
            <w:tcW w:w="585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Внутренняя заметка по диалогу; видна при повторном обращении</w:t>
            </w:r>
          </w:p>
        </w:tc>
      </w:tr>
      <w:tr w:rsidR="00C7156B" w:rsidRPr="00113342" w:rsidTr="00C7156B">
        <w:tc>
          <w:tcPr>
            <w:tcW w:w="350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Панель суфлёра</w:t>
            </w:r>
          </w:p>
        </w:tc>
        <w:tc>
          <w:tcPr>
            <w:tcW w:w="585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Ранжированные подсказки, % релевантности, ссылки на СУЗ </w:t>
            </w:r>
            <w:r w:rsidRPr="00113342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 для оператора</w:t>
            </w:r>
          </w:p>
        </w:tc>
      </w:tr>
    </w:tbl>
    <w:p w:rsidR="00C7156B" w:rsidRDefault="00113342">
      <w:pPr>
        <w:pStyle w:val="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Дополнительно в АРМ</w:t>
      </w:r>
    </w:p>
    <w:tbl>
      <w:tblPr>
        <w:tblStyle w:val="af2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7920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  <w:tcBorders>
              <w:bottom w:val="single" w:sz="6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Функция</w:t>
            </w:r>
          </w:p>
        </w:tc>
      </w:tr>
      <w:tr w:rsidR="00C7156B" w:rsidRPr="00113342" w:rsidTr="00C7156B">
        <w:tc>
          <w:tcPr>
            <w:tcW w:w="7920" w:type="dxa"/>
          </w:tcPr>
          <w:p w:rsidR="00C7156B" w:rsidRPr="00113342" w:rsidRDefault="00113342" w:rsidP="00CF38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Статусы оператора (онлайн, невидимка, перерыв, офлайн</w:t>
            </w:r>
            <w:ins w:id="53" w:author="Деева Светлана Владимировна" w:date="2026-06-08T15:00:00Z">
              <w:r w:rsidR="00CF387A">
                <w:rPr>
                  <w:rFonts w:ascii="Arial" w:eastAsia="Arial" w:hAnsi="Arial" w:cs="Arial"/>
                  <w:color w:val="000000"/>
                  <w:lang w:val="ru-RU"/>
                </w:rPr>
                <w:t>, обед</w:t>
              </w:r>
            </w:ins>
            <w:ins w:id="54" w:author="Деева Светлана Владимировна" w:date="2026-06-08T15:01:00Z">
              <w:r w:rsidR="00CF387A">
                <w:rPr>
                  <w:rFonts w:ascii="Arial" w:eastAsia="Arial" w:hAnsi="Arial" w:cs="Arial"/>
                  <w:color w:val="000000"/>
                  <w:lang w:val="ru-RU"/>
                </w:rPr>
                <w:t xml:space="preserve"> ( влияет на расчет статистики по оператору),</w:t>
              </w:r>
            </w:ins>
            <w:ins w:id="55" w:author="Деева Светлана Владимировна" w:date="2026-06-08T15:00:00Z">
              <w:r w:rsidR="00CF387A">
                <w:rPr>
                  <w:rFonts w:ascii="Arial" w:eastAsia="Arial" w:hAnsi="Arial" w:cs="Arial"/>
                  <w:color w:val="000000"/>
                  <w:lang w:val="ru-RU"/>
                </w:rPr>
                <w:t xml:space="preserve"> обработка офлайн сообщений (чтобы</w:t>
              </w:r>
            </w:ins>
            <w:ins w:id="56" w:author="Деева Светлана Владимировна" w:date="2026-06-08T15:01:00Z">
              <w:r w:rsidR="00CF387A">
                <w:rPr>
                  <w:rFonts w:ascii="Arial" w:eastAsia="Arial" w:hAnsi="Arial" w:cs="Arial"/>
                  <w:color w:val="000000"/>
                  <w:lang w:val="ru-RU"/>
                </w:rPr>
                <w:t xml:space="preserve"> </w:t>
              </w:r>
            </w:ins>
            <w:ins w:id="57" w:author="Деева Светлана Владимировна" w:date="2026-06-08T15:00:00Z">
              <w:r w:rsidR="00CF387A">
                <w:rPr>
                  <w:rFonts w:ascii="Arial" w:eastAsia="Arial" w:hAnsi="Arial" w:cs="Arial"/>
                  <w:color w:val="000000"/>
                  <w:lang w:val="ru-RU"/>
                </w:rPr>
                <w:t>не падали онлайны</w:t>
              </w:r>
            </w:ins>
            <w:r w:rsidRPr="00113342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C7156B" w:rsidRPr="00113342" w:rsidTr="00C7156B">
        <w:tc>
          <w:tcPr>
            <w:tcW w:w="792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Переключатель «Клиенты / Коллеги» — внутренний чат операторов</w:t>
            </w:r>
          </w:p>
        </w:tc>
      </w:tr>
      <w:tr w:rsidR="00C7156B" w:rsidRPr="00113342" w:rsidTr="00C7156B">
        <w:tc>
          <w:tcPr>
            <w:tcW w:w="792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Быстрый переход в АРМ из любого раздела панели управления</w:t>
            </w:r>
          </w:p>
        </w:tc>
      </w:tr>
    </w:tbl>
    <w:p w:rsidR="00C7156B" w:rsidRPr="00113342" w:rsidRDefault="00C7156B">
      <w:pPr>
        <w:pStyle w:val="4"/>
        <w:rPr>
          <w:rFonts w:ascii="Arial" w:eastAsia="Arial" w:hAnsi="Arial" w:cs="Arial"/>
          <w:lang w:val="ru-RU"/>
        </w:rPr>
        <w:sectPr w:rsidR="00C7156B" w:rsidRPr="00113342">
          <w:pgSz w:w="12240" w:h="15840"/>
          <w:pgMar w:top="1440" w:right="1440" w:bottom="1440" w:left="1440" w:header="0" w:footer="0" w:gutter="0"/>
          <w:pgNumType w:start="1"/>
          <w:cols w:space="720"/>
        </w:sectPr>
      </w:pPr>
    </w:p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 w:rsidRPr="00113342">
        <w:rPr>
          <w:rFonts w:ascii="Arial" w:eastAsia="Arial" w:hAnsi="Arial" w:cs="Arial"/>
          <w:lang w:val="ru-RU"/>
        </w:rPr>
        <w:lastRenderedPageBreak/>
        <w:t>Слайд 4. АРМ оператора (общий вид)</w:t>
      </w:r>
    </w:p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  <w:sectPr w:rsidR="00C7156B">
          <w:pgSz w:w="15840" w:h="12240" w:orient="landscape"/>
          <w:pgMar w:top="1440" w:right="1440" w:bottom="1440" w:left="1440" w:header="0" w:footer="0" w:gutter="0"/>
          <w:cols w:space="720"/>
        </w:sect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>
            <wp:extent cx="8653463" cy="5419439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53463" cy="54194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7156B" w:rsidRDefault="00C7156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</w:p>
    <w:tbl>
      <w:tblPr>
        <w:tblStyle w:val="af3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Зона</w:t>
            </w:r>
          </w:p>
        </w:tc>
        <w:tc>
          <w:tcPr>
            <w:tcW w:w="264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Ширина</w:t>
            </w:r>
          </w:p>
        </w:tc>
        <w:tc>
          <w:tcPr>
            <w:tcW w:w="264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Поведение</w:t>
            </w:r>
          </w:p>
        </w:tc>
      </w:tr>
      <w:tr w:rsidR="00C7156B" w:rsidRPr="00113342" w:rsidTr="00C7156B"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Шапка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100%</w:t>
            </w:r>
          </w:p>
        </w:tc>
        <w:tc>
          <w:tcPr>
            <w:tcW w:w="264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Статус оператора влияет на автоназначение</w:t>
            </w:r>
          </w:p>
        </w:tc>
      </w:tr>
      <w:tr w:rsidR="00C7156B" w:rsidRPr="00113342" w:rsidTr="00C7156B"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Очереди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280 px</w:t>
            </w:r>
          </w:p>
        </w:tc>
        <w:tc>
          <w:tcPr>
            <w:tcW w:w="264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Сворачиваемые секции; клик открывает диалог</w:t>
            </w:r>
          </w:p>
        </w:tc>
      </w:tr>
      <w:tr w:rsidR="00C7156B" w:rsidRPr="00113342" w:rsidTr="00C7156B"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Переписка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flex</w:t>
            </w:r>
          </w:p>
        </w:tc>
        <w:tc>
          <w:tcPr>
            <w:tcW w:w="264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Шапка диалога фиксирована при прокрутке</w:t>
            </w:r>
          </w:p>
        </w:tc>
      </w:tr>
      <w:tr w:rsidR="00C7156B" w:rsidRPr="00113342" w:rsidTr="00C7156B"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Контекст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320 px</w:t>
            </w:r>
          </w:p>
        </w:tc>
        <w:tc>
          <w:tcPr>
            <w:tcW w:w="264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Accordion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; суфлёр развёрнут по умолчанию</w:t>
            </w:r>
          </w:p>
        </w:tc>
      </w:tr>
    </w:tbl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Карточка диалога в очереди:</w:t>
      </w:r>
      <w:r w:rsidRPr="00113342">
        <w:rPr>
          <w:rFonts w:ascii="Arial" w:eastAsia="Arial" w:hAnsi="Arial" w:cs="Arial"/>
          <w:color w:val="000000"/>
          <w:lang w:val="ru-RU"/>
        </w:rPr>
        <w:t xml:space="preserve"> имя клиента, канал, отдел, превью сообщения, таймер </w:t>
      </w:r>
      <w:r>
        <w:rPr>
          <w:rFonts w:ascii="Arial" w:eastAsia="Arial" w:hAnsi="Arial" w:cs="Arial"/>
          <w:color w:val="000000"/>
        </w:rPr>
        <w:t>SLA</w:t>
      </w:r>
      <w:r w:rsidRPr="00113342">
        <w:rPr>
          <w:rFonts w:ascii="Arial" w:eastAsia="Arial" w:hAnsi="Arial" w:cs="Arial"/>
          <w:color w:val="000000"/>
          <w:lang w:val="ru-RU"/>
        </w:rPr>
        <w:t xml:space="preserve">. Цвет таймера: </w:t>
      </w:r>
      <w:r w:rsidRPr="00113342">
        <w:rPr>
          <w:rFonts w:ascii="Arial" w:eastAsia="Arial" w:hAnsi="Arial" w:cs="Arial"/>
          <w:lang w:val="ru-RU"/>
        </w:rPr>
        <w:t>зеленый</w:t>
      </w:r>
      <w:sdt>
        <w:sdtPr>
          <w:tag w:val="goog_rdk_0"/>
          <w:id w:val="-957734511"/>
        </w:sdtPr>
        <w:sdtContent>
          <w:r w:rsidRPr="00113342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</w:t>
          </w:r>
        </w:sdtContent>
      </w:sdt>
      <w:r w:rsidRPr="00113342">
        <w:rPr>
          <w:rFonts w:ascii="Arial" w:eastAsia="Arial" w:hAnsi="Arial" w:cs="Arial"/>
          <w:lang w:val="ru-RU"/>
        </w:rPr>
        <w:t>желтый</w:t>
      </w:r>
      <w:sdt>
        <w:sdtPr>
          <w:tag w:val="goog_rdk_1"/>
          <w:id w:val="-1402310593"/>
        </w:sdtPr>
        <w:sdtContent>
          <w:r w:rsidRPr="00113342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красный по порогам </w:t>
          </w:r>
          <w:r>
            <w:rPr>
              <w:rFonts w:ascii="Arial Unicode MS" w:eastAsia="Arial Unicode MS" w:hAnsi="Arial Unicode MS" w:cs="Arial Unicode MS"/>
              <w:color w:val="000000"/>
            </w:rPr>
            <w:t>SLA</w:t>
          </w:r>
          <w:r w:rsidRPr="00113342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(согласуются с КЦ). 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См. левую панель на </w:t>
          </w:r>
        </w:sdtContent>
      </w:sdt>
      <w:r>
        <w:rPr>
          <w:rFonts w:ascii="Arial" w:eastAsia="Arial" w:hAnsi="Arial" w:cs="Arial"/>
          <w:b/>
          <w:bCs/>
          <w:color w:val="000000"/>
        </w:rPr>
        <w:t>слайде 4</w:t>
      </w:r>
      <w:r>
        <w:rPr>
          <w:rFonts w:ascii="Arial" w:eastAsia="Arial" w:hAnsi="Arial" w:cs="Arial"/>
          <w:color w:val="000000"/>
        </w:rPr>
        <w:t>.</w:t>
      </w:r>
    </w:p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Лента сообщений:</w:t>
      </w:r>
    </w:p>
    <w:tbl>
      <w:tblPr>
        <w:tblStyle w:val="af4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Тип</w:t>
            </w:r>
          </w:p>
        </w:tc>
        <w:tc>
          <w:tcPr>
            <w:tcW w:w="264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Выравнивание</w:t>
            </w:r>
          </w:p>
        </w:tc>
        <w:tc>
          <w:tcPr>
            <w:tcW w:w="264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Стиль</w:t>
            </w:r>
          </w:p>
        </w:tc>
      </w:tr>
      <w:tr w:rsidR="00C7156B" w:rsidTr="00C7156B"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Клиент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слева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Светлый фон</w:t>
            </w:r>
          </w:p>
        </w:tc>
      </w:tr>
      <w:tr w:rsidR="00C7156B" w:rsidRPr="00113342" w:rsidTr="00C7156B"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справа</w:t>
            </w:r>
          </w:p>
        </w:tc>
        <w:tc>
          <w:tcPr>
            <w:tcW w:w="264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Акцентный фон банка, галочки доставки</w:t>
            </w:r>
          </w:p>
        </w:tc>
      </w:tr>
      <w:tr w:rsidR="00C7156B" w:rsidTr="00C7156B"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Система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центру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Компактная серая строка</w:t>
            </w:r>
          </w:p>
        </w:tc>
      </w:tr>
      <w:tr w:rsidR="00C7156B" w:rsidTr="00C7156B"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Бот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слева</w:t>
            </w:r>
          </w:p>
        </w:tc>
        <w:tc>
          <w:tcPr>
            <w:tcW w:w="26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Отличим от сообщения клиента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 xml:space="preserve">Панель </w:t>
      </w:r>
      <w:r w:rsidRPr="00113342">
        <w:rPr>
          <w:rFonts w:ascii="Arial" w:eastAsia="Arial" w:hAnsi="Arial" w:cs="Arial"/>
          <w:b/>
          <w:bCs/>
          <w:lang w:val="ru-RU"/>
        </w:rPr>
        <w:t>суфлера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:</w:t>
      </w:r>
      <w:r w:rsidRPr="00113342">
        <w:rPr>
          <w:rFonts w:ascii="Arial" w:eastAsia="Arial" w:hAnsi="Arial" w:cs="Arial"/>
          <w:color w:val="000000"/>
          <w:lang w:val="ru-RU"/>
        </w:rPr>
        <w:t xml:space="preserve"> ранжированные карточки подсказок, кнопки «Вставить» и «Открыть в СУЗ», обратная связь «Полезно / Неполно»</w:t>
      </w:r>
      <w:ins w:id="58" w:author="Деева Светлана Владимировна" w:date="2026-06-08T15:01:00Z">
        <w:r w:rsidR="00CF387A">
          <w:rPr>
            <w:rFonts w:ascii="Arial" w:eastAsia="Arial" w:hAnsi="Arial" w:cs="Arial"/>
            <w:color w:val="000000"/>
            <w:lang w:val="ru-RU"/>
          </w:rPr>
          <w:t xml:space="preserve"> возможно нужен еще статус </w:t>
        </w:r>
      </w:ins>
      <w:ins w:id="59" w:author="Деева Светлана Владимировна" w:date="2026-06-08T15:02:00Z">
        <w:r w:rsidR="00CF387A">
          <w:rPr>
            <w:rFonts w:ascii="Arial" w:eastAsia="Arial" w:hAnsi="Arial" w:cs="Arial"/>
            <w:color w:val="000000"/>
            <w:lang w:val="ru-RU"/>
          </w:rPr>
          <w:t>«неверно» или т.п.</w:t>
        </w:r>
      </w:ins>
      <w:r w:rsidRPr="00113342">
        <w:rPr>
          <w:rFonts w:ascii="Arial" w:eastAsia="Arial" w:hAnsi="Arial" w:cs="Arial"/>
          <w:color w:val="000000"/>
          <w:lang w:val="ru-RU"/>
        </w:rPr>
        <w:t xml:space="preserve">. См. правую панель на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слайде 4</w:t>
      </w:r>
      <w:r w:rsidRPr="00113342">
        <w:rPr>
          <w:rFonts w:ascii="Arial" w:eastAsia="Arial" w:hAnsi="Arial" w:cs="Arial"/>
          <w:color w:val="000000"/>
          <w:lang w:val="ru-RU"/>
        </w:rPr>
        <w:t xml:space="preserve">. Ссылки на СУЗ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не попадают</w:t>
      </w:r>
      <w:r w:rsidRPr="00113342">
        <w:rPr>
          <w:rFonts w:ascii="Arial" w:eastAsia="Arial" w:hAnsi="Arial" w:cs="Arial"/>
          <w:color w:val="000000"/>
          <w:lang w:val="ru-RU"/>
        </w:rPr>
        <w:t xml:space="preserve"> в текст для клиента при «Вставить».</w:t>
      </w:r>
    </w:p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Состояния АРМ:</w:t>
      </w:r>
    </w:p>
    <w:tbl>
      <w:tblPr>
        <w:tblStyle w:val="af5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289"/>
        <w:gridCol w:w="5071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89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Состояние</w:t>
            </w:r>
          </w:p>
        </w:tc>
        <w:tc>
          <w:tcPr>
            <w:tcW w:w="5071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Отображение</w:t>
            </w:r>
          </w:p>
        </w:tc>
      </w:tr>
      <w:tr w:rsidR="00C7156B" w:rsidRPr="00113342" w:rsidTr="00C7156B">
        <w:tc>
          <w:tcPr>
            <w:tcW w:w="428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 выбранного диалога</w:t>
            </w:r>
          </w:p>
        </w:tc>
        <w:tc>
          <w:tcPr>
            <w:tcW w:w="507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«Выберите диалог слева или возьмите из общей очереди»</w:t>
            </w:r>
          </w:p>
        </w:tc>
      </w:tr>
      <w:tr w:rsidR="00C7156B" w:rsidRPr="00113342" w:rsidTr="00C7156B">
        <w:tc>
          <w:tcPr>
            <w:tcW w:w="428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Клиент печатает</w:t>
            </w:r>
          </w:p>
        </w:tc>
        <w:tc>
          <w:tcPr>
            <w:tcW w:w="507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Индикатор в шапке диалога (если канал поддерживает)</w:t>
            </w:r>
          </w:p>
        </w:tc>
      </w:tr>
      <w:tr w:rsidR="00C7156B" w:rsidRPr="00113342" w:rsidTr="00C7156B">
        <w:tc>
          <w:tcPr>
            <w:tcW w:w="428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Суфлёр загружается</w:t>
            </w:r>
          </w:p>
        </w:tc>
        <w:tc>
          <w:tcPr>
            <w:tcW w:w="507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Скелетон в панели; ввод не блокируется</w:t>
            </w:r>
          </w:p>
        </w:tc>
      </w:tr>
      <w:tr w:rsidR="00C7156B" w:rsidRPr="00113342" w:rsidTr="00C7156B">
        <w:tc>
          <w:tcPr>
            <w:tcW w:w="428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Ошибка канала</w:t>
            </w:r>
          </w:p>
        </w:tc>
        <w:tc>
          <w:tcPr>
            <w:tcW w:w="507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Сообщение в ленте + «Повторить отправку»</w:t>
            </w:r>
          </w:p>
        </w:tc>
      </w:tr>
    </w:tbl>
    <w:p w:rsidR="00C7156B" w:rsidRDefault="00113342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4.3. Панель управления (администратор)</w:t>
      </w:r>
    </w:p>
    <w:tbl>
      <w:tblPr>
        <w:tblStyle w:val="af6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04"/>
        <w:gridCol w:w="4956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04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</w:t>
            </w:r>
          </w:p>
        </w:tc>
        <w:tc>
          <w:tcPr>
            <w:tcW w:w="4956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Функции</w:t>
            </w:r>
          </w:p>
        </w:tc>
      </w:tr>
      <w:tr w:rsidR="00C7156B" w:rsidRPr="00113342" w:rsidTr="00C7156B">
        <w:tc>
          <w:tcPr>
            <w:tcW w:w="4404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Операторы</w:t>
            </w:r>
          </w:p>
        </w:tc>
        <w:tc>
          <w:tcPr>
            <w:tcW w:w="4956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Учётные записи, привязка к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, отделы, лимит одновременных диалогов, график работы</w:t>
            </w:r>
          </w:p>
        </w:tc>
      </w:tr>
      <w:tr w:rsidR="00C7156B" w:rsidTr="00C7156B">
        <w:tc>
          <w:tcPr>
            <w:tcW w:w="4404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Супервизоры</w:t>
            </w:r>
          </w:p>
        </w:tc>
        <w:tc>
          <w:tcPr>
            <w:tcW w:w="4956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Назначение подчинённых операторов/отделов</w:t>
            </w:r>
          </w:p>
        </w:tc>
      </w:tr>
      <w:tr w:rsidR="00C7156B" w:rsidRPr="00113342" w:rsidTr="00C7156B">
        <w:tc>
          <w:tcPr>
            <w:tcW w:w="4404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Отделы</w:t>
            </w:r>
          </w:p>
        </w:tc>
        <w:tc>
          <w:tcPr>
            <w:tcW w:w="4956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Создание отделов, правила маршрутизации, приоритеты</w:t>
            </w:r>
          </w:p>
        </w:tc>
      </w:tr>
      <w:tr w:rsidR="00C7156B" w:rsidRPr="00113342" w:rsidTr="00C7156B">
        <w:tc>
          <w:tcPr>
            <w:tcW w:w="4404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Размещения виджета</w:t>
            </w:r>
          </w:p>
        </w:tc>
        <w:tc>
          <w:tcPr>
            <w:tcW w:w="4956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Настройка кнопки, окна чата, текстов, полей клиента, </w:t>
            </w:r>
            <w:r>
              <w:rPr>
                <w:rFonts w:ascii="Arial" w:eastAsia="Arial" w:hAnsi="Arial" w:cs="Arial"/>
                <w:color w:val="000000"/>
              </w:rPr>
              <w:t>HTML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-код для сайта</w:t>
            </w:r>
          </w:p>
        </w:tc>
      </w:tr>
      <w:tr w:rsidR="00C7156B" w:rsidRPr="00113342" w:rsidTr="00C7156B">
        <w:tc>
          <w:tcPr>
            <w:tcW w:w="4404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Правила назначения</w:t>
            </w:r>
          </w:p>
        </w:tc>
        <w:tc>
          <w:tcPr>
            <w:tcW w:w="4956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Алгоритмы автоназначения, приоритет «последний оператор клиента», порядок в отделе</w:t>
            </w:r>
          </w:p>
        </w:tc>
      </w:tr>
      <w:tr w:rsidR="00C7156B" w:rsidRPr="00113342" w:rsidTr="00C7156B">
        <w:tc>
          <w:tcPr>
            <w:tcW w:w="4404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Боты</w:t>
            </w:r>
          </w:p>
        </w:tc>
        <w:tc>
          <w:tcPr>
            <w:tcW w:w="4956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"/>
                <w:id w:val="1410836588"/>
              </w:sdtPr>
              <w:sdtContent>
                <w:r w:rsidRPr="00113342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Создание ботов, статусы, маршрутизация бот ↔ оператор</w:t>
                </w:r>
              </w:sdtContent>
            </w:sdt>
          </w:p>
        </w:tc>
      </w:tr>
      <w:tr w:rsidR="00C7156B" w:rsidRPr="00113342" w:rsidTr="00C7156B">
        <w:tc>
          <w:tcPr>
            <w:tcW w:w="4404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Шаблоны и категории</w:t>
            </w:r>
          </w:p>
        </w:tc>
        <w:tc>
          <w:tcPr>
            <w:tcW w:w="4956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Библиотека ответов, справочник тем обращений</w:t>
            </w:r>
          </w:p>
        </w:tc>
      </w:tr>
      <w:tr w:rsidR="00C7156B" w:rsidTr="00C7156B">
        <w:tc>
          <w:tcPr>
            <w:tcW w:w="4404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Аналитика</w:t>
            </w:r>
          </w:p>
        </w:tc>
        <w:tc>
          <w:tcPr>
            <w:tcW w:w="4956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оперативных показателей, отчёты</w:t>
            </w:r>
          </w:p>
        </w:tc>
      </w:tr>
    </w:tbl>
    <w:p w:rsidR="00C7156B" w:rsidRDefault="00C7156B">
      <w:pPr>
        <w:pStyle w:val="4"/>
        <w:rPr>
          <w:rFonts w:ascii="Arial" w:eastAsia="Arial" w:hAnsi="Arial" w:cs="Arial"/>
        </w:rPr>
        <w:sectPr w:rsidR="00C7156B">
          <w:pgSz w:w="12240" w:h="15840"/>
          <w:pgMar w:top="1440" w:right="1440" w:bottom="1440" w:left="1440" w:header="0" w:footer="0" w:gutter="0"/>
          <w:cols w:space="720"/>
        </w:sectPr>
      </w:pPr>
    </w:p>
    <w:p w:rsidR="00C7156B" w:rsidRDefault="00113342">
      <w:pPr>
        <w:pStyle w:val="4"/>
        <w:rPr>
          <w:rFonts w:ascii="Arial" w:eastAsia="Arial" w:hAnsi="Arial" w:cs="Arial"/>
        </w:rPr>
        <w:sectPr w:rsidR="00C7156B">
          <w:pgSz w:w="15840" w:h="12240" w:orient="landscape"/>
          <w:pgMar w:top="1440" w:right="1440" w:bottom="1440" w:left="1440" w:header="0" w:footer="0" w:gutter="0"/>
          <w:cols w:space="720"/>
        </w:sectPr>
      </w:pPr>
      <w:r>
        <w:rPr>
          <w:rFonts w:ascii="Arial" w:eastAsia="Arial" w:hAnsi="Arial" w:cs="Arial"/>
        </w:rPr>
        <w:lastRenderedPageBreak/>
        <w:t>Слайд 5. Панель управления</w:t>
      </w: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>
            <wp:extent cx="8679699" cy="4081463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79699" cy="4081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7156B" w:rsidRDefault="00C7156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</w:rPr>
      </w:pP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Навигация:</w:t>
      </w:r>
      <w:r w:rsidRPr="00113342">
        <w:rPr>
          <w:rFonts w:ascii="Arial" w:eastAsia="Arial" w:hAnsi="Arial" w:cs="Arial"/>
          <w:color w:val="000000"/>
          <w:lang w:val="ru-RU"/>
        </w:rPr>
        <w:t xml:space="preserve"> боковое меню 240 </w:t>
      </w:r>
      <w:r>
        <w:rPr>
          <w:rFonts w:ascii="Arial" w:eastAsia="Arial" w:hAnsi="Arial" w:cs="Arial"/>
          <w:color w:val="000000"/>
        </w:rPr>
        <w:t>px</w:t>
      </w:r>
      <w:r w:rsidRPr="00113342">
        <w:rPr>
          <w:rFonts w:ascii="Arial" w:eastAsia="Arial" w:hAnsi="Arial" w:cs="Arial"/>
          <w:color w:val="000000"/>
          <w:lang w:val="ru-RU"/>
        </w:rPr>
        <w:t xml:space="preserve"> + рабочая область.</w:t>
      </w:r>
    </w:p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Редактор размещения виджета (вкладки):</w:t>
      </w:r>
    </w:p>
    <w:tbl>
      <w:tblPr>
        <w:tblStyle w:val="af7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</w:t>
            </w:r>
          </w:p>
        </w:tc>
        <w:tc>
          <w:tcPr>
            <w:tcW w:w="396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Поля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Основные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Название, отдел, активность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Кнопка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Позиция, текст, цвет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Окно чата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Размеры, цвета, приветствие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Данные клиента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Поля и обязательность</w:t>
            </w:r>
          </w:p>
        </w:tc>
      </w:tr>
      <w:tr w:rsidR="00C7156B" w:rsidRPr="00113342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Код</w:t>
            </w:r>
          </w:p>
        </w:tc>
        <w:tc>
          <w:tcPr>
            <w:tcW w:w="39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HTML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для сайта, кнопка «Копировать»</w:t>
            </w:r>
          </w:p>
        </w:tc>
      </w:tr>
    </w:tbl>
    <w:p w:rsidR="00C7156B" w:rsidRDefault="00113342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4.4. Панель оперативных показателей (аналитика)</w:t>
      </w:r>
    </w:p>
    <w:tbl>
      <w:tblPr>
        <w:tblStyle w:val="af8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341"/>
        <w:gridCol w:w="3019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341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Показатель (пример)</w:t>
            </w:r>
          </w:p>
        </w:tc>
        <w:tc>
          <w:tcPr>
            <w:tcW w:w="3019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C7156B" w:rsidRPr="00113342" w:rsidTr="00C7156B">
        <w:tc>
          <w:tcPr>
            <w:tcW w:w="6341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Диалоги в работе</w:t>
            </w:r>
          </w:p>
        </w:tc>
        <w:tc>
          <w:tcPr>
            <w:tcW w:w="3019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Количество активных диалогов по отделам и операторам</w:t>
            </w:r>
          </w:p>
        </w:tc>
      </w:tr>
      <w:tr w:rsidR="00C7156B" w:rsidRPr="00113342" w:rsidTr="00C7156B">
        <w:tc>
          <w:tcPr>
            <w:tcW w:w="6341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Очередь</w:t>
            </w:r>
          </w:p>
        </w:tc>
        <w:tc>
          <w:tcPr>
            <w:tcW w:w="3019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Длина общей очереди, среднее время ожидания</w:t>
            </w:r>
          </w:p>
        </w:tc>
      </w:tr>
      <w:tr w:rsidR="00C7156B" w:rsidTr="00C7156B">
        <w:tc>
          <w:tcPr>
            <w:tcW w:w="6341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Нагрузка на оператора</w:t>
            </w:r>
          </w:p>
        </w:tc>
        <w:tc>
          <w:tcPr>
            <w:tcW w:w="301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Количество назначенных диалогов, статусы</w:t>
            </w:r>
          </w:p>
        </w:tc>
      </w:tr>
      <w:tr w:rsidR="00C7156B" w:rsidTr="00C7156B">
        <w:tc>
          <w:tcPr>
            <w:tcW w:w="6341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Сводка за 24 часа</w:t>
            </w:r>
          </w:p>
        </w:tc>
        <w:tc>
          <w:tcPr>
            <w:tcW w:w="301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Обращения, закрытые диалоги, SLA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color w:val="000000"/>
          <w:lang w:val="ru-RU"/>
        </w:rPr>
        <w:t xml:space="preserve">Детальная методология </w:t>
      </w:r>
      <w:r w:rsidRPr="00113342">
        <w:rPr>
          <w:rFonts w:ascii="Arial" w:eastAsia="Arial" w:hAnsi="Arial" w:cs="Arial"/>
          <w:lang w:val="ru-RU"/>
        </w:rPr>
        <w:t>отчетов</w:t>
      </w:r>
      <w:r w:rsidRPr="00113342">
        <w:rPr>
          <w:rFonts w:ascii="Arial" w:eastAsia="Arial" w:hAnsi="Arial" w:cs="Arial"/>
          <w:color w:val="000000"/>
          <w:lang w:val="ru-RU"/>
        </w:rPr>
        <w:t xml:space="preserve"> —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Приложение 1 к отчётности онлайн-чата</w:t>
      </w:r>
      <w:r w:rsidRPr="00113342">
        <w:rPr>
          <w:rFonts w:ascii="Arial" w:eastAsia="Arial" w:hAnsi="Arial" w:cs="Arial"/>
          <w:color w:val="000000"/>
          <w:lang w:val="ru-RU"/>
        </w:rPr>
        <w:t xml:space="preserve"> к договору.</w:t>
      </w:r>
    </w:p>
    <w:p w:rsidR="00C7156B" w:rsidRPr="00113342" w:rsidRDefault="00C7156B">
      <w:pPr>
        <w:pStyle w:val="4"/>
        <w:rPr>
          <w:rFonts w:ascii="Arial" w:eastAsia="Arial" w:hAnsi="Arial" w:cs="Arial"/>
          <w:lang w:val="ru-RU"/>
        </w:rPr>
        <w:sectPr w:rsidR="00C7156B" w:rsidRPr="00113342">
          <w:pgSz w:w="12240" w:h="15840"/>
          <w:pgMar w:top="1440" w:right="1440" w:bottom="1440" w:left="1440" w:header="0" w:footer="0" w:gutter="0"/>
          <w:cols w:space="720"/>
        </w:sectPr>
      </w:pPr>
    </w:p>
    <w:p w:rsidR="00C7156B" w:rsidRDefault="00113342">
      <w:pPr>
        <w:pStyle w:val="4"/>
        <w:rPr>
          <w:rFonts w:ascii="Arial" w:eastAsia="Arial" w:hAnsi="Arial" w:cs="Arial"/>
        </w:rPr>
        <w:sectPr w:rsidR="00C7156B">
          <w:pgSz w:w="15840" w:h="12240" w:orient="landscape"/>
          <w:pgMar w:top="1440" w:right="1440" w:bottom="1440" w:left="1440" w:header="0" w:footer="0" w:gutter="0"/>
          <w:cols w:space="720"/>
        </w:sectPr>
      </w:pPr>
      <w:r>
        <w:rPr>
          <w:rFonts w:ascii="Arial" w:eastAsia="Arial" w:hAnsi="Arial" w:cs="Arial"/>
        </w:rPr>
        <w:lastRenderedPageBreak/>
        <w:t>Слайд 6. Оперативная панель</w:t>
      </w: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>
            <wp:extent cx="8793393" cy="2366963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93393" cy="2366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7156B" w:rsidRDefault="00C7156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</w:p>
    <w:tbl>
      <w:tblPr>
        <w:tblStyle w:val="af9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6241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19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Зона</w:t>
            </w:r>
          </w:p>
        </w:tc>
        <w:tc>
          <w:tcPr>
            <w:tcW w:w="6241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</w:tr>
      <w:tr w:rsidR="00C7156B" w:rsidRPr="00113342" w:rsidTr="00C7156B">
        <w:tc>
          <w:tcPr>
            <w:tcW w:w="311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Шапка</w:t>
            </w:r>
          </w:p>
        </w:tc>
        <w:tc>
          <w:tcPr>
            <w:tcW w:w="624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Заголовок, время последнего обновления, кнопка «Обновить»</w:t>
            </w:r>
          </w:p>
        </w:tc>
      </w:tr>
      <w:tr w:rsidR="00C7156B" w:rsidRPr="00113342" w:rsidTr="00C7156B">
        <w:tc>
          <w:tcPr>
            <w:tcW w:w="311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KPI</w:t>
            </w:r>
          </w:p>
        </w:tc>
        <w:tc>
          <w:tcPr>
            <w:tcW w:w="624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Карточки: в работе, в очереди, среднее ожидание, операторов </w:t>
            </w:r>
            <w:r>
              <w:rPr>
                <w:rFonts w:ascii="Arial" w:eastAsia="Arial" w:hAnsi="Arial" w:cs="Arial"/>
                <w:color w:val="000000"/>
              </w:rPr>
              <w:t>online</w:t>
            </w:r>
          </w:p>
        </w:tc>
      </w:tr>
      <w:tr w:rsidR="00C7156B" w:rsidRPr="00113342" w:rsidTr="00C7156B">
        <w:tc>
          <w:tcPr>
            <w:tcW w:w="311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Нижняя область</w:t>
            </w:r>
          </w:p>
        </w:tc>
        <w:tc>
          <w:tcPr>
            <w:tcW w:w="624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Нагрузка по отделам (диаграмма) + топ операторов по диалогам</w:t>
            </w:r>
          </w:p>
        </w:tc>
      </w:tr>
    </w:tbl>
    <w:p w:rsidR="00C7156B" w:rsidRDefault="00113342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4.5. Адаптивность и доступность</w:t>
      </w:r>
    </w:p>
    <w:tbl>
      <w:tblPr>
        <w:tblStyle w:val="afa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396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Решение</w:t>
            </w:r>
          </w:p>
        </w:tc>
      </w:tr>
      <w:tr w:rsidR="00C7156B" w:rsidRPr="00113342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Минимальная ширина АРМ</w:t>
            </w:r>
          </w:p>
        </w:tc>
        <w:tc>
          <w:tcPr>
            <w:tcW w:w="39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1280 </w:t>
            </w:r>
            <w:r>
              <w:rPr>
                <w:rFonts w:ascii="Arial" w:eastAsia="Arial" w:hAnsi="Arial" w:cs="Arial"/>
                <w:color w:val="000000"/>
              </w:rPr>
              <w:t>px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: правая панель — выдвижная «Инфо»</w:t>
            </w:r>
          </w:p>
        </w:tc>
      </w:tr>
      <w:tr w:rsidR="00C7156B" w:rsidRPr="00113342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Клавиатура</w:t>
            </w:r>
          </w:p>
        </w:tc>
        <w:tc>
          <w:tcPr>
            <w:tcW w:w="39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3"/>
                <w:id w:val="12177170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Tab</w:t>
                </w:r>
                <w:r w:rsidRPr="00113342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: очередь → лента → ввод → суфлёр</w:t>
                </w:r>
              </w:sdtContent>
            </w:sdt>
          </w:p>
        </w:tc>
      </w:tr>
      <w:tr w:rsidR="00C7156B" w:rsidRPr="00113342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Скринридер</w:t>
            </w:r>
          </w:p>
        </w:tc>
        <w:tc>
          <w:tcPr>
            <w:tcW w:w="39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aria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label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на карточках и сообщениях</w:t>
            </w:r>
          </w:p>
        </w:tc>
      </w:tr>
      <w:tr w:rsidR="00C7156B" w:rsidRPr="00113342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Цветовая слепота</w:t>
            </w:r>
          </w:p>
        </w:tc>
        <w:tc>
          <w:tcPr>
            <w:tcW w:w="39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SLA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дублируется иконкой, не только цветом</w:t>
            </w:r>
          </w:p>
        </w:tc>
      </w:tr>
    </w:tbl>
    <w:p w:rsidR="00C7156B" w:rsidRDefault="00113342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mc:AlternateContent>
          <mc:Choice Requires="wps">
            <w:drawing>
              <wp:inline distT="0" distB="0" distL="0" distR="0">
                <wp:extent cx="12700" cy="19050"/>
                <wp:effectExtent l="0" t="0" r="0" b="0"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5640" y="377046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13342" w:rsidRDefault="00113342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" o:spid="_x0000_s1027" style="width:1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113342" w:rsidRDefault="00113342">
                      <w:pPr>
                        <w:spacing w:after="0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C7156B" w:rsidRPr="00113342" w:rsidRDefault="00113342">
      <w:pPr>
        <w:pStyle w:val="2"/>
        <w:rPr>
          <w:rFonts w:ascii="Arial" w:eastAsia="Arial" w:hAnsi="Arial" w:cs="Arial"/>
          <w:lang w:val="ru-RU"/>
        </w:rPr>
      </w:pPr>
      <w:r w:rsidRPr="00113342">
        <w:rPr>
          <w:rFonts w:ascii="Arial" w:eastAsia="Arial" w:hAnsi="Arial" w:cs="Arial"/>
          <w:lang w:val="ru-RU"/>
        </w:rPr>
        <w:t>5. Пользовательские сценарии (</w:t>
      </w:r>
      <w:r>
        <w:rPr>
          <w:rFonts w:ascii="Arial" w:eastAsia="Arial" w:hAnsi="Arial" w:cs="Arial"/>
        </w:rPr>
        <w:t>UC</w:t>
      </w:r>
      <w:r w:rsidRPr="00113342">
        <w:rPr>
          <w:rFonts w:ascii="Arial" w:eastAsia="Arial" w:hAnsi="Arial" w:cs="Arial"/>
          <w:lang w:val="ru-RU"/>
        </w:rPr>
        <w:t>)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right="289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color w:val="000000"/>
          <w:lang w:val="ru-RU"/>
        </w:rPr>
        <w:t xml:space="preserve">Сценарии для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согласования с заказчиком</w:t>
      </w:r>
      <w:r w:rsidRPr="00113342">
        <w:rPr>
          <w:rFonts w:ascii="Arial" w:eastAsia="Arial" w:hAnsi="Arial" w:cs="Arial"/>
          <w:color w:val="000000"/>
          <w:lang w:val="ru-RU"/>
        </w:rPr>
        <w:t xml:space="preserve">. Каждый </w:t>
      </w:r>
      <w:r>
        <w:rPr>
          <w:rFonts w:ascii="Arial" w:eastAsia="Arial" w:hAnsi="Arial" w:cs="Arial"/>
          <w:color w:val="000000"/>
        </w:rPr>
        <w:t>UC</w:t>
      </w:r>
      <w:r w:rsidRPr="00113342">
        <w:rPr>
          <w:rFonts w:ascii="Arial" w:eastAsia="Arial" w:hAnsi="Arial" w:cs="Arial"/>
          <w:color w:val="000000"/>
          <w:lang w:val="ru-RU"/>
        </w:rPr>
        <w:t xml:space="preserve"> описан в развёрнутом виде</w:t>
      </w:r>
      <w:r w:rsidRPr="00113342">
        <w:rPr>
          <w:rFonts w:ascii="Arial" w:eastAsia="Arial" w:hAnsi="Arial" w:cs="Arial"/>
          <w:lang w:val="ru-RU"/>
        </w:rPr>
        <w:t>.</w:t>
      </w:r>
    </w:p>
    <w:p w:rsidR="00C7156B" w:rsidRDefault="00113342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Сводная таблица сценариев</w:t>
      </w:r>
    </w:p>
    <w:tbl>
      <w:tblPr>
        <w:tblStyle w:val="afb"/>
        <w:tblW w:w="96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3075"/>
        <w:gridCol w:w="2520"/>
        <w:gridCol w:w="2070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</w:p>
        </w:tc>
        <w:tc>
          <w:tcPr>
            <w:tcW w:w="3075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Сценарий</w:t>
            </w:r>
          </w:p>
        </w:tc>
        <w:tc>
          <w:tcPr>
            <w:tcW w:w="252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  <w:tc>
          <w:tcPr>
            <w:tcW w:w="207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UC-K1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Начало чата на сайте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Клиент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1–3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UC-K2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Обращение через мессенджер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Клиент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UC-K3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Повторное обращение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Клиент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3–4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UC-K4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Клиент офлайн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Клиент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UC-O1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Прием</w:t>
            </w:r>
            <w:r>
              <w:rPr>
                <w:rFonts w:ascii="Arial" w:eastAsia="Arial" w:hAnsi="Arial" w:cs="Arial"/>
                <w:color w:val="000000"/>
              </w:rPr>
              <w:t xml:space="preserve"> назначенного диалога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UC-O2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Ответ с </w:t>
            </w:r>
            <w:r>
              <w:rPr>
                <w:rFonts w:ascii="Arial" w:eastAsia="Arial" w:hAnsi="Arial" w:cs="Arial"/>
              </w:rPr>
              <w:t>суфлером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UC-O3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Перевод диалога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UC-O4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Закрытие диалога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UC-O5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Диалог из общей очереди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UC-O6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 чат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UC-S1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Наблюдение за отделом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UC-S2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Перераспределение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UC-S3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отдела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UC-A1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Отдел и маршрутизация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UC-A2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 на сайте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1–3, 5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UC-A3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Автоназначение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UC-A4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Подключение бота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UC-A5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Канал мессенджера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UC-R1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Оперативная картина линии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Руководитель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</w:tr>
      <w:tr w:rsidR="00C7156B" w:rsidTr="00C7156B">
        <w:tc>
          <w:tcPr>
            <w:tcW w:w="198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UC-R2</w:t>
            </w:r>
          </w:p>
        </w:tc>
        <w:tc>
          <w:tcPr>
            <w:tcW w:w="307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Отчёт за период</w:t>
            </w:r>
          </w:p>
        </w:tc>
        <w:tc>
          <w:tcPr>
            <w:tcW w:w="252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</w:t>
            </w:r>
          </w:p>
        </w:tc>
        <w:tc>
          <w:tcPr>
            <w:tcW w:w="207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5–6</w:t>
            </w:r>
          </w:p>
        </w:tc>
      </w:tr>
    </w:tbl>
    <w:p w:rsidR="00C7156B" w:rsidRDefault="00113342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5.1. Сценарии клиента</w:t>
      </w:r>
    </w:p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K</w:t>
      </w:r>
      <w:r w:rsidRPr="00113342">
        <w:rPr>
          <w:rFonts w:ascii="Arial" w:eastAsia="Arial" w:hAnsi="Arial" w:cs="Arial"/>
          <w:lang w:val="ru-RU"/>
        </w:rPr>
        <w:t>1. Клиент начинает чат на сайте</w:t>
      </w:r>
    </w:p>
    <w:tbl>
      <w:tblPr>
        <w:tblStyle w:val="afc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9"/>
        <w:gridCol w:w="4681"/>
      </w:tblGrid>
      <w:tr w:rsidR="00C7156B" w:rsidRPr="00113342" w:rsidTr="00C7156B">
        <w:tc>
          <w:tcPr>
            <w:tcW w:w="467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468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Клиент, виджет, ядро платформы, оператор</w:t>
            </w:r>
          </w:p>
        </w:tc>
      </w:tr>
      <w:tr w:rsidR="00C7156B" w:rsidRPr="00113342" w:rsidTr="00C7156B">
        <w:tc>
          <w:tcPr>
            <w:tcW w:w="467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468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Виджет размещён на странице сайта; есть операторы в статусе «онлайн»</w:t>
            </w:r>
          </w:p>
        </w:tc>
      </w:tr>
      <w:tr w:rsidR="00C7156B" w:rsidTr="00C7156B">
        <w:tc>
          <w:tcPr>
            <w:tcW w:w="467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4681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1–3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Клиент нажимает кнопку чата (</w:t>
      </w:r>
      <w:r>
        <w:rPr>
          <w:rFonts w:ascii="Arial" w:eastAsia="Arial" w:hAnsi="Arial" w:cs="Arial"/>
          <w:color w:val="000000"/>
        </w:rPr>
        <w:t>FAB</w:t>
      </w:r>
      <w:r w:rsidRPr="00113342">
        <w:rPr>
          <w:rFonts w:ascii="Arial" w:eastAsia="Arial" w:hAnsi="Arial" w:cs="Arial"/>
          <w:color w:val="000000"/>
          <w:lang w:val="ru-RU"/>
        </w:rPr>
        <w:t>) на странице сайта. 2. Открывается окно виджета; при необходимости клиент выбирает тему и заполняет контактные поля. 3. Клиент нажимает «Начать чат» и отправляет первое сообщение. 4. Система создаёт обращение, направляет в отдел по правилам маршрутизации, назначает оператора или ставит в очередь. 5. Клиент видит системное сообщение о подключении оператора и примерном времени ответа. 6. Оператор отвечает; клиент получает сообщение в виджете.</w:t>
      </w:r>
    </w:p>
    <w:p w:rsidR="00C7156B" w:rsidRPr="00CF387A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  <w:rPrChange w:id="60" w:author="Деева Светлана Владимировна" w:date="2026-06-08T15:03:00Z">
            <w:rPr>
              <w:rFonts w:ascii="Arial" w:eastAsia="Arial" w:hAnsi="Arial" w:cs="Arial"/>
              <w:color w:val="000000"/>
            </w:rPr>
          </w:rPrChange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Альтернативы:</w:t>
      </w:r>
      <w:r w:rsidRPr="00113342">
        <w:rPr>
          <w:rFonts w:ascii="Arial" w:eastAsia="Arial" w:hAnsi="Arial" w:cs="Arial"/>
          <w:color w:val="000000"/>
          <w:lang w:val="ru-RU"/>
        </w:rPr>
        <w:t xml:space="preserve"> нет свободных операторов — клиент видит статус очереди</w:t>
      </w:r>
      <w:ins w:id="61" w:author="Деева Светлана Владимировна" w:date="2026-06-08T15:03:00Z">
        <w:r w:rsidR="00CF387A">
          <w:rPr>
            <w:rFonts w:ascii="Arial" w:eastAsia="Arial" w:hAnsi="Arial" w:cs="Arial"/>
            <w:color w:val="000000"/>
            <w:lang w:val="ru-RU"/>
          </w:rPr>
          <w:t>-ранее писала что с возможностью настройки</w:t>
        </w:r>
      </w:ins>
      <w:r w:rsidRPr="00113342">
        <w:rPr>
          <w:rFonts w:ascii="Arial" w:eastAsia="Arial" w:hAnsi="Arial" w:cs="Arial"/>
          <w:color w:val="000000"/>
          <w:lang w:val="ru-RU"/>
        </w:rPr>
        <w:t xml:space="preserve">; клиент закрывает окно до ответа — см. </w:t>
      </w:r>
      <w:r>
        <w:rPr>
          <w:rFonts w:ascii="Arial" w:eastAsia="Arial" w:hAnsi="Arial" w:cs="Arial"/>
          <w:color w:val="000000"/>
        </w:rPr>
        <w:t>UC</w:t>
      </w:r>
      <w:r w:rsidRPr="00CF387A">
        <w:rPr>
          <w:rFonts w:ascii="Arial" w:eastAsia="Arial" w:hAnsi="Arial" w:cs="Arial"/>
          <w:color w:val="000000"/>
          <w:lang w:val="ru-RU"/>
          <w:rPrChange w:id="62" w:author="Деева Светлана Владимировна" w:date="2026-06-08T15:03:00Z">
            <w:rPr>
              <w:rFonts w:ascii="Arial" w:eastAsia="Arial" w:hAnsi="Arial" w:cs="Arial"/>
              <w:color w:val="000000"/>
            </w:rPr>
          </w:rPrChange>
        </w:rPr>
        <w:t>-</w:t>
      </w:r>
      <w:r>
        <w:rPr>
          <w:rFonts w:ascii="Arial" w:eastAsia="Arial" w:hAnsi="Arial" w:cs="Arial"/>
          <w:color w:val="000000"/>
        </w:rPr>
        <w:t>K</w:t>
      </w:r>
      <w:r w:rsidRPr="00CF387A">
        <w:rPr>
          <w:rFonts w:ascii="Arial" w:eastAsia="Arial" w:hAnsi="Arial" w:cs="Arial"/>
          <w:color w:val="000000"/>
          <w:lang w:val="ru-RU"/>
          <w:rPrChange w:id="63" w:author="Деева Светлана Владимировна" w:date="2026-06-08T15:03:00Z">
            <w:rPr>
              <w:rFonts w:ascii="Arial" w:eastAsia="Arial" w:hAnsi="Arial" w:cs="Arial"/>
              <w:color w:val="000000"/>
            </w:rPr>
          </w:rPrChange>
        </w:rPr>
        <w:t>4.</w:t>
      </w:r>
      <w:ins w:id="64" w:author="Деева Светлана Владимировна" w:date="2026-06-08T15:03:00Z">
        <w:r w:rsidR="00CF387A">
          <w:rPr>
            <w:rFonts w:ascii="Arial" w:eastAsia="Arial" w:hAnsi="Arial" w:cs="Arial"/>
            <w:color w:val="000000"/>
            <w:lang w:val="ru-RU"/>
          </w:rPr>
          <w:t xml:space="preserve"> (офлайн диалог ст</w:t>
        </w:r>
      </w:ins>
      <w:ins w:id="65" w:author="Деева Светлана Владимировна" w:date="2026-06-08T15:04:00Z">
        <w:r w:rsidR="00CF387A">
          <w:rPr>
            <w:rFonts w:ascii="Arial" w:eastAsia="Arial" w:hAnsi="Arial" w:cs="Arial"/>
            <w:color w:val="000000"/>
            <w:lang w:val="ru-RU"/>
          </w:rPr>
          <w:t>ановится только при ожидании заданного врем</w:t>
        </w:r>
      </w:ins>
      <w:ins w:id="66" w:author="Деева Светлана Владимировна" w:date="2026-06-08T15:05:00Z">
        <w:r w:rsidR="00CF387A">
          <w:rPr>
            <w:rFonts w:ascii="Arial" w:eastAsia="Arial" w:hAnsi="Arial" w:cs="Arial"/>
            <w:color w:val="000000"/>
            <w:lang w:val="ru-RU"/>
          </w:rPr>
          <w:t>е</w:t>
        </w:r>
      </w:ins>
      <w:ins w:id="67" w:author="Деева Светлана Владимировна" w:date="2026-06-08T15:04:00Z">
        <w:r w:rsidR="00CF387A">
          <w:rPr>
            <w:rFonts w:ascii="Arial" w:eastAsia="Arial" w:hAnsi="Arial" w:cs="Arial"/>
            <w:color w:val="000000"/>
            <w:lang w:val="ru-RU"/>
          </w:rPr>
          <w:t xml:space="preserve">ни, </w:t>
        </w:r>
      </w:ins>
      <w:ins w:id="68" w:author="Деева Светлана Владимировна" w:date="2026-06-08T15:05:00Z">
        <w:r w:rsidR="00CF387A">
          <w:rPr>
            <w:rFonts w:ascii="Arial" w:eastAsia="Arial" w:hAnsi="Arial" w:cs="Arial"/>
            <w:color w:val="000000"/>
            <w:lang w:val="ru-RU"/>
          </w:rPr>
          <w:t xml:space="preserve">  если клиент не дождался ответа – то это либо потерянный либо отказ от консультирования. Офлайны  - как правило идут только в нерабочее время. В рабочее время </w:t>
        </w:r>
      </w:ins>
      <w:ins w:id="69" w:author="Деева Светлана Владимировна" w:date="2026-06-08T15:07:00Z">
        <w:r w:rsidR="009D0582">
          <w:rPr>
            <w:rFonts w:ascii="Arial" w:eastAsia="Arial" w:hAnsi="Arial" w:cs="Arial"/>
            <w:color w:val="000000"/>
            <w:lang w:val="ru-RU"/>
          </w:rPr>
          <w:t>–</w:t>
        </w:r>
      </w:ins>
      <w:ins w:id="70" w:author="Деева Светлана Владимировна" w:date="2026-06-08T15:05:00Z">
        <w:r w:rsidR="00CF387A">
          <w:rPr>
            <w:rFonts w:ascii="Arial" w:eastAsia="Arial" w:hAnsi="Arial" w:cs="Arial"/>
            <w:color w:val="000000"/>
            <w:lang w:val="ru-RU"/>
          </w:rPr>
          <w:t xml:space="preserve"> </w:t>
        </w:r>
      </w:ins>
      <w:ins w:id="71" w:author="Деева Светлана Владимировна" w:date="2026-06-08T15:07:00Z">
        <w:r w:rsidR="009D0582">
          <w:rPr>
            <w:rFonts w:ascii="Arial" w:eastAsia="Arial" w:hAnsi="Arial" w:cs="Arial"/>
            <w:color w:val="000000"/>
            <w:lang w:val="ru-RU"/>
          </w:rPr>
          <w:t>это потерянные или отказы</w:t>
        </w:r>
      </w:ins>
      <w:ins w:id="72" w:author="Деева Светлана Владимировна" w:date="2026-06-08T15:10:00Z">
        <w:r w:rsidR="009D0582">
          <w:rPr>
            <w:rFonts w:ascii="Arial" w:eastAsia="Arial" w:hAnsi="Arial" w:cs="Arial"/>
            <w:color w:val="000000"/>
            <w:lang w:val="ru-RU"/>
          </w:rPr>
          <w:t xml:space="preserve"> ( клиент передумал консультироваться – таймер по отказу до 60 секунд может быть)</w:t>
        </w:r>
      </w:ins>
      <w:bookmarkStart w:id="73" w:name="_GoBack"/>
      <w:bookmarkEnd w:id="73"/>
      <w:ins w:id="74" w:author="Деева Светлана Владимировна" w:date="2026-06-08T15:07:00Z">
        <w:r w:rsidR="009D0582">
          <w:rPr>
            <w:rFonts w:ascii="Arial" w:eastAsia="Arial" w:hAnsi="Arial" w:cs="Arial"/>
            <w:color w:val="000000"/>
            <w:lang w:val="ru-RU"/>
          </w:rPr>
          <w:t>.</w:t>
        </w:r>
      </w:ins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Результат:</w:t>
      </w:r>
      <w:r w:rsidRPr="00113342">
        <w:rPr>
          <w:rFonts w:ascii="Arial" w:eastAsia="Arial" w:hAnsi="Arial" w:cs="Arial"/>
          <w:color w:val="000000"/>
          <w:lang w:val="ru-RU"/>
        </w:rPr>
        <w:t xml:space="preserve"> обращение зарегистрировано, диалог </w:t>
      </w:r>
      <w:r w:rsidRPr="00113342">
        <w:rPr>
          <w:rFonts w:ascii="Arial" w:eastAsia="Arial" w:hAnsi="Arial" w:cs="Arial"/>
          <w:lang w:val="ru-RU"/>
        </w:rPr>
        <w:t>ведется</w:t>
      </w:r>
      <w:r w:rsidRPr="00113342">
        <w:rPr>
          <w:rFonts w:ascii="Arial" w:eastAsia="Arial" w:hAnsi="Arial" w:cs="Arial"/>
          <w:color w:val="000000"/>
          <w:lang w:val="ru-RU"/>
        </w:rPr>
        <w:t xml:space="preserve"> в виджете.</w:t>
      </w:r>
    </w:p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lastRenderedPageBreak/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K</w:t>
      </w:r>
      <w:r w:rsidRPr="00113342">
        <w:rPr>
          <w:rFonts w:ascii="Arial" w:eastAsia="Arial" w:hAnsi="Arial" w:cs="Arial"/>
          <w:lang w:val="ru-RU"/>
        </w:rPr>
        <w:t>2. Клиент пишет в мессенджер</w:t>
      </w:r>
    </w:p>
    <w:tbl>
      <w:tblPr>
        <w:tblStyle w:val="afd"/>
        <w:tblW w:w="9360" w:type="dxa"/>
        <w:tblInd w:w="-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9"/>
        <w:gridCol w:w="4681"/>
      </w:tblGrid>
      <w:tr w:rsidR="00C7156B" w:rsidRPr="00113342" w:rsidTr="00C7156B">
        <w:tc>
          <w:tcPr>
            <w:tcW w:w="467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468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Клиент, адаптер канала, ядро, оператор</w:t>
            </w:r>
          </w:p>
        </w:tc>
      </w:tr>
      <w:tr w:rsidR="00C7156B" w:rsidRPr="00113342" w:rsidTr="00C7156B">
        <w:tc>
          <w:tcPr>
            <w:tcW w:w="467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468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Канал (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/ ВКонтакте / Одноклассники) </w:t>
            </w:r>
            <w:r w:rsidRPr="00113342">
              <w:rPr>
                <w:rFonts w:ascii="Arial" w:eastAsia="Arial" w:hAnsi="Arial" w:cs="Arial"/>
                <w:lang w:val="ru-RU"/>
              </w:rPr>
              <w:t>подключен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администратором</w:t>
            </w:r>
          </w:p>
        </w:tc>
      </w:tr>
      <w:tr w:rsidR="00C7156B" w:rsidTr="00C7156B">
        <w:tc>
          <w:tcPr>
            <w:tcW w:w="467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4681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Клиент отправляет сообщение в мессенджер банка. 2. Адаптер канала </w:t>
      </w:r>
      <w:r w:rsidRPr="00113342">
        <w:rPr>
          <w:rFonts w:ascii="Arial" w:eastAsia="Arial" w:hAnsi="Arial" w:cs="Arial"/>
          <w:lang w:val="ru-RU"/>
        </w:rPr>
        <w:t>передает</w:t>
      </w:r>
      <w:r w:rsidRPr="00113342">
        <w:rPr>
          <w:rFonts w:ascii="Arial" w:eastAsia="Arial" w:hAnsi="Arial" w:cs="Arial"/>
          <w:color w:val="000000"/>
          <w:lang w:val="ru-RU"/>
        </w:rPr>
        <w:t xml:space="preserve"> сообщение в ядро платформы. 3. Обращение появляется в единой очереди АРМ с указанием канала. 4. Оператор открывает диалог и отвечает из АРМ. 5. Ответ доставляется клиенту в тот же мессенджер.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Альтернативы:</w:t>
      </w:r>
      <w:r w:rsidRPr="00113342">
        <w:rPr>
          <w:rFonts w:ascii="Arial" w:eastAsia="Arial" w:hAnsi="Arial" w:cs="Arial"/>
          <w:color w:val="000000"/>
          <w:lang w:val="ru-RU"/>
        </w:rPr>
        <w:t xml:space="preserve"> ограничения </w:t>
      </w:r>
      <w:r>
        <w:rPr>
          <w:rFonts w:ascii="Arial" w:eastAsia="Arial" w:hAnsi="Arial" w:cs="Arial"/>
          <w:color w:val="000000"/>
        </w:rPr>
        <w:t>API</w:t>
      </w:r>
      <w:r w:rsidRPr="00113342">
        <w:rPr>
          <w:rFonts w:ascii="Arial" w:eastAsia="Arial" w:hAnsi="Arial" w:cs="Arial"/>
          <w:color w:val="000000"/>
          <w:lang w:val="ru-RU"/>
        </w:rPr>
        <w:t xml:space="preserve"> канала (цитирование, вложения) — оператор видит доступные действия.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Результат:</w:t>
      </w:r>
      <w:r w:rsidRPr="00113342">
        <w:rPr>
          <w:rFonts w:ascii="Arial" w:eastAsia="Arial" w:hAnsi="Arial" w:cs="Arial"/>
          <w:color w:val="000000"/>
          <w:lang w:val="ru-RU"/>
        </w:rPr>
        <w:t xml:space="preserve"> клиент получил ответ в привычном мессенджере.</w:t>
      </w:r>
    </w:p>
    <w:p w:rsidR="00C7156B" w:rsidRDefault="00113342">
      <w:pPr>
        <w:pStyle w:val="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UC-K3. Клиент повторно обращается</w:t>
      </w:r>
    </w:p>
    <w:tbl>
      <w:tblPr>
        <w:tblStyle w:val="afe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9"/>
        <w:gridCol w:w="4681"/>
      </w:tblGrid>
      <w:tr w:rsidR="00C7156B" w:rsidTr="00C7156B">
        <w:tc>
          <w:tcPr>
            <w:tcW w:w="467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4681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Клиент, оператор, единая история</w:t>
            </w:r>
          </w:p>
        </w:tc>
      </w:tr>
      <w:tr w:rsidR="00C7156B" w:rsidRPr="00113342" w:rsidTr="00C7156B">
        <w:tc>
          <w:tcPr>
            <w:tcW w:w="467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4681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Ранее был диалог с этим клиентом; идентификатор клиента определён</w:t>
            </w:r>
          </w:p>
        </w:tc>
      </w:tr>
      <w:tr w:rsidR="00C7156B" w:rsidTr="00C7156B">
        <w:tc>
          <w:tcPr>
            <w:tcW w:w="4679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4681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3–4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Клиент пишет повторно (тот же канал или другой согласованный канал). 2. Система сопоставляет клиента по согласованному идентификатору (телефон, </w:t>
      </w:r>
      <w:r>
        <w:rPr>
          <w:rFonts w:ascii="Arial" w:eastAsia="Arial" w:hAnsi="Arial" w:cs="Arial"/>
          <w:color w:val="000000"/>
        </w:rPr>
        <w:t>ID</w:t>
      </w:r>
      <w:r w:rsidRPr="00113342">
        <w:rPr>
          <w:rFonts w:ascii="Arial" w:eastAsia="Arial" w:hAnsi="Arial" w:cs="Arial"/>
          <w:color w:val="000000"/>
          <w:lang w:val="ru-RU"/>
        </w:rPr>
        <w:t xml:space="preserve"> и т.д.). 3. Создаётся новый номер диалога с привязкой к истории клиента. 4. Оператор видит прошлую переписку, комментарии коллег и контекст точки входа.</w:t>
      </w:r>
    </w:p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Результат:</w:t>
      </w:r>
      <w:r w:rsidRPr="00113342">
        <w:rPr>
          <w:rFonts w:ascii="Arial" w:eastAsia="Arial" w:hAnsi="Arial" w:cs="Arial"/>
          <w:color w:val="000000"/>
          <w:lang w:val="ru-RU"/>
        </w:rPr>
        <w:t xml:space="preserve"> непрерывность обслуживания без потери контекста.</w:t>
      </w:r>
      <w:r>
        <w:rPr>
          <w:rFonts w:ascii="Arial" w:eastAsia="Arial" w:hAnsi="Arial" w:cs="Arial"/>
        </w:rPr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K</w:t>
      </w:r>
      <w:r w:rsidRPr="00113342">
        <w:rPr>
          <w:rFonts w:ascii="Arial" w:eastAsia="Arial" w:hAnsi="Arial" w:cs="Arial"/>
          <w:lang w:val="ru-RU"/>
        </w:rPr>
        <w:t xml:space="preserve">4. </w:t>
      </w:r>
      <w:r>
        <w:rPr>
          <w:rFonts w:ascii="Arial" w:eastAsia="Arial" w:hAnsi="Arial" w:cs="Arial"/>
        </w:rPr>
        <w:t>Клиент офлайн после начала диалога</w:t>
      </w:r>
    </w:p>
    <w:tbl>
      <w:tblPr>
        <w:tblStyle w:val="aff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Клиент, оператор</w:t>
            </w:r>
          </w:p>
        </w:tc>
      </w:tr>
      <w:tr w:rsidR="00C7156B" w:rsidRPr="00113342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39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Диалог начат, клиент покинул сайт или мессенджер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Система фиксирует отсутствие клиента в сети. 2. Диалог переходит в раздел «</w:t>
      </w:r>
      <w:r w:rsidRPr="00113342">
        <w:rPr>
          <w:rFonts w:ascii="Arial" w:eastAsia="Arial" w:hAnsi="Arial" w:cs="Arial"/>
          <w:lang w:val="ru-RU"/>
        </w:rPr>
        <w:t>Оффлайн</w:t>
      </w:r>
      <w:r w:rsidRPr="00113342">
        <w:rPr>
          <w:rFonts w:ascii="Arial" w:eastAsia="Arial" w:hAnsi="Arial" w:cs="Arial"/>
          <w:color w:val="000000"/>
          <w:lang w:val="ru-RU"/>
        </w:rPr>
        <w:t xml:space="preserve">-обращения» в АРМ. 3. </w:t>
      </w:r>
      <w:r>
        <w:rPr>
          <w:rFonts w:ascii="Arial" w:eastAsia="Arial" w:hAnsi="Arial" w:cs="Arial"/>
          <w:color w:val="000000"/>
        </w:rPr>
        <w:t xml:space="preserve">Оператор формирует и отправляет ответ. </w:t>
      </w:r>
      <w:r w:rsidRPr="00113342">
        <w:rPr>
          <w:rFonts w:ascii="Arial" w:eastAsia="Arial" w:hAnsi="Arial" w:cs="Arial"/>
          <w:color w:val="000000"/>
          <w:lang w:val="ru-RU"/>
        </w:rPr>
        <w:t xml:space="preserve">4. При возврате клиента сообщение отображается в виджете/мессенджере; при </w:t>
      </w:r>
      <w:r w:rsidRPr="00113342">
        <w:rPr>
          <w:rFonts w:ascii="Arial" w:eastAsia="Arial" w:hAnsi="Arial" w:cs="Arial"/>
          <w:lang w:val="ru-RU"/>
        </w:rPr>
        <w:t>свернутом</w:t>
      </w:r>
      <w:r w:rsidRPr="00113342">
        <w:rPr>
          <w:rFonts w:ascii="Arial" w:eastAsia="Arial" w:hAnsi="Arial" w:cs="Arial"/>
          <w:color w:val="000000"/>
          <w:lang w:val="ru-RU"/>
        </w:rPr>
        <w:t xml:space="preserve"> виджете — бейдж на </w:t>
      </w:r>
      <w:r>
        <w:rPr>
          <w:rFonts w:ascii="Arial" w:eastAsia="Arial" w:hAnsi="Arial" w:cs="Arial"/>
          <w:color w:val="000000"/>
        </w:rPr>
        <w:t>FAB</w:t>
      </w:r>
      <w:r w:rsidRPr="00113342">
        <w:rPr>
          <w:rFonts w:ascii="Arial" w:eastAsia="Arial" w:hAnsi="Arial" w:cs="Arial"/>
          <w:color w:val="000000"/>
          <w:lang w:val="ru-RU"/>
        </w:rPr>
        <w:t>.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Результат:</w:t>
      </w:r>
      <w:r w:rsidRPr="00113342">
        <w:rPr>
          <w:rFonts w:ascii="Arial" w:eastAsia="Arial" w:hAnsi="Arial" w:cs="Arial"/>
          <w:color w:val="000000"/>
          <w:lang w:val="ru-RU"/>
        </w:rPr>
        <w:t xml:space="preserve"> ответ клиента не потерян.</w:t>
      </w:r>
    </w:p>
    <w:p w:rsidR="00C7156B" w:rsidRPr="00113342" w:rsidRDefault="00113342">
      <w:pPr>
        <w:pStyle w:val="3"/>
        <w:rPr>
          <w:rFonts w:ascii="Arial" w:eastAsia="Arial" w:hAnsi="Arial" w:cs="Arial"/>
          <w:lang w:val="ru-RU"/>
        </w:rPr>
      </w:pPr>
      <w:r w:rsidRPr="00113342">
        <w:rPr>
          <w:rFonts w:ascii="Arial" w:eastAsia="Arial" w:hAnsi="Arial" w:cs="Arial"/>
          <w:lang w:val="ru-RU"/>
        </w:rPr>
        <w:lastRenderedPageBreak/>
        <w:t>5.2. Сценарии оператора</w:t>
      </w:r>
    </w:p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O</w:t>
      </w:r>
      <w:r w:rsidRPr="00113342">
        <w:rPr>
          <w:rFonts w:ascii="Arial" w:eastAsia="Arial" w:hAnsi="Arial" w:cs="Arial"/>
          <w:lang w:val="ru-RU"/>
        </w:rPr>
        <w:t>1. Оператор принимает назначенный диалог</w:t>
      </w:r>
    </w:p>
    <w:tbl>
      <w:tblPr>
        <w:tblStyle w:val="aff0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Оператор, ядро</w:t>
            </w:r>
          </w:p>
        </w:tc>
      </w:tr>
      <w:tr w:rsidR="00C7156B" w:rsidRPr="00113342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39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Оператор авторизован через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; статус «онлайн»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Оператор входит в АРМ и устанавливает статус «онлайн». 2. Новое обращение появляется в разделе «Ожидают ответа» (автоназначение или очередь). 3. Оператор открывает карточку диалога; в центре — лента сообщений, справа — данные клиента. 4. Таймер </w:t>
      </w:r>
      <w:r>
        <w:rPr>
          <w:rFonts w:ascii="Arial" w:eastAsia="Arial" w:hAnsi="Arial" w:cs="Arial"/>
          <w:color w:val="000000"/>
        </w:rPr>
        <w:t>SLA</w:t>
      </w:r>
      <w:r w:rsidRPr="00113342">
        <w:rPr>
          <w:rFonts w:ascii="Arial" w:eastAsia="Arial" w:hAnsi="Arial" w:cs="Arial"/>
          <w:color w:val="000000"/>
          <w:lang w:val="ru-RU"/>
        </w:rPr>
        <w:t xml:space="preserve"> сбрасывается при начале работы оператора.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Результат:</w:t>
      </w:r>
      <w:r w:rsidRPr="00113342">
        <w:rPr>
          <w:rFonts w:ascii="Arial" w:eastAsia="Arial" w:hAnsi="Arial" w:cs="Arial"/>
          <w:color w:val="000000"/>
          <w:lang w:val="ru-RU"/>
        </w:rPr>
        <w:t xml:space="preserve"> оператор </w:t>
      </w:r>
      <w:r w:rsidRPr="00113342">
        <w:rPr>
          <w:rFonts w:ascii="Arial" w:eastAsia="Arial" w:hAnsi="Arial" w:cs="Arial"/>
          <w:lang w:val="ru-RU"/>
        </w:rPr>
        <w:t>ведет</w:t>
      </w:r>
      <w:r w:rsidRPr="00113342">
        <w:rPr>
          <w:rFonts w:ascii="Arial" w:eastAsia="Arial" w:hAnsi="Arial" w:cs="Arial"/>
          <w:color w:val="000000"/>
          <w:lang w:val="ru-RU"/>
        </w:rPr>
        <w:t xml:space="preserve"> назначенный диалог.</w:t>
      </w:r>
    </w:p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O</w:t>
      </w:r>
      <w:r w:rsidRPr="00113342">
        <w:rPr>
          <w:rFonts w:ascii="Arial" w:eastAsia="Arial" w:hAnsi="Arial" w:cs="Arial"/>
          <w:lang w:val="ru-RU"/>
        </w:rPr>
        <w:t>2. Оператор отвечает с использованием суфлера</w:t>
      </w:r>
    </w:p>
    <w:tbl>
      <w:tblPr>
        <w:tblStyle w:val="aff1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Оператор, суфлёр, клиент, СУЗ</w:t>
            </w:r>
          </w:p>
        </w:tc>
      </w:tr>
      <w:tr w:rsidR="00C7156B" w:rsidRPr="00113342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39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Активный диалог; индекс СУЗ актуален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</w:tbl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Клиент отправляет вопрос. 2. Ядро </w:t>
      </w:r>
      <w:r w:rsidRPr="00113342">
        <w:rPr>
          <w:rFonts w:ascii="Arial" w:eastAsia="Arial" w:hAnsi="Arial" w:cs="Arial"/>
          <w:lang w:val="ru-RU"/>
        </w:rPr>
        <w:t>передает</w:t>
      </w:r>
      <w:r w:rsidRPr="00113342">
        <w:rPr>
          <w:rFonts w:ascii="Arial" w:eastAsia="Arial" w:hAnsi="Arial" w:cs="Arial"/>
          <w:color w:val="000000"/>
          <w:lang w:val="ru-RU"/>
        </w:rPr>
        <w:t xml:space="preserve"> событие диалога в модуль </w:t>
      </w:r>
      <w:r w:rsidRPr="00113342">
        <w:rPr>
          <w:rFonts w:ascii="Arial" w:eastAsia="Arial" w:hAnsi="Arial" w:cs="Arial"/>
          <w:lang w:val="ru-RU"/>
        </w:rPr>
        <w:t>суфлера</w:t>
      </w:r>
      <w:r w:rsidRPr="00113342">
        <w:rPr>
          <w:rFonts w:ascii="Arial" w:eastAsia="Arial" w:hAnsi="Arial" w:cs="Arial"/>
          <w:color w:val="000000"/>
          <w:lang w:val="ru-RU"/>
        </w:rPr>
        <w:t xml:space="preserve">. 3. В правой панели АРМ появляются ранжированные подсказки с % релевантности. 4. Оператор нажимает «Вставить» или редактирует текст вручную. 5. Оператор отправляет ответ клиенту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 xml:space="preserve">без </w:t>
      </w:r>
      <w:r>
        <w:rPr>
          <w:rFonts w:ascii="Arial" w:eastAsia="Arial" w:hAnsi="Arial" w:cs="Arial"/>
          <w:b/>
          <w:bCs/>
          <w:color w:val="000000"/>
        </w:rPr>
        <w:t>URL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 xml:space="preserve"> статей СУЗ</w:t>
      </w:r>
      <w:r w:rsidRPr="00113342">
        <w:rPr>
          <w:rFonts w:ascii="Arial" w:eastAsia="Arial" w:hAnsi="Arial" w:cs="Arial"/>
          <w:color w:val="000000"/>
          <w:lang w:val="ru-RU"/>
        </w:rPr>
        <w:t xml:space="preserve">. 6. При необходимости оператор открывает статью </w:t>
      </w:r>
      <w:r>
        <w:rPr>
          <w:rFonts w:ascii="Arial" w:eastAsia="Arial" w:hAnsi="Arial" w:cs="Arial"/>
          <w:color w:val="000000"/>
        </w:rPr>
        <w:t>СУЗ только у себя (ссылка не уходит клиенту).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Альтернативы:</w:t>
      </w:r>
      <w:r w:rsidRPr="00113342">
        <w:rPr>
          <w:rFonts w:ascii="Arial" w:eastAsia="Arial" w:hAnsi="Arial" w:cs="Arial"/>
          <w:color w:val="000000"/>
          <w:lang w:val="ru-RU"/>
        </w:rPr>
        <w:t xml:space="preserve"> суфлёр недоступен — оператор отвечает без подсказок; подсказка неполная — обратная связь «Неполно».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Результат:</w:t>
      </w:r>
      <w:r w:rsidRPr="00113342">
        <w:rPr>
          <w:rFonts w:ascii="Arial" w:eastAsia="Arial" w:hAnsi="Arial" w:cs="Arial"/>
          <w:color w:val="000000"/>
          <w:lang w:val="ru-RU"/>
        </w:rPr>
        <w:t xml:space="preserve"> клиент получил корректный ответ; фидбек </w:t>
      </w:r>
      <w:r w:rsidRPr="00113342">
        <w:rPr>
          <w:rFonts w:ascii="Arial" w:eastAsia="Arial" w:hAnsi="Arial" w:cs="Arial"/>
          <w:lang w:val="ru-RU"/>
        </w:rPr>
        <w:t>суфлера</w:t>
      </w:r>
      <w:r w:rsidRPr="00113342">
        <w:rPr>
          <w:rFonts w:ascii="Arial" w:eastAsia="Arial" w:hAnsi="Arial" w:cs="Arial"/>
          <w:color w:val="000000"/>
          <w:lang w:val="ru-RU"/>
        </w:rPr>
        <w:t xml:space="preserve"> сохранён.</w:t>
      </w:r>
    </w:p>
    <w:p w:rsidR="00C7156B" w:rsidRDefault="00113342">
      <w:pPr>
        <w:pStyle w:val="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UC-O3. Оператор переводит диалог</w:t>
      </w:r>
    </w:p>
    <w:tbl>
      <w:tblPr>
        <w:tblStyle w:val="aff2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Оператор, коллега / супервизор, ядро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Оператор нажимает «Перевести» в зоне переписки. 2. Выбирает другого оператора, отдел или очередь. 3. Диалог исчезает из списка текущего оператора. 4. У получателя диалог появляется в очереди с сохранением истории и контекста.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Результат:</w:t>
      </w:r>
      <w:r w:rsidRPr="00113342">
        <w:rPr>
          <w:rFonts w:ascii="Arial" w:eastAsia="Arial" w:hAnsi="Arial" w:cs="Arial"/>
          <w:color w:val="000000"/>
          <w:lang w:val="ru-RU"/>
        </w:rPr>
        <w:t xml:space="preserve"> обращение передано без потери данных.</w:t>
      </w:r>
    </w:p>
    <w:p w:rsidR="00C7156B" w:rsidRDefault="00113342">
      <w:pPr>
        <w:pStyle w:val="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UC-O4. Оператор закрывает диалог</w:t>
      </w:r>
    </w:p>
    <w:tbl>
      <w:tblPr>
        <w:tblStyle w:val="aff3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Оператор завершает консультацию и закрывает диалог. 2. Переписка и внутренние комментарии сохраняются в истории. 3. При новом обращении клиента создаётся новый номер диалога с доступом к истории.</w:t>
      </w:r>
    </w:p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O</w:t>
      </w:r>
      <w:r w:rsidRPr="00113342">
        <w:rPr>
          <w:rFonts w:ascii="Arial" w:eastAsia="Arial" w:hAnsi="Arial" w:cs="Arial"/>
          <w:lang w:val="ru-RU"/>
        </w:rPr>
        <w:t>5. Оператор берёт диалог из общей очереди</w:t>
      </w:r>
    </w:p>
    <w:tbl>
      <w:tblPr>
        <w:tblStyle w:val="aff4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</w:t>
            </w:r>
          </w:p>
        </w:tc>
      </w:tr>
      <w:tr w:rsidR="00C7156B" w:rsidRPr="00113342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3960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В общей очереди есть неназначенные диалоги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Оператор открывает раздел «Общая очередь». 2. Выбирает диалог по карточке (канал, таймер, превью). 3. Подключается к диалогу; диалог переходит в «В диалоге со мной».</w:t>
      </w:r>
    </w:p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O</w:t>
      </w:r>
      <w:r w:rsidRPr="00113342">
        <w:rPr>
          <w:rFonts w:ascii="Arial" w:eastAsia="Arial" w:hAnsi="Arial" w:cs="Arial"/>
          <w:lang w:val="ru-RU"/>
        </w:rPr>
        <w:t>6. Оператор общается с коллегами</w:t>
      </w:r>
    </w:p>
    <w:tbl>
      <w:tblPr>
        <w:tblStyle w:val="aff5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Операторы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Оператор переключает режим «Клиенты / Коллеги». 2. Выбирает коллегу или общий канал. 3. Отправляет внутреннее сообщение; статусы коллег отображаются в списке.</w:t>
      </w:r>
    </w:p>
    <w:p w:rsidR="00C7156B" w:rsidRPr="00113342" w:rsidRDefault="00113342">
      <w:pPr>
        <w:pStyle w:val="3"/>
        <w:rPr>
          <w:rFonts w:ascii="Arial" w:eastAsia="Arial" w:hAnsi="Arial" w:cs="Arial"/>
          <w:lang w:val="ru-RU"/>
        </w:rPr>
      </w:pPr>
      <w:r w:rsidRPr="00113342">
        <w:rPr>
          <w:rFonts w:ascii="Arial" w:eastAsia="Arial" w:hAnsi="Arial" w:cs="Arial"/>
          <w:lang w:val="ru-RU"/>
        </w:rPr>
        <w:t>5.3. Сценарии супервизора</w:t>
      </w:r>
    </w:p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S</w:t>
      </w:r>
      <w:r w:rsidRPr="00113342">
        <w:rPr>
          <w:rFonts w:ascii="Arial" w:eastAsia="Arial" w:hAnsi="Arial" w:cs="Arial"/>
          <w:lang w:val="ru-RU"/>
        </w:rPr>
        <w:t>1. Супервизор наблюдает за диалогами отдела</w:t>
      </w:r>
    </w:p>
    <w:tbl>
      <w:tblPr>
        <w:tblStyle w:val="aff6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Супервизор, операторы отдела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Супервизор входит в АРМ с расширенными правами. 2. Открывает раздел «В диалоге с коллегами». 3. Просматривает переписку операторов в реальном времени без отправки сообщений от имени оператора.</w:t>
      </w:r>
    </w:p>
    <w:p w:rsidR="00C7156B" w:rsidRDefault="00113342">
      <w:pPr>
        <w:pStyle w:val="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UC-S2. Супервизор перераспределяет диалог</w:t>
      </w:r>
    </w:p>
    <w:tbl>
      <w:tblPr>
        <w:tblStyle w:val="aff7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Супервизор, операторы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Супервизор открывает диалог оператора отдела. 2. Инициирует перевод на другого оператора. 3. Оба оператора видят актуальный статус назначения.</w:t>
      </w:r>
    </w:p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lastRenderedPageBreak/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S</w:t>
      </w:r>
      <w:r w:rsidRPr="00113342">
        <w:rPr>
          <w:rFonts w:ascii="Arial" w:eastAsia="Arial" w:hAnsi="Arial" w:cs="Arial"/>
          <w:lang w:val="ru-RU"/>
        </w:rPr>
        <w:t>3. Супервизор просматривает историю отдела</w:t>
      </w:r>
    </w:p>
    <w:tbl>
      <w:tblPr>
        <w:tblStyle w:val="aff8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4, 5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Супервизор </w:t>
      </w:r>
      <w:r w:rsidRPr="00113342">
        <w:rPr>
          <w:rFonts w:ascii="Arial" w:eastAsia="Arial" w:hAnsi="Arial" w:cs="Arial"/>
          <w:lang w:val="ru-RU"/>
        </w:rPr>
        <w:t>задает</w:t>
      </w:r>
      <w:r w:rsidRPr="00113342">
        <w:rPr>
          <w:rFonts w:ascii="Arial" w:eastAsia="Arial" w:hAnsi="Arial" w:cs="Arial"/>
          <w:color w:val="000000"/>
          <w:lang w:val="ru-RU"/>
        </w:rPr>
        <w:t xml:space="preserve"> фильтр: отдел, период, статус «закрыт». 2. Открывает диалог из списка. 3. Просматривает переписку и внутренние комментарии.</w:t>
      </w:r>
    </w:p>
    <w:p w:rsidR="00C7156B" w:rsidRPr="00113342" w:rsidRDefault="00113342">
      <w:pPr>
        <w:pStyle w:val="3"/>
        <w:rPr>
          <w:rFonts w:ascii="Arial" w:eastAsia="Arial" w:hAnsi="Arial" w:cs="Arial"/>
          <w:lang w:val="ru-RU"/>
        </w:rPr>
      </w:pPr>
      <w:r w:rsidRPr="00113342">
        <w:rPr>
          <w:rFonts w:ascii="Arial" w:eastAsia="Arial" w:hAnsi="Arial" w:cs="Arial"/>
          <w:lang w:val="ru-RU"/>
        </w:rPr>
        <w:t>5.4. Сценарии администратора</w:t>
      </w:r>
    </w:p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</w:t>
      </w:r>
      <w:r w:rsidRPr="00113342">
        <w:rPr>
          <w:rFonts w:ascii="Arial" w:eastAsia="Arial" w:hAnsi="Arial" w:cs="Arial"/>
          <w:lang w:val="ru-RU"/>
        </w:rPr>
        <w:t>1. Администратор настраивает отдел и маршрутизацию</w:t>
      </w:r>
    </w:p>
    <w:tbl>
      <w:tblPr>
        <w:tblStyle w:val="aff9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</w:t>
      </w:r>
      <w:r w:rsidRPr="00113342">
        <w:rPr>
          <w:rFonts w:ascii="Arial" w:eastAsia="Arial" w:hAnsi="Arial" w:cs="Arial"/>
          <w:lang w:val="ru-RU"/>
        </w:rPr>
        <w:t>Создает</w:t>
      </w:r>
      <w:r w:rsidRPr="00113342">
        <w:rPr>
          <w:rFonts w:ascii="Arial" w:eastAsia="Arial" w:hAnsi="Arial" w:cs="Arial"/>
          <w:color w:val="000000"/>
          <w:lang w:val="ru-RU"/>
        </w:rPr>
        <w:t xml:space="preserve"> отдел в панели управления. 2. Назначает операторов и супервизора. 3. Привязывает размещение виджета к отделу. 4. Проверяет тестовое обращение — оно попадает в нужный отдел.</w:t>
      </w:r>
    </w:p>
    <w:p w:rsidR="00C7156B" w:rsidRDefault="00113342">
      <w:pPr>
        <w:pStyle w:val="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</w:t>
      </w:r>
      <w:r w:rsidRPr="00113342">
        <w:rPr>
          <w:rFonts w:ascii="Arial" w:eastAsia="Arial" w:hAnsi="Arial" w:cs="Arial"/>
          <w:lang w:val="ru-RU"/>
        </w:rPr>
        <w:t xml:space="preserve">2. </w:t>
      </w:r>
      <w:r>
        <w:rPr>
          <w:rFonts w:ascii="Arial" w:eastAsia="Arial" w:hAnsi="Arial" w:cs="Arial"/>
        </w:rPr>
        <w:t>Администратор настраивает виджет на сайте</w:t>
      </w:r>
    </w:p>
    <w:tbl>
      <w:tblPr>
        <w:tblStyle w:val="affa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Администратор, веб-мастер банка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1–3, 5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</w:t>
      </w:r>
      <w:r w:rsidRPr="00113342">
        <w:rPr>
          <w:rFonts w:ascii="Arial" w:eastAsia="Arial" w:hAnsi="Arial" w:cs="Arial"/>
          <w:lang w:val="ru-RU"/>
        </w:rPr>
        <w:t>Создает</w:t>
      </w:r>
      <w:r w:rsidRPr="00113342">
        <w:rPr>
          <w:rFonts w:ascii="Arial" w:eastAsia="Arial" w:hAnsi="Arial" w:cs="Arial"/>
          <w:color w:val="000000"/>
          <w:lang w:val="ru-RU"/>
        </w:rPr>
        <w:t xml:space="preserve"> размещение: цвета, тексты, поля клиента, приветствие. 2. Копирует </w:t>
      </w:r>
      <w:r>
        <w:rPr>
          <w:rFonts w:ascii="Arial" w:eastAsia="Arial" w:hAnsi="Arial" w:cs="Arial"/>
          <w:color w:val="000000"/>
        </w:rPr>
        <w:t>HTML</w:t>
      </w:r>
      <w:r w:rsidRPr="00113342">
        <w:rPr>
          <w:rFonts w:ascii="Arial" w:eastAsia="Arial" w:hAnsi="Arial" w:cs="Arial"/>
          <w:color w:val="000000"/>
          <w:lang w:val="ru-RU"/>
        </w:rPr>
        <w:t>-код для сайта. 3. Веб-мастер размещает код на страницах. 4. Клиент на тестовой странице видит кнопку и форму чата.</w:t>
      </w:r>
    </w:p>
    <w:p w:rsidR="00C7156B" w:rsidRDefault="00113342">
      <w:pPr>
        <w:pStyle w:val="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</w:t>
      </w:r>
      <w:r w:rsidRPr="00113342">
        <w:rPr>
          <w:rFonts w:ascii="Arial" w:eastAsia="Arial" w:hAnsi="Arial" w:cs="Arial"/>
          <w:lang w:val="ru-RU"/>
        </w:rPr>
        <w:t xml:space="preserve">3. </w:t>
      </w:r>
      <w:r>
        <w:rPr>
          <w:rFonts w:ascii="Arial" w:eastAsia="Arial" w:hAnsi="Arial" w:cs="Arial"/>
        </w:rPr>
        <w:t>Администратор настраивает автоназначение</w:t>
      </w:r>
    </w:p>
    <w:tbl>
      <w:tblPr>
        <w:tblStyle w:val="affb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Включает автоназначение в правилах назначения. 2. </w:t>
      </w:r>
      <w:r w:rsidRPr="00113342">
        <w:rPr>
          <w:rFonts w:ascii="Arial" w:eastAsia="Arial" w:hAnsi="Arial" w:cs="Arial"/>
          <w:lang w:val="ru-RU"/>
        </w:rPr>
        <w:t>Задает</w:t>
      </w:r>
      <w:r w:rsidRPr="00113342">
        <w:rPr>
          <w:rFonts w:ascii="Arial" w:eastAsia="Arial" w:hAnsi="Arial" w:cs="Arial"/>
          <w:color w:val="000000"/>
          <w:lang w:val="ru-RU"/>
        </w:rPr>
        <w:t xml:space="preserve"> лимит одновременных диалогов на оператора. 3. Настраивает приоритет: последний оператор клиента / порядок в отделе. 4. Проверяет распределение на нескольких тестовых обращениях.</w:t>
      </w:r>
    </w:p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</w:t>
      </w:r>
      <w:r w:rsidRPr="00113342">
        <w:rPr>
          <w:rFonts w:ascii="Arial" w:eastAsia="Arial" w:hAnsi="Arial" w:cs="Arial"/>
          <w:lang w:val="ru-RU"/>
        </w:rPr>
        <w:t>4. Администратор подключает бота</w:t>
      </w:r>
    </w:p>
    <w:tbl>
      <w:tblPr>
        <w:tblStyle w:val="affc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</w:t>
      </w:r>
      <w:r w:rsidRPr="00113342">
        <w:rPr>
          <w:rFonts w:ascii="Arial" w:eastAsia="Arial" w:hAnsi="Arial" w:cs="Arial"/>
          <w:lang w:val="ru-RU"/>
        </w:rPr>
        <w:t>Создает</w:t>
      </w:r>
      <w:r w:rsidRPr="00113342">
        <w:rPr>
          <w:rFonts w:ascii="Arial" w:eastAsia="Arial" w:hAnsi="Arial" w:cs="Arial"/>
          <w:color w:val="000000"/>
          <w:lang w:val="ru-RU"/>
        </w:rPr>
        <w:t xml:space="preserve"> бота, привязывает к отделу. 2. Устанавливает статус «онлайн». 3. Новое обращение обрабатывает бот (приветствие, </w:t>
      </w:r>
      <w:r>
        <w:rPr>
          <w:rFonts w:ascii="Arial" w:eastAsia="Arial" w:hAnsi="Arial" w:cs="Arial"/>
          <w:color w:val="000000"/>
        </w:rPr>
        <w:t>FAQ</w:t>
      </w:r>
      <w:r w:rsidRPr="00113342">
        <w:rPr>
          <w:rFonts w:ascii="Arial" w:eastAsia="Arial" w:hAnsi="Arial" w:cs="Arial"/>
          <w:color w:val="000000"/>
          <w:lang w:val="ru-RU"/>
        </w:rPr>
        <w:t>, маршрутизация). 4. При эскалации диалог назначается оператору.</w:t>
      </w:r>
    </w:p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</w:t>
      </w:r>
      <w:r w:rsidRPr="00113342">
        <w:rPr>
          <w:rFonts w:ascii="Arial" w:eastAsia="Arial" w:hAnsi="Arial" w:cs="Arial"/>
          <w:lang w:val="ru-RU"/>
        </w:rPr>
        <w:t>5. Администратор подключает канал мессенджера</w:t>
      </w:r>
    </w:p>
    <w:tbl>
      <w:tblPr>
        <w:tblStyle w:val="affd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</w:tr>
    </w:tbl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Вводит </w:t>
      </w:r>
      <w:r w:rsidRPr="00113342">
        <w:rPr>
          <w:rFonts w:ascii="Arial" w:eastAsia="Arial" w:hAnsi="Arial" w:cs="Arial"/>
          <w:lang w:val="ru-RU"/>
        </w:rPr>
        <w:t>учетные</w:t>
      </w:r>
      <w:r w:rsidRPr="00113342">
        <w:rPr>
          <w:rFonts w:ascii="Arial" w:eastAsia="Arial" w:hAnsi="Arial" w:cs="Arial"/>
          <w:color w:val="000000"/>
          <w:lang w:val="ru-RU"/>
        </w:rPr>
        <w:t xml:space="preserve"> данные / токен канала в панели управления. 2. Выполняет тестовое сообщение — оно появляется в АРМ. 3. </w:t>
      </w:r>
      <w:r>
        <w:rPr>
          <w:rFonts w:ascii="Arial" w:eastAsia="Arial" w:hAnsi="Arial" w:cs="Arial"/>
          <w:color w:val="000000"/>
        </w:rPr>
        <w:t>Ответ оператора доставляется клиенту в мессенджере.</w:t>
      </w:r>
    </w:p>
    <w:p w:rsidR="00C7156B" w:rsidRPr="00113342" w:rsidRDefault="00113342">
      <w:pPr>
        <w:pStyle w:val="3"/>
        <w:rPr>
          <w:rFonts w:ascii="Arial" w:eastAsia="Arial" w:hAnsi="Arial" w:cs="Arial"/>
          <w:lang w:val="ru-RU"/>
        </w:rPr>
      </w:pPr>
      <w:r w:rsidRPr="00113342">
        <w:rPr>
          <w:rFonts w:ascii="Arial" w:eastAsia="Arial" w:hAnsi="Arial" w:cs="Arial"/>
          <w:lang w:val="ru-RU"/>
        </w:rPr>
        <w:t>5.5. Сценарии аналитики</w:t>
      </w:r>
    </w:p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R</w:t>
      </w:r>
      <w:r w:rsidRPr="00113342">
        <w:rPr>
          <w:rFonts w:ascii="Arial" w:eastAsia="Arial" w:hAnsi="Arial" w:cs="Arial"/>
          <w:lang w:val="ru-RU"/>
        </w:rPr>
        <w:t>1. Руководитель видит оперативную картину линии</w:t>
      </w:r>
    </w:p>
    <w:tbl>
      <w:tblPr>
        <w:tblStyle w:val="affe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Руководитель КЦ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Открывает оперативную панель. 2. Видит </w:t>
      </w:r>
      <w:r>
        <w:rPr>
          <w:rFonts w:ascii="Arial" w:eastAsia="Arial" w:hAnsi="Arial" w:cs="Arial"/>
          <w:color w:val="000000"/>
        </w:rPr>
        <w:t>KPI</w:t>
      </w:r>
      <w:r w:rsidRPr="00113342">
        <w:rPr>
          <w:rFonts w:ascii="Arial" w:eastAsia="Arial" w:hAnsi="Arial" w:cs="Arial"/>
          <w:color w:val="000000"/>
          <w:lang w:val="ru-RU"/>
        </w:rPr>
        <w:t xml:space="preserve">: диалоги в работе, очередь, среднее ожидание, операторов </w:t>
      </w:r>
      <w:r>
        <w:rPr>
          <w:rFonts w:ascii="Arial" w:eastAsia="Arial" w:hAnsi="Arial" w:cs="Arial"/>
          <w:color w:val="000000"/>
        </w:rPr>
        <w:t>online</w:t>
      </w:r>
      <w:r w:rsidRPr="00113342">
        <w:rPr>
          <w:rFonts w:ascii="Arial" w:eastAsia="Arial" w:hAnsi="Arial" w:cs="Arial"/>
          <w:color w:val="000000"/>
          <w:lang w:val="ru-RU"/>
        </w:rPr>
        <w:t>. 3. Анализирует нагрузку по отделам и топ операторов. 4. Данные обновляются автоматически или по кнопке «Обновить».</w:t>
      </w:r>
    </w:p>
    <w:p w:rsidR="00C7156B" w:rsidRPr="00113342" w:rsidRDefault="00113342">
      <w:pPr>
        <w:pStyle w:val="4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13342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R</w:t>
      </w:r>
      <w:r w:rsidRPr="00113342">
        <w:rPr>
          <w:rFonts w:ascii="Arial" w:eastAsia="Arial" w:hAnsi="Arial" w:cs="Arial"/>
          <w:lang w:val="ru-RU"/>
        </w:rPr>
        <w:t>2. Аналитик формирует отчет за период</w:t>
      </w:r>
    </w:p>
    <w:tbl>
      <w:tblPr>
        <w:tblStyle w:val="afff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</w:t>
            </w:r>
          </w:p>
        </w:tc>
      </w:tr>
      <w:tr w:rsidR="00C7156B" w:rsidTr="00C7156B"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5–6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b/>
          <w:bCs/>
          <w:color w:val="000000"/>
          <w:lang w:val="ru-RU"/>
        </w:rPr>
        <w:t>Основной поток:</w:t>
      </w:r>
      <w:r w:rsidRPr="00113342">
        <w:rPr>
          <w:rFonts w:ascii="Arial" w:eastAsia="Arial" w:hAnsi="Arial" w:cs="Arial"/>
          <w:color w:val="000000"/>
          <w:lang w:val="ru-RU"/>
        </w:rPr>
        <w:t xml:space="preserve"> 1. Выбирает период, отделы, каналы в разделе аналитики. 2. Формирует </w:t>
      </w:r>
      <w:r w:rsidRPr="00113342">
        <w:rPr>
          <w:rFonts w:ascii="Arial" w:eastAsia="Arial" w:hAnsi="Arial" w:cs="Arial"/>
          <w:lang w:val="ru-RU"/>
        </w:rPr>
        <w:t>отчет</w:t>
      </w:r>
      <w:r w:rsidRPr="00113342">
        <w:rPr>
          <w:rFonts w:ascii="Arial" w:eastAsia="Arial" w:hAnsi="Arial" w:cs="Arial"/>
          <w:color w:val="000000"/>
          <w:lang w:val="ru-RU"/>
        </w:rPr>
        <w:t xml:space="preserve"> по методологии Приложения 1 к отчётности онлайн-чата. 3. Экспортирует в </w:t>
      </w:r>
      <w:r>
        <w:rPr>
          <w:rFonts w:ascii="Arial" w:eastAsia="Arial" w:hAnsi="Arial" w:cs="Arial"/>
        </w:rPr>
        <w:t>xls</w:t>
      </w:r>
      <w:r w:rsidRPr="00113342">
        <w:rPr>
          <w:rFonts w:ascii="Arial" w:eastAsia="Arial" w:hAnsi="Arial" w:cs="Arial"/>
          <w:color w:val="000000"/>
          <w:lang w:val="ru-RU"/>
        </w:rPr>
        <w:t xml:space="preserve"> или </w:t>
      </w:r>
      <w:r>
        <w:rPr>
          <w:rFonts w:ascii="Arial" w:eastAsia="Arial" w:hAnsi="Arial" w:cs="Arial"/>
          <w:color w:val="000000"/>
        </w:rPr>
        <w:t>pdf</w:t>
      </w:r>
      <w:r w:rsidRPr="00113342">
        <w:rPr>
          <w:rFonts w:ascii="Arial" w:eastAsia="Arial" w:hAnsi="Arial" w:cs="Arial"/>
          <w:color w:val="000000"/>
          <w:lang w:val="ru-RU"/>
        </w:rPr>
        <w:t>.</w:t>
      </w:r>
    </w:p>
    <w:p w:rsidR="00C7156B" w:rsidRPr="00113342" w:rsidRDefault="00C7156B">
      <w:pPr>
        <w:rPr>
          <w:rFonts w:ascii="Arial" w:eastAsia="Arial" w:hAnsi="Arial" w:cs="Arial"/>
          <w:lang w:val="ru-RU"/>
        </w:rPr>
      </w:pPr>
    </w:p>
    <w:p w:rsidR="00C7156B" w:rsidRPr="00113342" w:rsidRDefault="00113342">
      <w:pPr>
        <w:pStyle w:val="2"/>
        <w:rPr>
          <w:rFonts w:ascii="Arial" w:eastAsia="Arial" w:hAnsi="Arial" w:cs="Arial"/>
          <w:lang w:val="ru-RU"/>
        </w:rPr>
      </w:pPr>
      <w:r w:rsidRPr="00113342">
        <w:rPr>
          <w:rFonts w:ascii="Arial" w:eastAsia="Arial" w:hAnsi="Arial" w:cs="Arial"/>
          <w:lang w:val="ru-RU"/>
        </w:rPr>
        <w:t>6. Функциональные блоки</w:t>
      </w:r>
    </w:p>
    <w:p w:rsidR="00C7156B" w:rsidRPr="00113342" w:rsidRDefault="00113342">
      <w:pPr>
        <w:pStyle w:val="3"/>
        <w:rPr>
          <w:rFonts w:ascii="Arial" w:eastAsia="Arial" w:hAnsi="Arial" w:cs="Arial"/>
          <w:lang w:val="ru-RU"/>
        </w:rPr>
      </w:pPr>
      <w:sdt>
        <w:sdtPr>
          <w:tag w:val="goog_rdk_4"/>
          <w:id w:val="-103386218"/>
        </w:sdtPr>
        <w:sdtContent>
          <w:r w:rsidRPr="00113342">
            <w:rPr>
              <w:rFonts w:ascii="Arial Unicode MS" w:eastAsia="Arial Unicode MS" w:hAnsi="Arial Unicode MS" w:cs="Arial Unicode MS"/>
              <w:lang w:val="ru-RU"/>
            </w:rPr>
            <w:t>6.1. Сводная матрица (договор → поставка)</w:t>
          </w:r>
        </w:sdtContent>
      </w:sdt>
    </w:p>
    <w:tbl>
      <w:tblPr>
        <w:tblStyle w:val="afff0"/>
        <w:tblW w:w="97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40"/>
        <w:gridCol w:w="3240"/>
        <w:gridCol w:w="3240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Блок</w:t>
            </w:r>
          </w:p>
        </w:tc>
        <w:tc>
          <w:tcPr>
            <w:tcW w:w="324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 (Прил. 1, п. 4.4)</w:t>
            </w:r>
          </w:p>
        </w:tc>
        <w:tc>
          <w:tcPr>
            <w:tcW w:w="324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Входит в поставку</w:t>
            </w:r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 на сайте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5"/>
                <w:id w:val="186771571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Рабочее место оператора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6"/>
                <w:id w:val="167565724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Очереди и автоназначение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7"/>
                <w:id w:val="-147969385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Оффлайн</w:t>
            </w:r>
            <w:r>
              <w:rPr>
                <w:rFonts w:ascii="Arial" w:eastAsia="Arial" w:hAnsi="Arial" w:cs="Arial"/>
                <w:color w:val="000000"/>
              </w:rPr>
              <w:t>-обращения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8"/>
                <w:id w:val="-195942385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Отделы / скилл-группы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9"/>
                <w:id w:val="61180198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в АРМ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 (модуль КЦ)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0"/>
                <w:id w:val="105254084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Супервайзинг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1"/>
                <w:id w:val="208901865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Боты / автоответы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2"/>
                <w:id w:val="-1443748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 чат операторов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согласованию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3"/>
                <w:id w:val="-131359610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Telegram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4"/>
                <w:id w:val="-162688700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Viber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5"/>
                <w:id w:val="183061026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ВКонтакте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6"/>
                <w:id w:val="-138609640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Одноклассники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7"/>
                <w:id w:val="104893412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API-каналы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8"/>
                <w:id w:val="-77691762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Единая история клиента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9"/>
                <w:id w:val="-9347912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Оперативная аналитика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0"/>
                <w:id w:val="-103276955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Полная отчётность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Прил. 1 к </w:t>
            </w:r>
            <w:r>
              <w:rPr>
                <w:rFonts w:ascii="Arial" w:eastAsia="Arial" w:hAnsi="Arial" w:cs="Arial"/>
              </w:rPr>
              <w:t>отчетности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1"/>
                <w:id w:val="-143014210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  <w:tr w:rsidR="00C7156B" w:rsidTr="00C7156B"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Интеграция AD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32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2"/>
                <w:id w:val="64666948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</w:tr>
    </w:tbl>
    <w:p w:rsidR="00C7156B" w:rsidRDefault="00113342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6.2. Маршрутизация и автоназначение</w:t>
      </w:r>
    </w:p>
    <w:tbl>
      <w:tblPr>
        <w:tblStyle w:val="afff1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33"/>
        <w:gridCol w:w="4927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33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Правило</w:t>
            </w:r>
          </w:p>
        </w:tc>
        <w:tc>
          <w:tcPr>
            <w:tcW w:w="4927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Назначение на отдел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Обращение направляется в отдел по размещению виджета, выбору клиента или правилу канала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Выбор оператора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Из свободных операторов отдела по алгоритму: равномерная нагрузка и/или приоритет «последний оператор этого клиента»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Лимит диалогов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Администратор </w:t>
            </w:r>
            <w:r w:rsidRPr="00113342">
              <w:rPr>
                <w:rFonts w:ascii="Arial" w:eastAsia="Arial" w:hAnsi="Arial" w:cs="Arial"/>
                <w:lang w:val="ru-RU"/>
              </w:rPr>
              <w:t>задает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максимум одновременных диалогов на оператора; при достижении лимита новые обращения — в общую очередь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Статусы оператора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Только операторы в статусе «онлайн» (и согласованные промежуточные) участвуют в автоназначении</w:t>
            </w:r>
          </w:p>
        </w:tc>
      </w:tr>
      <w:tr w:rsidR="00C7156B" w:rsidRPr="00113342" w:rsidTr="00C7156B">
        <w:tc>
          <w:tcPr>
            <w:tcW w:w="443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Офлайн клиента</w:t>
            </w:r>
          </w:p>
        </w:tc>
        <w:tc>
          <w:tcPr>
            <w:tcW w:w="4927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Диалог не теряется; переходит в </w:t>
            </w:r>
            <w:r w:rsidRPr="00113342">
              <w:rPr>
                <w:rFonts w:ascii="Arial" w:eastAsia="Arial" w:hAnsi="Arial" w:cs="Arial"/>
                <w:lang w:val="ru-RU"/>
              </w:rPr>
              <w:t>оффлайн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-очередь с возможностью ответа оператора</w:t>
            </w:r>
          </w:p>
        </w:tc>
      </w:tr>
    </w:tbl>
    <w:p w:rsidR="00C7156B" w:rsidRPr="00113342" w:rsidRDefault="00113342">
      <w:pPr>
        <w:pStyle w:val="3"/>
        <w:rPr>
          <w:rFonts w:ascii="Arial" w:eastAsia="Arial" w:hAnsi="Arial" w:cs="Arial"/>
          <w:lang w:val="ru-RU"/>
        </w:rPr>
      </w:pPr>
      <w:r w:rsidRPr="00113342">
        <w:rPr>
          <w:rFonts w:ascii="Arial" w:eastAsia="Arial" w:hAnsi="Arial" w:cs="Arial"/>
          <w:lang w:val="ru-RU"/>
        </w:rPr>
        <w:t>6.3. Возможности сообщений по каналам</w:t>
      </w:r>
    </w:p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color w:val="000000"/>
          <w:lang w:val="ru-RU"/>
        </w:rPr>
        <w:t xml:space="preserve">Для мессенджеров часть действий ограничена </w:t>
      </w:r>
      <w:r>
        <w:rPr>
          <w:rFonts w:ascii="Arial" w:eastAsia="Arial" w:hAnsi="Arial" w:cs="Arial"/>
          <w:color w:val="000000"/>
        </w:rPr>
        <w:t>API</w:t>
      </w:r>
      <w:r w:rsidRPr="00113342">
        <w:rPr>
          <w:rFonts w:ascii="Arial" w:eastAsia="Arial" w:hAnsi="Arial" w:cs="Arial"/>
          <w:color w:val="000000"/>
          <w:lang w:val="ru-RU"/>
        </w:rPr>
        <w:t xml:space="preserve"> канала. Система отображает оператору фактические возможности.</w:t>
      </w:r>
    </w:p>
    <w:tbl>
      <w:tblPr>
        <w:tblStyle w:val="afff2"/>
        <w:tblW w:w="1006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40"/>
        <w:gridCol w:w="2145"/>
        <w:gridCol w:w="1830"/>
        <w:gridCol w:w="1725"/>
        <w:gridCol w:w="2325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4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Действие</w:t>
            </w:r>
          </w:p>
        </w:tc>
        <w:tc>
          <w:tcPr>
            <w:tcW w:w="2145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 сайта</w:t>
            </w:r>
          </w:p>
        </w:tc>
        <w:tc>
          <w:tcPr>
            <w:tcW w:w="1830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Telegram</w:t>
            </w:r>
          </w:p>
        </w:tc>
        <w:tc>
          <w:tcPr>
            <w:tcW w:w="1725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Viber</w:t>
            </w:r>
          </w:p>
        </w:tc>
        <w:tc>
          <w:tcPr>
            <w:tcW w:w="2325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 / OK</w:t>
            </w:r>
          </w:p>
        </w:tc>
      </w:tr>
      <w:tr w:rsidR="00C7156B" w:rsidTr="00C7156B">
        <w:tc>
          <w:tcPr>
            <w:tcW w:w="20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Цитирование</w:t>
            </w:r>
          </w:p>
        </w:tc>
        <w:tc>
          <w:tcPr>
            <w:tcW w:w="214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83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  <w:tc>
          <w:tcPr>
            <w:tcW w:w="172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Нет*</w:t>
            </w:r>
          </w:p>
        </w:tc>
        <w:tc>
          <w:tcPr>
            <w:tcW w:w="232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Ограничено*</w:t>
            </w:r>
          </w:p>
        </w:tc>
      </w:tr>
      <w:tr w:rsidR="00C7156B" w:rsidTr="00C7156B">
        <w:tc>
          <w:tcPr>
            <w:tcW w:w="20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Редактирование оператором</w:t>
            </w:r>
          </w:p>
        </w:tc>
        <w:tc>
          <w:tcPr>
            <w:tcW w:w="214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83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  <w:tc>
          <w:tcPr>
            <w:tcW w:w="172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Нет*</w:t>
            </w:r>
          </w:p>
        </w:tc>
        <w:tc>
          <w:tcPr>
            <w:tcW w:w="232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Нет*</w:t>
            </w:r>
          </w:p>
        </w:tc>
      </w:tr>
      <w:tr w:rsidR="00C7156B" w:rsidTr="00C7156B">
        <w:tc>
          <w:tcPr>
            <w:tcW w:w="20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Удаление оператором</w:t>
            </w:r>
          </w:p>
        </w:tc>
        <w:tc>
          <w:tcPr>
            <w:tcW w:w="214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83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  <w:tc>
          <w:tcPr>
            <w:tcW w:w="172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Нет*</w:t>
            </w:r>
          </w:p>
        </w:tc>
        <w:tc>
          <w:tcPr>
            <w:tcW w:w="232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Нет*</w:t>
            </w:r>
          </w:p>
        </w:tc>
      </w:tr>
      <w:tr w:rsidR="00C7156B" w:rsidTr="00C7156B">
        <w:tc>
          <w:tcPr>
            <w:tcW w:w="204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Вложения</w:t>
            </w:r>
          </w:p>
        </w:tc>
        <w:tc>
          <w:tcPr>
            <w:tcW w:w="214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политике ИБ</w:t>
            </w:r>
          </w:p>
        </w:tc>
        <w:tc>
          <w:tcPr>
            <w:tcW w:w="1830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  <w:tc>
          <w:tcPr>
            <w:tcW w:w="172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  <w:tc>
          <w:tcPr>
            <w:tcW w:w="2325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</w:tr>
    </w:tbl>
    <w:p w:rsidR="00C7156B" w:rsidRPr="00113342" w:rsidRDefault="001133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color w:val="000000"/>
          <w:lang w:val="ru-RU"/>
        </w:rPr>
        <w:t>* Точная матрица уточняется при подключении канала и согласуется с заказчиком.</w:t>
      </w:r>
    </w:p>
    <w:p w:rsidR="00C7156B" w:rsidRPr="00113342" w:rsidRDefault="00C7156B">
      <w:pPr>
        <w:pStyle w:val="2"/>
        <w:rPr>
          <w:rFonts w:ascii="Arial" w:eastAsia="Arial" w:hAnsi="Arial" w:cs="Arial"/>
          <w:lang w:val="ru-RU"/>
        </w:rPr>
      </w:pPr>
    </w:p>
    <w:p w:rsidR="00C7156B" w:rsidRPr="00113342" w:rsidRDefault="00113342">
      <w:pPr>
        <w:pStyle w:val="2"/>
        <w:rPr>
          <w:rFonts w:ascii="Arial" w:eastAsia="Arial" w:hAnsi="Arial" w:cs="Arial"/>
          <w:lang w:val="ru-RU"/>
        </w:rPr>
      </w:pPr>
      <w:r w:rsidRPr="00113342">
        <w:rPr>
          <w:rFonts w:ascii="Arial" w:eastAsia="Arial" w:hAnsi="Arial" w:cs="Arial"/>
          <w:lang w:val="ru-RU"/>
        </w:rPr>
        <w:t>8. Интеграция с суфлером и смежными системами</w:t>
      </w:r>
    </w:p>
    <w:p w:rsidR="00C7156B" w:rsidRDefault="00113342">
      <w:pPr>
        <w:pStyle w:val="3"/>
        <w:rPr>
          <w:rFonts w:ascii="Arial" w:eastAsia="Arial" w:hAnsi="Arial" w:cs="Arial"/>
        </w:rPr>
      </w:pPr>
      <w:sdt>
        <w:sdtPr>
          <w:tag w:val="goog_rdk_23"/>
          <w:id w:val="1615576293"/>
        </w:sdtPr>
        <w:sdtContent>
          <w:r>
            <w:rPr>
              <w:rFonts w:ascii="Arial Unicode MS" w:eastAsia="Arial Unicode MS" w:hAnsi="Arial Unicode MS" w:cs="Arial Unicode MS"/>
            </w:rPr>
            <w:t>8.1. Суфлёр ↔ платформа чата</w:t>
          </w:r>
        </w:sdtContent>
      </w:sdt>
    </w:p>
    <w:tbl>
      <w:tblPr>
        <w:tblStyle w:val="afff3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867"/>
        <w:gridCol w:w="4493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67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Направление</w:t>
            </w:r>
          </w:p>
        </w:tc>
        <w:tc>
          <w:tcPr>
            <w:tcW w:w="4493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</w:tr>
      <w:tr w:rsidR="00C7156B" w:rsidRPr="00113342" w:rsidTr="00C7156B">
        <w:tc>
          <w:tcPr>
            <w:tcW w:w="4867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4"/>
                <w:id w:val="209258872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Чат → Суфлёр</w:t>
                </w:r>
              </w:sdtContent>
            </w:sdt>
          </w:p>
        </w:tc>
        <w:tc>
          <w:tcPr>
            <w:tcW w:w="4493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Каждое сообщение клиента в активном диалоге </w:t>
            </w:r>
            <w:r w:rsidRPr="00113342">
              <w:rPr>
                <w:rFonts w:ascii="Arial" w:eastAsia="Arial" w:hAnsi="Arial" w:cs="Arial"/>
                <w:lang w:val="ru-RU"/>
              </w:rPr>
              <w:t>передается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для формирования подсказки (идентификатор сессии, канал, текст, время)</w:t>
            </w:r>
          </w:p>
        </w:tc>
      </w:tr>
      <w:tr w:rsidR="00C7156B" w:rsidRPr="00113342" w:rsidTr="00C7156B">
        <w:tc>
          <w:tcPr>
            <w:tcW w:w="4867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5"/>
                <w:id w:val="47480040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Суфлёр → АРМ</w:t>
                </w:r>
              </w:sdtContent>
            </w:sdt>
          </w:p>
        </w:tc>
        <w:tc>
          <w:tcPr>
            <w:tcW w:w="4493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Ранжированные подсказки, процент релевантности, ссылки на статьи СУЗ для оператора</w:t>
            </w:r>
          </w:p>
        </w:tc>
      </w:tr>
      <w:tr w:rsidR="00C7156B" w:rsidRPr="00113342" w:rsidTr="00C7156B">
        <w:tc>
          <w:tcPr>
            <w:tcW w:w="4867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6"/>
                <w:id w:val="214046118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Оператор → Суфлёр</w:t>
                </w:r>
              </w:sdtContent>
            </w:sdt>
          </w:p>
        </w:tc>
        <w:tc>
          <w:tcPr>
            <w:tcW w:w="4493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Обратная связь: подсказка использована / неполная / отключить </w:t>
            </w:r>
            <w:r w:rsidRPr="00113342">
              <w:rPr>
                <w:rFonts w:ascii="Arial" w:eastAsia="Arial" w:hAnsi="Arial" w:cs="Arial"/>
                <w:lang w:val="ru-RU"/>
              </w:rPr>
              <w:t>суфлер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для диалога</w:t>
            </w:r>
          </w:p>
        </w:tc>
      </w:tr>
      <w:tr w:rsidR="00C7156B" w:rsidRPr="00113342" w:rsidTr="00C7156B">
        <w:tc>
          <w:tcPr>
            <w:tcW w:w="4867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Ограничение</w:t>
            </w:r>
          </w:p>
        </w:tc>
        <w:tc>
          <w:tcPr>
            <w:tcW w:w="4493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Текст, отправляемый </w:t>
            </w:r>
            <w:r w:rsidRPr="00113342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клиенту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, не содержит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статей СУЗ</w:t>
            </w:r>
          </w:p>
        </w:tc>
      </w:tr>
    </w:tbl>
    <w:p w:rsidR="00C7156B" w:rsidRDefault="0011334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lang w:val="ru-RU"/>
        </w:rPr>
        <w:lastRenderedPageBreak/>
        <w:drawing>
          <wp:inline distT="114300" distB="114300" distL="114300" distR="114300">
            <wp:extent cx="6394905" cy="3576638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4905" cy="3576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7156B" w:rsidRDefault="00113342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8.2. Единая история клиента</w:t>
      </w:r>
    </w:p>
    <w:p w:rsidR="00C7156B" w:rsidRPr="00113342" w:rsidRDefault="001133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lang w:val="ru-RU"/>
        </w:rPr>
      </w:pPr>
      <w:r w:rsidRPr="00113342">
        <w:rPr>
          <w:rFonts w:ascii="Arial" w:eastAsia="Arial" w:hAnsi="Arial" w:cs="Arial"/>
          <w:color w:val="000000"/>
          <w:lang w:val="ru-RU"/>
        </w:rPr>
        <w:t xml:space="preserve">Все диалоги платформы чата записываются в </w:t>
      </w:r>
      <w:r w:rsidRPr="00113342">
        <w:rPr>
          <w:rFonts w:ascii="Arial" w:eastAsia="Arial" w:hAnsi="Arial" w:cs="Arial"/>
          <w:b/>
          <w:bCs/>
          <w:color w:val="000000"/>
          <w:lang w:val="ru-RU"/>
        </w:rPr>
        <w:t>единую историю взаимодействий</w:t>
      </w:r>
      <w:r w:rsidRPr="00113342">
        <w:rPr>
          <w:rFonts w:ascii="Arial" w:eastAsia="Arial" w:hAnsi="Arial" w:cs="Arial"/>
          <w:color w:val="000000"/>
          <w:lang w:val="ru-RU"/>
        </w:rPr>
        <w:t xml:space="preserve"> проекта (срок хранения — по договору, ориентир 1 год).</w:t>
      </w:r>
    </w:p>
    <w:p w:rsidR="00C7156B" w:rsidRPr="00113342" w:rsidRDefault="001133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color w:val="000000"/>
          <w:lang w:val="ru-RU"/>
        </w:rPr>
        <w:t>Суфлёр использует историю для контекста подсказок.</w:t>
      </w:r>
    </w:p>
    <w:p w:rsidR="00C7156B" w:rsidRPr="00113342" w:rsidRDefault="001133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color w:val="000000"/>
          <w:lang w:val="ru-RU"/>
        </w:rPr>
      </w:pPr>
      <w:r w:rsidRPr="00113342">
        <w:rPr>
          <w:rFonts w:ascii="Arial" w:eastAsia="Arial" w:hAnsi="Arial" w:cs="Arial"/>
          <w:color w:val="000000"/>
          <w:lang w:val="ru-RU"/>
        </w:rPr>
        <w:t xml:space="preserve">Идентификатор клиента согласуется с моделью банка (телефон, </w:t>
      </w:r>
      <w:r>
        <w:rPr>
          <w:rFonts w:ascii="Arial" w:eastAsia="Arial" w:hAnsi="Arial" w:cs="Arial"/>
          <w:color w:val="000000"/>
        </w:rPr>
        <w:t>ID</w:t>
      </w:r>
      <w:r w:rsidRPr="00113342">
        <w:rPr>
          <w:rFonts w:ascii="Arial" w:eastAsia="Arial" w:hAnsi="Arial" w:cs="Arial"/>
          <w:color w:val="000000"/>
          <w:lang w:val="ru-RU"/>
        </w:rPr>
        <w:t xml:space="preserve"> клиента, внешний ключ </w:t>
      </w:r>
      <w:r>
        <w:rPr>
          <w:rFonts w:ascii="Arial" w:eastAsia="Arial" w:hAnsi="Arial" w:cs="Arial"/>
          <w:color w:val="000000"/>
        </w:rPr>
        <w:t>CRM</w:t>
      </w:r>
      <w:r w:rsidRPr="00113342">
        <w:rPr>
          <w:rFonts w:ascii="Arial" w:eastAsia="Arial" w:hAnsi="Arial" w:cs="Arial"/>
          <w:color w:val="000000"/>
          <w:lang w:val="ru-RU"/>
        </w:rPr>
        <w:t>).</w:t>
      </w:r>
    </w:p>
    <w:p w:rsidR="00C7156B" w:rsidRDefault="00113342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8.3. Смежные системы</w:t>
      </w:r>
    </w:p>
    <w:tbl>
      <w:tblPr>
        <w:tblStyle w:val="afff4"/>
        <w:tblW w:w="93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17"/>
        <w:gridCol w:w="6643"/>
      </w:tblGrid>
      <w:tr w:rsidR="00C7156B" w:rsidTr="00C71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17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Система</w:t>
            </w:r>
          </w:p>
        </w:tc>
        <w:tc>
          <w:tcPr>
            <w:tcW w:w="6643" w:type="dxa"/>
            <w:tcBorders>
              <w:bottom w:val="single" w:sz="8" w:space="0" w:color="000000"/>
            </w:tcBorders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Назначение интеграции</w:t>
            </w:r>
          </w:p>
        </w:tc>
      </w:tr>
      <w:tr w:rsidR="00C7156B" w:rsidRPr="00113342" w:rsidTr="00C7156B">
        <w:tc>
          <w:tcPr>
            <w:tcW w:w="2717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Active Directory</w:t>
            </w:r>
          </w:p>
        </w:tc>
        <w:tc>
          <w:tcPr>
            <w:tcW w:w="6643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>Вход операторов, супервизоров, администраторов; группы ролей</w:t>
            </w:r>
          </w:p>
        </w:tc>
      </w:tr>
      <w:tr w:rsidR="00C7156B" w:rsidTr="00C7156B">
        <w:tc>
          <w:tcPr>
            <w:tcW w:w="2717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Сайт банка</w:t>
            </w:r>
          </w:p>
        </w:tc>
        <w:tc>
          <w:tcPr>
            <w:tcW w:w="6643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Встраивание кода виджета</w:t>
            </w:r>
          </w:p>
        </w:tc>
      </w:tr>
      <w:tr w:rsidR="00C7156B" w:rsidRPr="00113342" w:rsidTr="00C7156B">
        <w:tc>
          <w:tcPr>
            <w:tcW w:w="2717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API мессенджеров</w:t>
            </w:r>
          </w:p>
        </w:tc>
        <w:tc>
          <w:tcPr>
            <w:tcW w:w="6643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Входящие/исходящие сообщения по всем </w:t>
            </w:r>
            <w:r w:rsidRPr="00113342">
              <w:rPr>
                <w:rFonts w:ascii="Arial" w:eastAsia="Arial" w:hAnsi="Arial" w:cs="Arial"/>
                <w:lang w:val="ru-RU"/>
              </w:rPr>
              <w:t>подключенным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каналам</w:t>
            </w:r>
          </w:p>
        </w:tc>
      </w:tr>
      <w:tr w:rsidR="00C7156B" w:rsidRPr="00113342" w:rsidTr="00C7156B">
        <w:tc>
          <w:tcPr>
            <w:tcW w:w="2717" w:type="dxa"/>
          </w:tcPr>
          <w:p w:rsidR="00C7156B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СУЗ</w:t>
            </w:r>
          </w:p>
        </w:tc>
        <w:tc>
          <w:tcPr>
            <w:tcW w:w="6643" w:type="dxa"/>
          </w:tcPr>
          <w:p w:rsidR="00C7156B" w:rsidRPr="00113342" w:rsidRDefault="00113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Косвенно — через </w:t>
            </w:r>
            <w:r w:rsidRPr="00113342">
              <w:rPr>
                <w:rFonts w:ascii="Arial" w:eastAsia="Arial" w:hAnsi="Arial" w:cs="Arial"/>
                <w:lang w:val="ru-RU"/>
              </w:rPr>
              <w:t>суфлер</w:t>
            </w:r>
            <w:r w:rsidRPr="00113342">
              <w:rPr>
                <w:rFonts w:ascii="Arial" w:eastAsia="Arial" w:hAnsi="Arial" w:cs="Arial"/>
                <w:color w:val="000000"/>
                <w:lang w:val="ru-RU"/>
              </w:rPr>
              <w:t xml:space="preserve"> (не через чат клиенту)</w:t>
            </w:r>
          </w:p>
        </w:tc>
      </w:tr>
    </w:tbl>
    <w:p w:rsidR="00C7156B" w:rsidRDefault="00113342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mc:AlternateContent>
          <mc:Choice Requires="wps">
            <w:drawing>
              <wp:inline distT="0" distB="0" distL="0" distR="0">
                <wp:extent cx="12700" cy="19050"/>
                <wp:effectExtent l="0" t="0" r="0" b="0"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5640" y="377046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13342" w:rsidRDefault="00113342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3" o:spid="_x0000_s1028" style="width:1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113342" w:rsidRDefault="00113342">
                      <w:pPr>
                        <w:spacing w:after="0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C7156B" w:rsidRDefault="00C7156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sectPr w:rsidR="00C7156B">
      <w:pgSz w:w="12240" w:h="15840"/>
      <w:pgMar w:top="1440" w:right="1440" w:bottom="144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DFBD862D-7D15-442E-B4E2-846272BE7036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2" w:fontKey="{8578B3F6-210F-4E20-A5A2-B74EA9F3A7F4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3" w:fontKey="{83FFFECD-32BA-46C2-878F-F7DC8E36D4B5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  <w:embedRegular r:id="rId4" w:fontKey="{E0B58A7B-2F8F-4E4A-88CD-8D93A30940B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42712D2-BD13-4BBA-91E1-B69E6D5D64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604F42"/>
    <w:multiLevelType w:val="multilevel"/>
    <w:tmpl w:val="C358B2C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Деева Светлана Владимировна">
    <w15:presenceInfo w15:providerId="None" w15:userId="Деева Светлана Владимиров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56B"/>
    <w:rsid w:val="00113342"/>
    <w:rsid w:val="002E129D"/>
    <w:rsid w:val="009D0582"/>
    <w:rsid w:val="00C7156B"/>
    <w:rsid w:val="00CF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53067"/>
  <w15:docId w15:val="{5211149D-6A5E-4B9B-AF06-C09BE7F5E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" w:eastAsia="ru-RU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character" w:styleId="afff5">
    <w:name w:val="annotation reference"/>
    <w:basedOn w:val="a0"/>
    <w:uiPriority w:val="99"/>
    <w:semiHidden/>
    <w:unhideWhenUsed/>
    <w:rsid w:val="00113342"/>
    <w:rPr>
      <w:sz w:val="16"/>
      <w:szCs w:val="16"/>
    </w:rPr>
  </w:style>
  <w:style w:type="paragraph" w:styleId="afff6">
    <w:name w:val="annotation text"/>
    <w:basedOn w:val="a"/>
    <w:link w:val="afff7"/>
    <w:uiPriority w:val="99"/>
    <w:semiHidden/>
    <w:unhideWhenUsed/>
    <w:rsid w:val="00113342"/>
    <w:rPr>
      <w:sz w:val="20"/>
      <w:szCs w:val="20"/>
    </w:rPr>
  </w:style>
  <w:style w:type="character" w:customStyle="1" w:styleId="afff7">
    <w:name w:val="Текст примечания Знак"/>
    <w:basedOn w:val="a0"/>
    <w:link w:val="afff6"/>
    <w:uiPriority w:val="99"/>
    <w:semiHidden/>
    <w:rsid w:val="00113342"/>
    <w:rPr>
      <w:sz w:val="20"/>
      <w:szCs w:val="20"/>
    </w:rPr>
  </w:style>
  <w:style w:type="paragraph" w:styleId="afff8">
    <w:name w:val="annotation subject"/>
    <w:basedOn w:val="afff6"/>
    <w:next w:val="afff6"/>
    <w:link w:val="afff9"/>
    <w:uiPriority w:val="99"/>
    <w:semiHidden/>
    <w:unhideWhenUsed/>
    <w:rsid w:val="00113342"/>
    <w:rPr>
      <w:b/>
      <w:bCs/>
    </w:rPr>
  </w:style>
  <w:style w:type="character" w:customStyle="1" w:styleId="afff9">
    <w:name w:val="Тема примечания Знак"/>
    <w:basedOn w:val="afff7"/>
    <w:link w:val="afff8"/>
    <w:uiPriority w:val="99"/>
    <w:semiHidden/>
    <w:rsid w:val="00113342"/>
    <w:rPr>
      <w:b/>
      <w:bCs/>
      <w:sz w:val="20"/>
      <w:szCs w:val="20"/>
    </w:rPr>
  </w:style>
  <w:style w:type="paragraph" w:styleId="afffa">
    <w:name w:val="Balloon Text"/>
    <w:basedOn w:val="a"/>
    <w:link w:val="afffb"/>
    <w:uiPriority w:val="99"/>
    <w:semiHidden/>
    <w:unhideWhenUsed/>
    <w:rsid w:val="00113342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ffb">
    <w:name w:val="Текст выноски Знак"/>
    <w:basedOn w:val="a0"/>
    <w:link w:val="afffa"/>
    <w:uiPriority w:val="99"/>
    <w:semiHidden/>
    <w:rsid w:val="001133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Oz4ia5SUS/cdbEyIEP758ulD3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zgAciExSTF4SGRrWTlpTDV4MXRpRWUyRGp6a3cwTlZpYWhST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4642</Words>
  <Characters>26460</Characters>
  <Application>Microsoft Office Word</Application>
  <DocSecurity>0</DocSecurity>
  <Lines>220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Деева Светлана Владимировна</dc:creator>
  <cp:lastModifiedBy>Деева Светлана Владимировна</cp:lastModifiedBy>
  <cp:revision>2</cp:revision>
  <dcterms:created xsi:type="dcterms:W3CDTF">2026-06-08T12:11:00Z</dcterms:created>
  <dcterms:modified xsi:type="dcterms:W3CDTF">2026-06-08T12:11:00Z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2026-06-08</vt:lpwstr>
  </property>
</Properties>
</file>