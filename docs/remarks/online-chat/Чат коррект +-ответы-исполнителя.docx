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p14">
  <w:body>
    <w:p w:rsidR="00C7156B" w:rsidRPr="00113342" w:rsidRDefault="00C715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Times New Roman" w:eastAsia="Arial" w:hAnsi="Times New Roman" w:cs="Times New Roman"/>
          <w:color w:val="0F4761"/>
          <w:sz w:val="40"/>
          <w:szCs w:val="40"/>
        </w:rPr>
      </w:pPr>
    </w:p>
    <w:sdt>
      <w:sdtPr>
        <w:id w:val="1966589864"/>
        <w:docPartObj>
          <w:docPartGallery w:val="Table of Contents"/>
          <w:docPartUnique/>
        </w:docPartObj>
      </w:sdtPr>
      <w:sdtContent>
        <w:p w:rsidR="00C7156B" w:rsidRDefault="00113342">
          <w:pPr>
            <w:rPr>
              <w:rFonts w:ascii="Arial" w:eastAsia="Arial" w:hAnsi="Arial" w:cs="Ari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:rsidR="00C7156B" w:rsidRPr="00113342" w:rsidRDefault="00113342">
      <w:pPr>
        <w:pStyle w:val="1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Техническое задание на модуль «Онлайн-чат» (операционная платформа контакт-центра)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13342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13342">
        <w:rPr>
          <w:rFonts w:ascii="Arial" w:eastAsia="Arial" w:hAnsi="Arial" w:cs="Arial"/>
          <w:color w:val="000000"/>
          <w:lang w:val="ru-RU"/>
        </w:rPr>
        <w:t xml:space="preserve">0.1 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Дата: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2026-06-03 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Проект: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Проект по кастомизации и внедрению </w:t>
      </w:r>
      <w:r>
        <w:rPr>
          <w:rFonts w:ascii="Arial" w:eastAsia="Arial" w:hAnsi="Arial" w:cs="Arial"/>
          <w:color w:val="000000"/>
        </w:rPr>
        <w:t>ПО на базе ИИ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Заказчик: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ОАО «АСБ Беларусбанк»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передать заказчику (подразделение КЦ, владелец онлайн-чата) для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согласования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пользовательских сценариев, состава функционала и критериев </w:t>
      </w:r>
      <w:r w:rsidRPr="00113342">
        <w:rPr>
          <w:rFonts w:ascii="Arial" w:eastAsia="Arial" w:hAnsi="Arial" w:cs="Arial"/>
          <w:lang w:val="ru-RU"/>
        </w:rPr>
        <w:t>приемки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рамках договора № 14-03/2026 (Приложение 1, п. 4.4).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Граница документа: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описывается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операционная платформа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(каналы, очереди, АРМ оператора и администратора). Модуль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суфлёра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(подсказки из СУЗ) — отдельный продуктовый блок; в настоящем ТЗ зафиксированы только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точки стыковки</w:t>
      </w:r>
      <w:r w:rsidRPr="00113342">
        <w:rPr>
          <w:rFonts w:ascii="Arial" w:eastAsia="Arial" w:hAnsi="Arial" w:cs="Arial"/>
          <w:color w:val="000000"/>
          <w:lang w:val="ru-RU"/>
        </w:rPr>
        <w:t xml:space="preserve"> с платформой чата.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Содержание</w:t>
      </w:r>
    </w:p>
    <w:sdt>
      <w:sdtPr>
        <w:id w:val="-1519036567"/>
        <w:docPartObj>
          <w:docPartGallery w:val="Table of Contents"/>
          <w:docPartUnique/>
        </w:docPartObj>
      </w:sdtPr>
      <w:sdtContent>
        <w:p w:rsidR="00C7156B" w:rsidRDefault="00113342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1.1. Контекст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1.2. Цели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 Глоссарий и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2.1. Основные термины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3.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 Интерфейсы пользователей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Макеты интерфейсов (слайды)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4.0. Принципы дизайна и юзабилити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4.1. Виджет на сайте (клиент)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1. Виджет — кнопка вызова (FAB)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2. Виджет — форма до начала диалога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4.2. Рабочее место оператора (АРМ)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Левая панель — разделы диалогов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Центральная зона — переписка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Правая панель — контекст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Дополнительно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4. АРМ оператора (общий вид)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4.3. Панель управления (администратор)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5. Панель управления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4.4. Панель оперативных показателей (аналитика)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6. Оперативная панель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4.5. Адаптивность и доступность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 Пользовательские сценарии (UC)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5.1. Сценарии клиента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UC-K1. Клиент начинает чат на сайте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UC-K2. Клиент пишет в мессенджер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UC-K3. Клиент повторно обращается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5.2. Сценарии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UC-O1. Оператор принимает назначенный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UC-O2. Оператор отвечает с использованием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UC-O3. Оператор переводит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UC-O4. Оператор закрывает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UC-O5. Оператор берёт диалог из общей очереди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UC-O6. Оператор общается с коллегами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5.3. Сценарии супервизора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UC-S1. Супервизор наблюдает за диалогами отдела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UC-S2. Супервизор перераспределяет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UC-S3. Супервизор просматривает историю отдела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5.4. Сценарии администратора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UC-A1. Администратор настраивает отдел и маршрутизацию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UC-A2. Администратор настраивает виджет на сайте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UC-A3. Администратор настраивает автоназначение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UC-A4. Администратор подключает бота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UC-A5. Администратор подключает канал мессенджера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5.5. Сценарии аналитики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UC-R1. Руководитель видит оперативную картину линии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UC-R2. Аналитик формирует </w:t>
            </w:r>
          </w:hyperlink>
          <w:hyperlink w:anchor="_heading=">
            <w:r>
              <w:rPr>
                <w:rFonts w:ascii="Arial" w:eastAsia="Arial" w:hAnsi="Arial" w:cs="Arial"/>
              </w:rPr>
              <w:t>отчет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за период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 Функциональные блоки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6.1. Сводная матрица (договор → поставка)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6.2. Маршрутизация и автоназначение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6.3. Возможности сообщений по каналам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8. Интеграция с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суфлером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и смежными системами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8.1. Суфлёр ↔ платформа чата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8.2. Единая история клиента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8.3. Смежные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28</w:t>
          </w:r>
          <w:r>
            <w:fldChar w:fldCharType="end"/>
          </w:r>
          <w:r>
            <w:fldChar w:fldCharType="end"/>
          </w:r>
        </w:p>
      </w:sdtContent>
    </w:sdt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113342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Контекст и цели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1.1. Контекст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commentRangeStart w:id="0"/>
      <w:commentRangeStart w:id="1"/>
      <w:r w:rsidRPr="00113342">
        <w:rPr>
          <w:rFonts w:ascii="Arial" w:eastAsia="Arial" w:hAnsi="Arial" w:cs="Arial"/>
          <w:color w:val="000000"/>
          <w:lang w:val="ru-RU"/>
        </w:rPr>
        <w:t xml:space="preserve">Контакт-центр банка обслуживает клиентов по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телефонии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(ПТК/</w:t>
      </w:r>
      <w:r>
        <w:rPr>
          <w:rFonts w:ascii="Arial" w:eastAsia="Arial" w:hAnsi="Arial" w:cs="Arial"/>
          <w:color w:val="000000"/>
        </w:rPr>
        <w:t>Oktell</w:t>
      </w:r>
      <w:r w:rsidRPr="00113342">
        <w:rPr>
          <w:rFonts w:ascii="Arial" w:eastAsia="Arial" w:hAnsi="Arial" w:cs="Arial"/>
          <w:color w:val="000000"/>
          <w:lang w:val="ru-RU"/>
        </w:rPr>
        <w:t xml:space="preserve">) и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онлайн-каналам</w:t>
      </w:r>
      <w:r w:rsidRPr="00113342">
        <w:rPr>
          <w:rFonts w:ascii="Arial" w:eastAsia="Arial" w:hAnsi="Arial" w:cs="Arial"/>
          <w:color w:val="000000"/>
          <w:lang w:val="ru-RU"/>
        </w:rPr>
        <w:t xml:space="preserve"> (чат на сайте, мессенджеры</w:t>
      </w:r>
      <w:ins w:id="0" w:author="Деева Светлана Владимировна" w:date="2026-06-08T14:27:00Z">
        <w:r>
          <w:rPr>
            <w:rFonts w:ascii="Arial" w:eastAsia="Arial" w:hAnsi="Arial" w:cs="Arial"/>
            <w:color w:val="000000"/>
            <w:lang w:val="ru-RU"/>
          </w:rPr>
          <w:t>, социальные сети</w:t>
        </w:r>
      </w:ins>
      <w:r w:rsidRPr="00113342">
        <w:rPr>
          <w:rFonts w:ascii="Arial" w:eastAsia="Arial" w:hAnsi="Arial" w:cs="Arial"/>
          <w:color w:val="000000"/>
          <w:lang w:val="ru-RU"/>
        </w:rPr>
        <w:t>).</w:t>
      </w:r>
      <w:commentRangeEnd w:id="1"/>
      <w:commentRangeEnd w:id="0"/>
      <w:r>
        <w:commentReference w:id="0"/>
      </w:r>
      <w:r>
        <w:commentReference w:id="1"/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По договору Исполнитель поставляет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собственную операционную платформу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контуре банка: </w:t>
      </w:r>
      <w:r w:rsidRPr="00113342">
        <w:rPr>
          <w:rFonts w:ascii="Arial" w:eastAsia="Arial" w:hAnsi="Arial" w:cs="Arial"/>
          <w:lang w:val="ru-RU"/>
        </w:rPr>
        <w:t>прием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обращений, маршрутизация, рабочее место оператора, администрирование, отчётность.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Платформа чата работает совместно с модулем </w:t>
      </w:r>
      <w:r w:rsidRPr="00113342">
        <w:rPr>
          <w:rFonts w:ascii="Arial" w:eastAsia="Arial" w:hAnsi="Arial" w:cs="Arial"/>
          <w:b/>
          <w:bCs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: оператор получает подсказки на основе СУЗ; клиенту в чате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ссылки на статьи СУЗ не отправляются</w:t>
      </w:r>
      <w:r w:rsidRPr="00113342">
        <w:rPr>
          <w:rFonts w:ascii="Arial" w:eastAsia="Arial" w:hAnsi="Arial" w:cs="Arial"/>
          <w:color w:val="000000"/>
          <w:lang w:val="ru-RU"/>
        </w:rPr>
        <w:t xml:space="preserve"> (требование проекта).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Для операторов КЦ доступ в интернет ограничен;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исключение</w:t>
      </w:r>
      <w:r w:rsidRPr="00113342">
        <w:rPr>
          <w:rFonts w:ascii="Arial" w:eastAsia="Arial" w:hAnsi="Arial" w:cs="Arial"/>
          <w:color w:val="000000"/>
          <w:lang w:val="ru-RU"/>
        </w:rPr>
        <w:t xml:space="preserve"> — функционал, необходимый для работы онлайн-чата (каналы связи с клиентами), в соответствии с Приложением 1.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1.2. Цели модуля</w:t>
      </w:r>
    </w:p>
    <w:tbl>
      <w:tblPr>
        <w:tblStyle w:val="a5"/>
        <w:tblW w:w="9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78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78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</w:t>
            </w:r>
            <w:r w:rsidRPr="00113342">
              <w:rPr>
                <w:rFonts w:ascii="Arial" w:eastAsia="Arial" w:hAnsi="Arial" w:cs="Arial"/>
                <w:lang w:val="ru-RU"/>
              </w:rPr>
              <w:t>приема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обращений клиентов из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согласованных каналов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Распределение диалогов между операторами и отделами (очереди, автоназначение)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Удобное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рабочее место оператора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ведения нескольких диалогов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Инструменты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супервизора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управления линией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обращений клиента для </w:t>
            </w:r>
            <w:r w:rsidRPr="00113342">
              <w:rPr>
                <w:rFonts w:ascii="Arial" w:eastAsia="Arial" w:hAnsi="Arial" w:cs="Arial"/>
                <w:lang w:val="ru-RU"/>
              </w:rPr>
              <w:t>суфлера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аналитики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lang w:val="ru-RU"/>
              </w:rPr>
              <w:t>Отчетность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по показателям онлайн-чата (в соответствии с Приложением 1 к </w:t>
            </w:r>
            <w:r w:rsidRPr="00113342">
              <w:rPr>
                <w:rFonts w:ascii="Arial" w:eastAsia="Arial" w:hAnsi="Arial" w:cs="Arial"/>
                <w:lang w:val="ru-RU"/>
              </w:rPr>
              <w:t>отчетности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:rsidR="00C7156B" w:rsidRPr="00113342" w:rsidRDefault="00C7156B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  <w:color w:val="000000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lang w:val="ru-RU"/>
        </w:rPr>
      </w:pPr>
    </w:p>
    <w:p w:rsidR="00C7156B" w:rsidRDefault="00113342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2. Глоссарий и роли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2.1. Основные термины</w:t>
      </w:r>
    </w:p>
    <w:tbl>
      <w:tblPr>
        <w:tblStyle w:val="a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66"/>
        <w:gridCol w:w="5794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579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 / посетитель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обращающееся в банк через онлайн-канал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Обращение / диалог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Переписка клиента с банком в рамках одной темы; может включать несколько сессий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Сессия обращения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Логическая связка обращений одного клиента; хранит контекст для истории и </w:t>
            </w:r>
            <w:r w:rsidRPr="00113342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Способ связи: виджет на сайте,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ВКонтакте, Одноклассники,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-канал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Размещение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Набор настроек виджета (внешний вид, тексты, отдел, код встраивания) для конкретных страниц сайта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Отдел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Группа операторов для обработки определённого типа запросов (продукт, тема, язык)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Очередь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Список диалогов, ожидающих назначения или ответа оператора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Автоназначение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Автоматическое распределение новых диалогов на свободных операторов по правилам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Рабочее место оператора (АРМ)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Основной интерфейс оператора: список диалогов, переписка, данные клиента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управления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Административный интерфейс: операторы, отделы, размещения, настройки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Модуль подсказок оператору на основе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); встраивается в АРМ чата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Офлайн-обращение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Диалог, в котором клиент не в сети; обрабатывается по отдельным правилам очереди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Бот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Автоматизированный обработчик первой линии (приветствие, маршрутизация,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2.2. Роли</w:t>
      </w:r>
    </w:p>
    <w:tbl>
      <w:tblPr>
        <w:tblStyle w:val="a7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7"/>
        <w:gridCol w:w="3035"/>
        <w:gridCol w:w="4808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303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4808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Инициирует обращение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"/>
            <w:commentRangeStart w:id="3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Пишет в виджет или мессенджер, заполняет контактные данные</w:t>
            </w:r>
            <w:ins w:id="1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>- при необходимости</w:t>
              </w:r>
            </w:ins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получает ответы</w:t>
            </w:r>
            <w:commentRangeEnd w:id="3"/>
            <w:commentRangeEnd w:id="2"/>
            <w:r>
              <w:commentReference w:id="2"/>
            </w:r>
            <w:r>
              <w:commentReference w:id="3"/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Оператор КЦ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Ведет</w:t>
            </w:r>
            <w:r>
              <w:rPr>
                <w:rFonts w:ascii="Arial" w:eastAsia="Arial" w:hAnsi="Arial" w:cs="Arial"/>
                <w:color w:val="000000"/>
              </w:rPr>
              <w:t xml:space="preserve"> диалоги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4"/>
            <w:commentRangeStart w:id="5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Принимает назначенные обращения, отвечает клиенту, использует суфлёр, переводит диалог</w:t>
            </w:r>
            <w:ins w:id="2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>, закрывает, назначает тему диалога</w:t>
              </w:r>
            </w:ins>
            <w:commentRangeEnd w:id="5"/>
            <w:commentRangeEnd w:id="4"/>
            <w:r>
              <w:commentReference w:id="4"/>
            </w:r>
            <w:r>
              <w:commentReference w:id="5"/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Супервизор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Контролирует линию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Наблюдает за диалогами операторов, перераспределяет обращения, анализирует качество</w:t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Настраивает систему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6"/>
            <w:commentRangeStart w:id="7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Управляет операторами, отделами, размещениями, ботами, правилами назначения</w:t>
            </w:r>
            <w:ins w:id="3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, ностройки ( включает все роли) </w:t>
              </w:r>
            </w:ins>
            <w:ins w:id="4" w:author="Деева Светлана Владимировна" w:date="2026-06-08T14:29:00Z">
              <w:r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5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далее </w:t>
              </w:r>
            </w:ins>
            <w:ins w:id="6" w:author="Деева Светлана Владимировна" w:date="2026-06-08T14:29:00Z">
              <w:r>
                <w:rPr>
                  <w:rFonts w:ascii="Arial" w:eastAsia="Arial" w:hAnsi="Arial" w:cs="Arial"/>
                  <w:color w:val="000000"/>
                  <w:lang w:val="ru-RU"/>
                </w:rPr>
                <w:t>по тексту пользовательских сценариев  идет  больше</w:t>
              </w:r>
            </w:ins>
            <w:commentRangeEnd w:id="7"/>
            <w:commentRangeEnd w:id="6"/>
            <w:r>
              <w:commentReference w:id="6"/>
            </w:r>
            <w:r>
              <w:commentReference w:id="7"/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Аналитик / руководитель КЦ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Оценивает эффективность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Просматривает </w:t>
            </w:r>
            <w:r w:rsidRPr="00113342">
              <w:rPr>
                <w:rFonts w:ascii="Arial" w:eastAsia="Arial" w:hAnsi="Arial" w:cs="Arial"/>
                <w:lang w:val="ru-RU"/>
              </w:rPr>
              <w:t>отчеты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панель оперативных показателей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Аутентификация операторов, супервизоров и администраторов — через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корпоративный каталог</w:t>
      </w:r>
      <w:r w:rsidRPr="00113342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Active</w:t>
      </w:r>
      <w:r w:rsidRPr="00113342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Directory</w:t>
      </w:r>
      <w:r w:rsidRPr="00113342">
        <w:rPr>
          <w:rFonts w:ascii="Arial" w:eastAsia="Arial" w:hAnsi="Arial" w:cs="Arial"/>
          <w:color w:val="000000"/>
          <w:lang w:val="ru-RU"/>
        </w:rPr>
        <w:t>) в соответствии с требованиями ИБ банка.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  <w:rPrChange w:id="7" w:author="Деева Светлана Владимировна" w:date="2026-06-08T14:29:00Z">
            <w:rPr>
              <w:rFonts w:ascii="Arial" w:eastAsia="Arial" w:hAnsi="Arial" w:cs="Arial"/>
            </w:rPr>
          </w:rPrChange>
        </w:rPr>
      </w:pPr>
      <w:commentRangeStart w:id="8"/>
      <w:commentRangeStart w:id="9"/>
      <w:r w:rsidRPr="00113342">
        <w:rPr>
          <w:rFonts w:ascii="Arial" w:eastAsia="Arial" w:hAnsi="Arial" w:cs="Arial"/>
          <w:lang w:val="ru-RU"/>
          <w:rPrChange w:id="8" w:author="Деева Светлана Владимировна" w:date="2026-06-08T14:30:00Z">
            <w:rPr>
              <w:rFonts w:ascii="Arial" w:eastAsia="Arial" w:hAnsi="Arial" w:cs="Arial"/>
            </w:rPr>
          </w:rPrChange>
        </w:rPr>
        <w:t>3. Состав системы</w:t>
      </w:r>
      <w:ins w:id="9" w:author="Деева Светлана Владимировна" w:date="2026-06-08T14:29:00Z">
        <w:r>
          <w:rPr>
            <w:rFonts w:ascii="Arial" w:eastAsia="Arial" w:hAnsi="Arial" w:cs="Arial"/>
            <w:lang w:val="ru-RU"/>
          </w:rPr>
          <w:t xml:space="preserve"> (добавить соц. сети)</w:t>
        </w:r>
      </w:ins>
      <w:commentRangeEnd w:id="9"/>
      <w:commentRangeEnd w:id="8"/>
      <w:r>
        <w:commentReference w:id="8"/>
      </w:r>
      <w:r>
        <w:commentReference w:id="9"/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ns2:inline distT="114300" distB="114300" distL="114300" distR="114300">
            <ns2:extent cx="5943600" cy="4749800"/>
            <ns2:effectExtent l="0" t="0" r="0" b="0"/>
            <ns2:docPr id="10" name="image1.png"/>
            <ns2:cNvGraphicFramePr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6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749800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tbl>
      <w:tblPr>
        <w:tblStyle w:val="a8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5"/>
        <w:gridCol w:w="488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488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Ядро диалогов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lang w:val="ru-RU"/>
              </w:rPr>
              <w:t>Прием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сообщений, состояния диалогов, очереди, автоназначение, доставка в реальном времени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Рабочее место оператора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Веб-приложение для оператора и супервизора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управления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Настройка отделов, операторов, виджетов, ботов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Встраиваемый на сайт банка элемент вызова чата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Адаптеры каналов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Подключение мессенджеров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-каналов</w:t>
            </w:r>
          </w:p>
        </w:tc>
      </w:tr>
      <w:tr w:rsidR="00C7156B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Аналитика</w:t>
            </w:r>
          </w:p>
        </w:tc>
        <w:tc>
          <w:tcPr>
            <w:tcW w:w="488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Оперативные показатели и </w:t>
            </w:r>
            <w:r w:rsidRPr="00113342">
              <w:rPr>
                <w:rFonts w:ascii="Arial" w:eastAsia="Arial" w:hAnsi="Arial" w:cs="Arial"/>
                <w:lang w:val="ru-RU"/>
              </w:rPr>
              <w:t>отчеты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по Приложению </w:t>
            </w: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ns1:AlternateContent>
          <ns1:Choice Requires="wps">
            <w:drawing>
              <ns2:inline distT="0" distB="0" distL="0" distR="0">
                <ns2:extent cx="12700" cy="19050"/>
                <ns2:effectExtent l="0" t="0" r="0" b="0"/>
                <ns2:docPr id="2" name="Прямоугольник 2"/>
                <ns2:cNvGraphicFramePr/>
                <ns3:graphic>
                  <ns3:graphicData uri="http://schemas.microsoft.com/office/word/2010/wordprocessingShape">
                    <ns6:wsp>
                      <ns6:cNvSpPr/>
                      <ns6:spPr>
                        <ns3:xfrm>
                          <ns3:off x="5345640" y="3770460"/>
                          <ns3:ext cx="720" cy="19080"/>
                        </ns3:xfrm>
                        <ns3:prstGeom prst="rect">
                          <ns3:avLst/>
                        </ns3:prstGeom>
                        <ns3:solidFill>
                          <ns3:srgbClr val="FFFFFF"/>
                        </ns3:solidFill>
                        <ns3:ln w="9525" cap="flat" cmpd="sng">
                          <ns3:solidFill>
                            <ns3:srgbClr val="000000"/>
                          </ns3:solidFill>
                          <ns3:prstDash val="solid"/>
                          <ns3:round/>
                          <ns3:headEnd type="none" w="sm" len="sm"/>
                          <ns3:tailEnd type="none" w="sm" len="sm"/>
                        </ns3:ln>
                      </ns6:spPr>
                      <ns6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ns6:txbx>
                      <ns6:bodyPr spcFirstLastPara="1" wrap="square" lIns="91425" tIns="91425" rIns="91425" bIns="91425" anchor="ctr" anchorCtr="0">
                        <ns3:noAutofit/>
                      </ns6:bodyPr>
                    </ns6:wsp>
                  </ns3:graphicData>
                </ns3:graphic>
              </ns2:inline>
            </w:drawing>
          </ns1:Choice>
          <ns1:Fallback>
            <w:pict>
              <ns7:rect id="Прямоугольник 2" ns8:spid="_x0000_s1026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">
                <ns7:stroke startarrowwidth="narrow" startarrowlength="short" endarrowwidth="narrow" endarrowlength="short" joinstyle="round"/>
                <ns7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ns7:textbox>
                <ns9:anchorlock/>
              </ns7:rect>
            </w:pict>
          </ns1:Fallback>
        </ns1:AlternateContent>
      </w: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4. Интерфейсы пользователей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В настоящем разделе —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описание функционала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интерфейсов и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макеты (слайды)</w:t>
      </w:r>
      <w:r w:rsidRPr="00113342">
        <w:rPr>
          <w:rFonts w:ascii="Arial" w:eastAsia="Arial" w:hAnsi="Arial" w:cs="Arial"/>
          <w:color w:val="000000"/>
          <w:lang w:val="ru-RU"/>
        </w:rPr>
        <w:t xml:space="preserve"> для согласования</w:t>
      </w:r>
      <w:r w:rsidRPr="00113342">
        <w:rPr>
          <w:rFonts w:ascii="Arial" w:eastAsia="Arial" w:hAnsi="Arial" w:cs="Arial"/>
          <w:lang w:val="ru-RU"/>
        </w:rPr>
        <w:t>.</w:t>
      </w:r>
    </w:p>
    <w:p w:rsidR="00C7156B" w:rsidRDefault="00113342">
      <w:pPr>
        <w:pStyle w:val="3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</w:rPr>
        <w:t>Макеты интерфейсов (слайды)</w:t>
      </w:r>
    </w:p>
    <w:tbl>
      <w:tblPr>
        <w:tblStyle w:val="a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Online Chat Mockups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— кнопка вызова (FAB)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Виджет — форма до начала диалога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— активный диалог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оператора (общий вид)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оператора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управления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управления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4.0. Принципы дизайна и юзабилити</w:t>
      </w:r>
    </w:p>
    <w:tbl>
      <w:tblPr>
        <w:tblStyle w:val="aa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3420"/>
        <w:gridCol w:w="367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Принцип</w:t>
            </w:r>
          </w:p>
        </w:tc>
        <w:tc>
          <w:tcPr>
            <w:tcW w:w="342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36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Польза для оператора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Приоритет срочности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Раздел «Ожидают ответа» всегда сверху; бейдж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сортировка по таймеру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пропущенных обращений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Один фокус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Активный диалог — центр экрана; контекст и суфлёр — справа, сворачиваемые секции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Меньше переключения внимания</w:t>
            </w:r>
          </w:p>
        </w:tc>
      </w:tr>
      <w:tr w:rsidR="00C7156B" w:rsidRPr="00113342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 как помощник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Отдельная панель с ранжированием; кнопка «Вставить в ответ»</w:t>
            </w:r>
          </w:p>
        </w:tc>
        <w:tc>
          <w:tcPr>
            <w:tcW w:w="367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Быстрее ответ без ручного копирования из СУЗ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Статус оператора на виду</w:t>
            </w:r>
          </w:p>
        </w:tc>
        <w:tc>
          <w:tcPr>
            <w:tcW w:w="34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Переключатель статуса в шапке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Корректная маршрутизация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Плотность без перегруза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Карточки диалогов: канал + таймер + превью в 2–3 строки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Больше диалогов на экране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Доступность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Контраст </w:t>
            </w:r>
            <w:r>
              <w:rPr>
                <w:rFonts w:ascii="Arial" w:eastAsia="Arial" w:hAnsi="Arial" w:cs="Arial"/>
                <w:color w:val="000000"/>
              </w:rPr>
              <w:t>WCAG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фокус с клавиатуры, подсказки клавиш в подвале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Работа без мыши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Единый язык банка</w:t>
            </w:r>
          </w:p>
        </w:tc>
        <w:tc>
          <w:tcPr>
            <w:tcW w:w="34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Фирменные цвета, нейтральная типографика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Соответствие гайдлайнам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4.1. Виджет на сайте (клиент)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commentRangeStart w:id="10"/>
      <w:commentRangeStart w:id="11"/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инициирует обращение с публичного сайта банка</w:t>
      </w:r>
      <w:ins w:id="10" w:author="Деева Светлана Владимировна" w:date="2026-06-08T14:33:00Z">
        <w:r>
          <w:rPr>
            <w:rFonts w:ascii="Arial" w:eastAsia="Arial" w:hAnsi="Arial" w:cs="Arial"/>
            <w:color w:val="000000"/>
            <w:lang w:val="ru-RU"/>
          </w:rPr>
          <w:t xml:space="preserve"> и /или иных точек</w:t>
        </w:r>
      </w:ins>
      <w:del w:id="11" w:author="Деева Светлана Владимировна" w:date="2026-06-08T14:33:00Z">
        <w:r w:rsidRPr="00113342" w:rsidDel="00113342">
          <w:rPr>
            <w:rFonts w:ascii="Arial" w:eastAsia="Arial" w:hAnsi="Arial" w:cs="Arial"/>
            <w:color w:val="000000"/>
            <w:lang w:val="ru-RU"/>
          </w:rPr>
          <w:delText>.</w:delText>
        </w:r>
      </w:del>
      <w:r w:rsidRPr="00113342">
        <w:rPr>
          <w:rFonts w:ascii="Arial" w:eastAsia="Arial" w:hAnsi="Arial" w:cs="Arial"/>
          <w:color w:val="000000"/>
          <w:lang w:val="ru-RU"/>
        </w:rPr>
        <w:br/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Размер окна: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400×640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(по умолчанию); кнопка вызова — 56×56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>, правый нижний угол.</w:t>
      </w:r>
      <w:commentRangeEnd w:id="11"/>
      <w:commentRangeEnd w:id="10"/>
      <w:r>
        <w:commentReference w:id="10"/>
      </w:r>
      <w:r>
        <w:commentReference w:id="11"/>
      </w:r>
    </w:p>
    <w:tbl>
      <w:tblPr>
        <w:tblStyle w:val="ab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вызова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Отображается на страницах сайта согласно настройкам размещения; бейдж при непрочитанном от оператора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чата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Область переписки; настраиваемые размеры и фирменные цвета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 до начала диалога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Тема + минимум полей (имя, телефон); обязательность настраивается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Выбор отдела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Опционально — клиент выбирает тему/отдел перед началом диалога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Индикатор статуса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2"/>
            <w:commentRangeStart w:id="13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«Операторы онлайн» / очередь / примерное время ответа</w:t>
            </w:r>
            <w:ins w:id="12" w:author="Деева Светлана Владимировна" w:date="2026-06-08T14:34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(по настройке со стороны банка – клиенту эту информацию не обязательно видеть. Если операторы все заняты – так и писать </w:t>
              </w:r>
            </w:ins>
            <w:ins w:id="13" w:author="Деева Светлана Владимировна" w:date="2026-06-08T14:35:00Z">
              <w:r>
                <w:rPr>
                  <w:rFonts w:ascii="Arial" w:eastAsia="Arial" w:hAnsi="Arial" w:cs="Arial"/>
                  <w:color w:val="000000"/>
                  <w:lang w:val="ru-RU"/>
                </w:rPr>
                <w:t>«в настоящее время все операторы заняты, Вам ответит первый освободившийся)</w:t>
              </w:r>
            </w:ins>
            <w:commentRangeEnd w:id="13"/>
            <w:commentRangeEnd w:id="12"/>
            <w:r>
              <w:commentReference w:id="12"/>
            </w:r>
            <w:r>
              <w:commentReference w:id="13"/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4" w:author="Деева Светлана Владимировна" w:date="2026-06-08T14:34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  <w:rPrChange w:id="15" w:author="Деева Светлана Владимировна" w:date="2026-06-08T14:34:00Z">
                  <w:rPr>
                    <w:rFonts w:ascii="Arial" w:eastAsia="Arial" w:hAnsi="Arial" w:cs="Arial"/>
                    <w:color w:val="000000"/>
                  </w:rPr>
                </w:rPrChange>
              </w:rPr>
              <w:t>Вложения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4"/>
            <w:commentRangeStart w:id="15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Отправка файлов клиентом — в объёме, согласованном с ИБ</w:t>
            </w:r>
            <w:ins w:id="16" w:author="Деева Светлана Владимировна" w:date="2026-06-08T14:35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– ИБ – это что?</w:t>
              </w:r>
            </w:ins>
            <w:commentRangeEnd w:id="15"/>
            <w:commentRangeEnd w:id="14"/>
            <w:r>
              <w:commentReference w:id="14"/>
            </w:r>
            <w:r>
              <w:commentReference w:id="15"/>
            </w:r>
          </w:p>
        </w:tc>
      </w:tr>
    </w:tbl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Слайд 1. Виджет — кнопка вызова (</w:t>
      </w:r>
      <w:r>
        <w:rPr>
          <w:rFonts w:ascii="Arial" w:eastAsia="Arial" w:hAnsi="Arial" w:cs="Arial"/>
        </w:rPr>
        <w:t>FAB</w:t>
      </w:r>
      <w:r w:rsidRPr="00113342">
        <w:rPr>
          <w:rFonts w:ascii="Arial" w:eastAsia="Arial" w:hAnsi="Arial" w:cs="Arial"/>
          <w:lang w:val="ru-RU"/>
        </w:rPr>
        <w:t>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ns2:inline distT="114300" distB="114300" distL="114300" distR="114300">
            <ns2:extent cx="819150" cy="1095375"/>
            <ns2:effectExtent l="0" t="0" r="0" b="0"/>
            <ns2:docPr id="6" name="image4.png"/>
            <ns2:cNvGraphicFramePr/>
            <ns3:graphic>
              <ns3:graphicData uri="http://schemas.openxmlformats.org/drawingml/2006/picture">
                <ns4:pic>
                  <ns4:nvPicPr>
                    <ns4:cNvPr id="0" name="image4.png"/>
                    <ns4:cNvPicPr preferRelativeResize="0"/>
                  </ns4:nvPicPr>
                  <ns4:blipFill>
                    <ns3:blip ns5:embed="rId7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19150" cy="1095375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Элемент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56×56 px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Правый нижний угол страницы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Бейдж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Непрочитанное сообщение от оператора при </w:t>
            </w:r>
            <w:r w:rsidRPr="00113342">
              <w:rPr>
                <w:rFonts w:ascii="Arial" w:eastAsia="Arial" w:hAnsi="Arial" w:cs="Arial"/>
                <w:lang w:val="ru-RU"/>
              </w:rPr>
              <w:t>свернутом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окне</w:t>
            </w:r>
          </w:p>
        </w:tc>
      </w:tr>
    </w:tbl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Слайд 2. Виджет — форма до начала диалога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ns2:inline distT="114300" distB="114300" distL="114300" distR="114300">
            <ns2:extent cx="4752975" cy="4095750"/>
            <ns2:effectExtent l="0" t="0" r="0" b="0"/>
            <ns2:docPr id="9" name="image7.png"/>
            <ns2:cNvGraphicFramePr/>
            <ns3:graphic>
              <ns3:graphicData uri="http://schemas.openxmlformats.org/drawingml/2006/picture">
                <ns4:pic>
                  <ns4:nvPicPr>
                    <ns4:cNvPr id="0" name="image7.png"/>
                    <ns4:cNvPicPr preferRelativeResize="0"/>
                  </ns4:nvPicPr>
                  <ns4:blipFill>
                    <ns3:blip ns5:embed="rId8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752975" cy="4095750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tbl>
      <w:tblPr>
        <w:tblStyle w:val="a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Шапка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банка, кнопка закрытия</w:t>
            </w:r>
          </w:p>
        </w:tc>
      </w:tr>
      <w:tr w:rsidR="00C7156B" w:rsidRPr="002E129D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обращения</w:t>
            </w:r>
          </w:p>
        </w:tc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7" w:author="Деева Светлана Владимировна" w:date="2026-06-08T14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commentRangeStart w:id="16"/>
            <w:commentRangeStart w:id="17"/>
            <w:r w:rsidRPr="002E129D">
              <w:rPr>
                <w:rFonts w:ascii="Arial" w:eastAsia="Arial" w:hAnsi="Arial" w:cs="Arial"/>
                <w:color w:val="000000"/>
                <w:lang w:val="ru-RU"/>
                <w:rPrChange w:id="18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Обязательное поле, список тем</w:t>
            </w:r>
            <w:ins w:id="19" w:author="Деева Светлана Владимировна" w:date="2026-06-08T14:35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20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21" w:author="Деева Светлана Владимировна" w:date="2026-06-08T14:35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сделать </w:t>
              </w:r>
            </w:ins>
            <w:ins w:id="22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настраиваемым полем, т.к. тему определяет в конце диалога оператор.</w:t>
              </w:r>
            </w:ins>
            <w:commentRangeEnd w:id="17"/>
            <w:commentRangeEnd w:id="16"/>
            <w:r>
              <w:commentReference w:id="16"/>
            </w:r>
            <w:r>
              <w:commentReference w:id="17"/>
            </w:r>
          </w:p>
        </w:tc>
      </w:tr>
      <w:tr w:rsidR="00C7156B" w:rsidRPr="002E129D" w:rsidTr="00C7156B"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3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4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Контакты</w:t>
            </w:r>
          </w:p>
        </w:tc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5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6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Имя, телефон (обязательность настраивается)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7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8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Статус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8"/>
            <w:commentRangeStart w:id="19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«Операторы онлайн», примерное время ответа</w:t>
            </w:r>
            <w:ins w:id="29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–  тоже настраивоемое поле </w:t>
              </w:r>
            </w:ins>
            <w:ins w:id="30" w:author="Деева Светлана Владимировна" w:date="2026-06-08T14:37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31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клиенту </w:t>
              </w:r>
            </w:ins>
            <w:ins w:id="32" w:author="Деева Светлана Владимировна" w:date="2026-06-08T14:37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эта инфа не нужна –не надо его «драконить»</w:t>
              </w:r>
            </w:ins>
            <w:commentRangeEnd w:id="19"/>
            <w:commentRangeEnd w:id="18"/>
            <w:r>
              <w:commentReference w:id="18"/>
            </w:r>
            <w:r>
              <w:commentReference w:id="19"/>
            </w:r>
          </w:p>
        </w:tc>
      </w:tr>
    </w:tbl>
    <w:p w:rsidR="00C7156B" w:rsidRPr="00CF387A" w:rsidRDefault="00113342">
      <w:pPr>
        <w:pStyle w:val="4"/>
        <w:rPr>
          <w:rFonts w:ascii="Arial" w:eastAsia="Arial" w:hAnsi="Arial" w:cs="Arial"/>
          <w:lang w:val="ru-RU"/>
          <w:rPrChange w:id="33" w:author="Деева Светлана Владимировна" w:date="2026-06-08T14:56:00Z">
            <w:rPr>
              <w:rFonts w:ascii="Arial" w:eastAsia="Arial" w:hAnsi="Arial" w:cs="Arial"/>
            </w:rPr>
          </w:rPrChange>
        </w:rPr>
      </w:pPr>
      <w:commentRangeStart w:id="20"/>
      <w:commentRangeStart w:id="21"/>
      <w:r>
        <w:rPr>
          <w:rFonts w:ascii="Arial" w:eastAsia="Arial" w:hAnsi="Arial" w:cs="Arial"/>
          <w:noProof/>
          <w:lang w:val="ru-RU"/>
        </w:rPr>
        <w:lastRenderedPageBreak/>
        <w:drawing>
          <ns2:inline distT="114300" distB="114300" distL="114300" distR="114300">
            <ns2:extent cx="4676775" cy="3971925"/>
            <ns2:effectExtent l="0" t="0" r="0" b="0"/>
            <ns2:docPr id="11" name="image2.png"/>
            <ns2:cNvGraphicFramePr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9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676775" cy="3971925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  <w:ins w:id="34" w:author="Деева Светлана Владимировна" w:date="2026-06-08T14:56:00Z">
        <w:r w:rsidR="00CF387A">
          <w:rPr>
            <w:rFonts w:ascii="Arial" w:eastAsia="Arial" w:hAnsi="Arial" w:cs="Arial"/>
            <w:lang w:val="ru-RU"/>
          </w:rPr>
          <w:t>Фото оператора, Имя оператора, имя клиента)</w:t>
        </w:r>
      </w:ins>
      <w:commentRangeEnd w:id="21"/>
      <w:commentRangeEnd w:id="20"/>
      <w:r>
        <w:commentReference w:id="20"/>
      </w:r>
      <w:r>
        <w:commentReference w:id="21"/>
      </w:r>
    </w:p>
    <w:p w:rsidR="00C7156B" w:rsidRPr="00CF387A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5" w:author="Деева Светлана Владимировна" w:date="2026-06-08T14:57:00Z">
            <w:rPr>
              <w:rFonts w:ascii="Arial" w:eastAsia="Arial" w:hAnsi="Arial" w:cs="Arial"/>
              <w:color w:val="000000"/>
            </w:rPr>
          </w:rPrChange>
        </w:rPr>
      </w:pPr>
    </w:p>
    <w:tbl>
      <w:tblPr>
        <w:tblStyle w:val="a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59"/>
        <w:gridCol w:w="390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5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Улучшение UX</w:t>
            </w:r>
          </w:p>
        </w:tc>
        <w:tc>
          <w:tcPr>
            <w:tcW w:w="390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545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Короткая форма входа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2"/>
            <w:commentRangeStart w:id="23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Тема + минимум полей; остальное уточняется в диалоге</w:t>
            </w:r>
            <w:ins w:id="36" w:author="Деева Светлана Владимировна" w:date="2026-06-08T14:57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( тема, и иные поля </w:t>
              </w:r>
            </w:ins>
            <w:ins w:id="37" w:author="Деева Светлана Владимировна" w:date="2026-06-08T14:58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38" w:author="Деева Светлана Владимировна" w:date="2026-06-08T14:57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возможность </w:t>
              </w:r>
            </w:ins>
            <w:ins w:id="39" w:author="Деева Светлана Владимировна" w:date="2026-06-08T14:58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настройки)</w:t>
              </w:r>
            </w:ins>
            <w:commentRangeEnd w:id="23"/>
            <w:commentRangeEnd w:id="22"/>
            <w:r>
              <w:commentReference w:id="22"/>
            </w:r>
            <w:r>
              <w:commentReference w:id="23"/>
            </w:r>
          </w:p>
        </w:tc>
      </w:tr>
      <w:tr w:rsidR="00C7156B" w:rsidRPr="00113342" w:rsidTr="00C7156B">
        <w:tc>
          <w:tcPr>
            <w:tcW w:w="5459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0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1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Понятное ожидание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Строка статуса с примерным временем ответа</w:t>
            </w:r>
          </w:p>
        </w:tc>
      </w:tr>
      <w:tr w:rsidR="00C7156B" w:rsidRPr="00CF387A" w:rsidTr="00C7156B">
        <w:tc>
          <w:tcPr>
            <w:tcW w:w="5459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2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3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Крупная отправка</w:t>
            </w:r>
          </w:p>
        </w:tc>
        <w:tc>
          <w:tcPr>
            <w:tcW w:w="3901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4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color w:val="000000"/>
              </w:rPr>
              <w:t>Enter</w:t>
            </w:r>
            <w:r w:rsidRPr="00CF387A">
              <w:rPr>
                <w:rFonts w:ascii="Arial" w:eastAsia="Arial" w:hAnsi="Arial" w:cs="Arial"/>
                <w:color w:val="000000"/>
                <w:lang w:val="ru-RU"/>
                <w:rPrChange w:id="45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 xml:space="preserve"> отправляет сообщение</w:t>
            </w:r>
          </w:p>
        </w:tc>
      </w:tr>
      <w:tr w:rsidR="00C7156B" w:rsidRPr="00113342" w:rsidTr="00C7156B">
        <w:tc>
          <w:tcPr>
            <w:tcW w:w="545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6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Непрочитанн</w:t>
            </w:r>
            <w:r>
              <w:rPr>
                <w:rFonts w:ascii="Arial" w:eastAsia="Arial" w:hAnsi="Arial" w:cs="Arial"/>
                <w:color w:val="000000"/>
              </w:rPr>
              <w:t>ое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Бейдж на кнопке при </w:t>
            </w:r>
            <w:r w:rsidRPr="00113342">
              <w:rPr>
                <w:rFonts w:ascii="Arial" w:eastAsia="Arial" w:hAnsi="Arial" w:cs="Arial"/>
                <w:lang w:val="ru-RU"/>
              </w:rPr>
              <w:t>свернутом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окне</w:t>
            </w:r>
          </w:p>
        </w:tc>
      </w:tr>
    </w:tbl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4.2. Рабочее место оператора (АРМ)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основная рабочая область оператора контакт-центра.</w:t>
      </w:r>
      <w:r w:rsidRPr="00113342">
        <w:rPr>
          <w:rFonts w:ascii="Arial" w:eastAsia="Arial" w:hAnsi="Arial" w:cs="Arial"/>
          <w:color w:val="000000"/>
          <w:lang w:val="ru-RU"/>
        </w:rPr>
        <w:br/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Разрешение: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 1440×900 (основной); адаптация от 1280×720.</w:t>
      </w:r>
      <w:r w:rsidRPr="00113342">
        <w:rPr>
          <w:rFonts w:ascii="Arial" w:eastAsia="Arial" w:hAnsi="Arial" w:cs="Arial"/>
          <w:color w:val="000000"/>
          <w:lang w:val="ru-RU"/>
        </w:rPr>
        <w:br/>
      </w:r>
      <w:r>
        <w:rPr>
          <w:rFonts w:ascii="Arial" w:eastAsia="Arial" w:hAnsi="Arial" w:cs="Arial"/>
          <w:b/>
          <w:bCs/>
          <w:color w:val="000000"/>
        </w:rPr>
        <w:t>Роли:</w:t>
      </w:r>
      <w:r>
        <w:rPr>
          <w:rFonts w:ascii="Arial" w:eastAsia="Arial" w:hAnsi="Arial" w:cs="Arial"/>
          <w:color w:val="000000"/>
        </w:rPr>
        <w:t xml:space="preserve"> оператор КЦ; супервизор (расширенные разделы очереди).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Компоновка экрана (три зоны):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lastRenderedPageBreak/>
        <w:drawing>
          <ns2:inline distT="114300" distB="114300" distL="114300" distR="114300">
            <ns2:extent cx="6494734" cy="2862263"/>
            <ns2:effectExtent l="0" t="0" r="0" b="0"/>
            <ns2:docPr id="8" name="image3.png"/>
            <ns2:cNvGraphicFramePr/>
            <ns3:graphic>
              <ns3:graphicData uri="http://schemas.openxmlformats.org/drawingml/2006/picture">
                <ns4:pic>
                  <ns4:nvPicPr>
                    <ns4:cNvPr id="0" name="image3.png"/>
                    <ns4:cNvPicPr preferRelativeResize="0"/>
                  </ns4:nvPicPr>
                  <ns4:blipFill>
                    <ns3:blip ns5:embed="rId10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494734" cy="2862263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Pr="00CF387A" w:rsidRDefault="00CF387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  <w:lang w:val="ru-RU"/>
          <w:rPrChange w:id="47" w:author="Деева Светлана Владимировна" w:date="2026-06-08T14:58:00Z">
            <w:rPr>
              <w:rFonts w:ascii="Arial" w:eastAsia="Arial" w:hAnsi="Arial" w:cs="Arial"/>
              <w:sz w:val="22"/>
              <w:szCs w:val="22"/>
            </w:rPr>
          </w:rPrChange>
        </w:rPr>
      </w:pPr>
      <w:commentRangeStart w:id="24"/>
      <w:commentRangeStart w:id="25"/>
      <w:ins w:id="48" w:author="Деева Светлана Владимировна" w:date="2026-06-08T14:58:00Z">
        <w:r>
          <w:rPr>
            <w:rFonts w:ascii="Arial" w:eastAsia="Arial" w:hAnsi="Arial" w:cs="Arial"/>
            <w:sz w:val="22"/>
            <w:szCs w:val="22"/>
            <w:lang w:val="ru-RU"/>
          </w:rPr>
          <w:t>+ в диалоге с другими ( для обзора всеми операторами)</w:t>
        </w:r>
      </w:ins>
      <w:commentRangeEnd w:id="25"/>
      <w:commentRangeEnd w:id="24"/>
      <w:r>
        <w:commentReference w:id="24"/>
      </w:r>
      <w:r>
        <w:commentReference w:id="25"/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Левая панель — разделы диалогов</w:t>
      </w:r>
    </w:p>
    <w:tbl>
      <w:tblPr>
        <w:tblStyle w:val="af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  <w:tc>
          <w:tcPr>
            <w:tcW w:w="561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Ожидают ответа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Диалоги, требующие первоочередного ответа оператора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 диалоге со мной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Диалоги, к которым оператор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таймер с момента последнего непрочитанного сообщения клиента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Оффлайн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-обращения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Диалоги, где клиент не в сети и обращение не назначено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Общая очередь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Неназначенные диалоги при занятости всех операторов (при включённом автоназначении)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 диалоге с коллегами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 других операторов (для супервизора)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Инициированные оператором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Обращения, начатые оператором по приглашению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Недавно закрытые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Закрытые диалоги с возможностью повторного контакта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Карточка диалога в списке: имя/идентификатор клиента, канал, отдел, превью последнего сообщения, таймер ожидания, индикатор непрочитанного.</w:t>
      </w:r>
    </w:p>
    <w:p w:rsidR="00C7156B" w:rsidRPr="00CF387A" w:rsidRDefault="00113342">
      <w:pPr>
        <w:pStyle w:val="4"/>
        <w:rPr>
          <w:rFonts w:ascii="Arial" w:eastAsia="Arial" w:hAnsi="Arial" w:cs="Arial"/>
          <w:lang w:val="ru-RU"/>
          <w:rPrChange w:id="49" w:author="Деева Светлана Владимировна" w:date="2026-06-08T14:59:00Z">
            <w:rPr>
              <w:rFonts w:ascii="Arial" w:eastAsia="Arial" w:hAnsi="Arial" w:cs="Arial"/>
            </w:rPr>
          </w:rPrChange>
        </w:rPr>
      </w:pPr>
      <w:commentRangeStart w:id="26"/>
      <w:commentRangeStart w:id="27"/>
      <w:r w:rsidRPr="00CF387A">
        <w:rPr>
          <w:rFonts w:ascii="Arial" w:eastAsia="Arial" w:hAnsi="Arial" w:cs="Arial"/>
          <w:lang w:val="ru-RU"/>
          <w:rPrChange w:id="50" w:author="Деева Светлана Владимировна" w:date="2026-06-08T14:59:00Z">
            <w:rPr>
              <w:rFonts w:ascii="Arial" w:eastAsia="Arial" w:hAnsi="Arial" w:cs="Arial"/>
            </w:rPr>
          </w:rPrChange>
        </w:rPr>
        <w:lastRenderedPageBreak/>
        <w:t>Центральная зона — переписка</w:t>
      </w:r>
      <w:ins w:id="51" w:author="Деева Светлана Владимировна" w:date="2026-06-08T14:59:00Z">
        <w:r w:rsidR="00CF387A">
          <w:rPr>
            <w:rFonts w:ascii="Arial" w:eastAsia="Arial" w:hAnsi="Arial" w:cs="Arial"/>
            <w:lang w:val="ru-RU"/>
          </w:rPr>
          <w:t xml:space="preserve"> В даилоговом окне должно отражаться сообщение клиента которое он вводит, но еще не отправил</w:t>
        </w:r>
      </w:ins>
      <w:ins w:id="52" w:author="Деева Светлана Владимировна" w:date="2026-06-08T15:00:00Z">
        <w:r w:rsidR="00CF387A">
          <w:rPr>
            <w:rFonts w:ascii="Arial" w:eastAsia="Arial" w:hAnsi="Arial" w:cs="Arial"/>
            <w:lang w:val="ru-RU"/>
          </w:rPr>
          <w:br/>
          <w:t>+ кнопка «блокировки»</w:t>
        </w:r>
      </w:ins>
      <w:commentRangeEnd w:id="27"/>
      <w:commentRangeEnd w:id="26"/>
      <w:r>
        <w:commentReference w:id="26"/>
      </w:r>
      <w:r>
        <w:commentReference w:id="27"/>
      </w:r>
    </w:p>
    <w:tbl>
      <w:tblPr>
        <w:tblStyle w:val="af0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 сообщений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Хронология: клиент, оператор, системные сообщения, бот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Статусы доставки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Отметки «доставлено» / «прочитано» (где поддерживает канал)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Ответ с цитатой сообщения клиента или своего (ограничения — по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канала)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/ удаление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Изменение своих сообщений с пометкой «изменено» / «удалено» (ограничения — по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канала)</w:t>
            </w:r>
          </w:p>
        </w:tc>
      </w:tr>
      <w:tr w:rsidR="00C7156B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</w:t>
            </w:r>
          </w:p>
        </w:tc>
        <w:tc>
          <w:tcPr>
            <w:tcW w:w="492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Быстрая вставка типовых фраз</w:t>
            </w:r>
          </w:p>
        </w:tc>
      </w:tr>
      <w:tr w:rsidR="00C7156B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492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Отправка файлов клиенту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 другого оператора или в очередь отдела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 обращения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Назначение темы/категории для отчётности</w:t>
            </w:r>
          </w:p>
        </w:tc>
      </w:tr>
    </w:tbl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Правая панель — контекст</w:t>
      </w:r>
    </w:p>
    <w:tbl>
      <w:tblPr>
        <w:tblStyle w:val="af1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9"/>
        <w:gridCol w:w="585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85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Данные клиента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Имя, контакты, идентификатор; редактирование оператором при уточнении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Точка входа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Канал, страница сайта (для виджета), ОС/браузер — по политике ИБ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Комментарий оператора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Внутренняя заметка по диалогу; видна при повторном обращении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суфлёра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ссылки на СУЗ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для оператора</w:t>
            </w:r>
          </w:p>
        </w:tc>
      </w:tr>
    </w:tbl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Дополнительно в АРМ</w:t>
      </w:r>
    </w:p>
    <w:tbl>
      <w:tblPr>
        <w:tblStyle w:val="af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792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bottom w:val="single" w:sz="6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 w:rsidP="00CF3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8"/>
            <w:commentRangeStart w:id="29"/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Статусы оператора (онлайн, невидимка, перерыв, офлайн</w:t>
            </w:r>
            <w:ins w:id="53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, обед</w:t>
              </w:r>
            </w:ins>
            <w:ins w:id="54" w:author="Деева Светлана Владимировна" w:date="2026-06-08T15:01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( влияет на расчет статистики по оператору),</w:t>
              </w:r>
            </w:ins>
            <w:ins w:id="55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обработка офлайн сообщений (чтобы</w:t>
              </w:r>
            </w:ins>
            <w:ins w:id="56" w:author="Деева Светлана Владимировна" w:date="2026-06-08T15:01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57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не падали онлайны</w:t>
              </w:r>
            </w:ins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  <w:commentRangeEnd w:id="29"/>
            <w:commentRangeEnd w:id="28"/>
            <w:r>
              <w:commentReference w:id="28"/>
            </w:r>
            <w:r>
              <w:commentReference w:id="29"/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Переключатель «Клиенты / Коллеги» — внутренний чат операторов</w:t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Быстрый переход в АРМ из любого раздела панели управления</w:t>
            </w:r>
          </w:p>
        </w:tc>
      </w:tr>
    </w:tbl>
    <w:p w:rsidR="00C7156B" w:rsidRPr="00113342" w:rsidRDefault="00C7156B">
      <w:pPr>
        <w:pStyle w:val="4"/>
        <w:rPr>
          <w:rFonts w:ascii="Arial" w:eastAsia="Arial" w:hAnsi="Arial" w:cs="Arial"/>
          <w:lang w:val="ru-RU"/>
        </w:rPr>
        <w:sectPr w:rsidR="00C7156B" w:rsidRPr="00113342"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lastRenderedPageBreak/>
        <w:t>Слайд 4. АРМ оператора (общий вид)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ns2:inline distT="114300" distB="114300" distL="114300" distR="114300">
            <ns2:extent cx="8653463" cy="5419439"/>
            <ns2:effectExtent l="0" t="0" r="0" b="0"/>
            <ns2:docPr id="4" name="image9.png"/>
            <ns2:cNvGraphicFramePr/>
            <ns3:graphic>
              <ns3:graphicData uri="http://schemas.openxmlformats.org/drawingml/2006/picture">
                <ns4:pic>
                  <ns4:nvPicPr>
                    <ns4:cNvPr id="0" name="image9.png"/>
                    <ns4:cNvPicPr preferRelativeResize="0"/>
                  </ns4:nvPicPr>
                  <ns4:blipFill>
                    <ns3:blip ns5:embed="rId11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653463" cy="5419439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Ширина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Статус оператора влияет на автоназначение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Очереди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280 px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Сворачиваемые секции; клик открывает диалог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Переписка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flex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Шапка диалога фиксирована при прокрутке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Контекст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320 px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Accordion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суфлёр развёрнут по умолчанию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Карточка диалога в очереди: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имя клиента, канал, отдел, превью сообщения, таймер </w:t>
      </w:r>
      <w:r>
        <w:rPr>
          <w:rFonts w:ascii="Arial" w:eastAsia="Arial" w:hAnsi="Arial" w:cs="Arial"/>
          <w:color w:val="000000"/>
        </w:rPr>
        <w:t>SLA</w:t>
      </w:r>
      <w:r w:rsidRPr="00113342">
        <w:rPr>
          <w:rFonts w:ascii="Arial" w:eastAsia="Arial" w:hAnsi="Arial" w:cs="Arial"/>
          <w:color w:val="000000"/>
          <w:lang w:val="ru-RU"/>
        </w:rPr>
        <w:t xml:space="preserve">. Цвет таймера: </w:t>
      </w:r>
      <w:r w:rsidRPr="00113342">
        <w:rPr>
          <w:rFonts w:ascii="Arial" w:eastAsia="Arial" w:hAnsi="Arial" w:cs="Arial"/>
          <w:lang w:val="ru-RU"/>
        </w:rPr>
        <w:t>зеленый</w:t>
      </w:r>
      <w:sdt>
        <w:sdtPr>
          <w:tag w:val="goog_rdk_0"/>
          <w:id w:val="-957734511"/>
        </w:sdtPr>
        <w:sdtContent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113342">
        <w:rPr>
          <w:rFonts w:ascii="Arial" w:eastAsia="Arial" w:hAnsi="Arial" w:cs="Arial"/>
          <w:lang w:val="ru-RU"/>
        </w:rPr>
        <w:t>желтый</w:t>
      </w:r>
      <w:sdt>
        <w:sdtPr>
          <w:tag w:val="goog_rdk_1"/>
          <w:id w:val="-1402310593"/>
        </w:sdtPr>
        <w:sdtContent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красный по порогам </w:t>
          </w:r>
          <w:r>
            <w:rPr>
              <w:rFonts w:ascii="Arial Unicode MS" w:eastAsia="Arial Unicode MS" w:hAnsi="Arial Unicode MS" w:cs="Arial Unicode MS"/>
              <w:color w:val="000000"/>
            </w:rPr>
            <w:t>SLA</w:t>
          </w:r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(согласуются с КЦ).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См. левую панель на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слайде 4</w:t>
      </w:r>
      <w:r>
        <w:rPr>
          <w:rFonts w:ascii="Arial" w:eastAsia="Arial" w:hAnsi="Arial" w:cs="Arial"/>
          <w:color w:val="000000"/>
        </w:rPr>
        <w:t>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Лента сообщений:</w:t>
      </w:r>
    </w:p>
    <w:tbl>
      <w:tblPr>
        <w:tblStyle w:val="a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Выравнивание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Стиль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слева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Светлый фон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справа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Акцентный фон банка, галочки доставки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центру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Компактная серая строка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слева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Отличим от сообщения клиента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commentRangeStart w:id="30"/>
      <w:commentRangeStart w:id="31"/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Панель </w:t>
      </w:r>
      <w:r w:rsidRPr="00113342">
        <w:rPr>
          <w:rFonts w:ascii="Arial" w:eastAsia="Arial" w:hAnsi="Arial" w:cs="Arial"/>
          <w:b/>
          <w:bCs/>
          <w:lang w:val="ru-RU"/>
        </w:rPr>
        <w:t>суфлера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13342">
        <w:rPr>
          <w:rFonts w:ascii="Arial" w:eastAsia="Arial" w:hAnsi="Arial" w:cs="Arial"/>
          <w:color w:val="000000"/>
          <w:lang w:val="ru-RU"/>
        </w:rPr>
        <w:t xml:space="preserve"> ранжированные карточки подсказок, кнопки «Вставить» и «Открыть в СУЗ», обратная связь «Полезно / Неполно»</w:t>
      </w:r>
      <w:ins w:id="58" w:author="Деева Светлана Владимировна" w:date="2026-06-08T15:01:00Z">
        <w:r w:rsidR="00CF387A">
          <w:rPr>
            <w:rFonts w:ascii="Arial" w:eastAsia="Arial" w:hAnsi="Arial" w:cs="Arial"/>
            <w:color w:val="000000"/>
            <w:lang w:val="ru-RU"/>
          </w:rPr>
          <w:t xml:space="preserve"> возможно нужен еще статус </w:t>
        </w:r>
      </w:ins>
      <w:ins w:id="59" w:author="Деева Светлана Владимировна" w:date="2026-06-08T15:02:00Z">
        <w:r w:rsidR="00CF387A">
          <w:rPr>
            <w:rFonts w:ascii="Arial" w:eastAsia="Arial" w:hAnsi="Arial" w:cs="Arial"/>
            <w:color w:val="000000"/>
            <w:lang w:val="ru-RU"/>
          </w:rPr>
          <w:t>«неверно» или т.п.</w:t>
        </w:r>
      </w:ins>
      <w:r w:rsidRPr="00113342">
        <w:rPr>
          <w:rFonts w:ascii="Arial" w:eastAsia="Arial" w:hAnsi="Arial" w:cs="Arial"/>
          <w:color w:val="000000"/>
          <w:lang w:val="ru-RU"/>
        </w:rPr>
        <w:t xml:space="preserve">. См. правую панель на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слайде 4</w:t>
      </w:r>
      <w:r w:rsidRPr="00113342">
        <w:rPr>
          <w:rFonts w:ascii="Arial" w:eastAsia="Arial" w:hAnsi="Arial" w:cs="Arial"/>
          <w:color w:val="000000"/>
          <w:lang w:val="ru-RU"/>
        </w:rPr>
        <w:t xml:space="preserve">. Ссылки на СУЗ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не попадают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текст для клиента при «Вставить».</w:t>
      </w:r>
      <w:commentRangeEnd w:id="31"/>
      <w:commentRangeEnd w:id="30"/>
      <w:r>
        <w:commentReference w:id="30"/>
      </w:r>
      <w:r>
        <w:commentReference w:id="31"/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Состояния АРМ:</w:t>
      </w:r>
    </w:p>
    <w:tbl>
      <w:tblPr>
        <w:tblStyle w:val="af5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9"/>
        <w:gridCol w:w="507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8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507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выбранного диалога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«Выберите диалог слева или возьмите из общей очереди»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печатает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Индикатор в шапке диалога (если канал поддерживает)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Суфлёр загружается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Скелетон в панели; ввод не блокируется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 канала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Сообщение в ленте + «Повторить отправку»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4.3. Панель управления (администратор)</w:t>
      </w:r>
    </w:p>
    <w:tbl>
      <w:tblPr>
        <w:tblStyle w:val="af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4"/>
        <w:gridCol w:w="4956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  <w:tc>
          <w:tcPr>
            <w:tcW w:w="495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Учётные записи, привязка к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отделы, лимит одновременных диалогов, график работы</w:t>
            </w:r>
          </w:p>
        </w:tc>
      </w:tr>
      <w:tr w:rsidR="00C7156B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Супервизоры</w:t>
            </w:r>
          </w:p>
        </w:tc>
        <w:tc>
          <w:tcPr>
            <w:tcW w:w="495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подчинённых операторов/отделов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Отделы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Создание отделов, правила маршрутизации, приоритеты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Размещения виджета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Настройка кнопки, окна чата, текстов, полей клиента, </w:t>
            </w:r>
            <w:r>
              <w:rPr>
                <w:rFonts w:ascii="Arial" w:eastAsia="Arial" w:hAnsi="Arial" w:cs="Arial"/>
                <w:color w:val="000000"/>
              </w:rPr>
              <w:t>HTML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-код для сайта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Правила назначения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Алгоритмы автоназначения, приоритет «последний оператор клиента», порядок в отделе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Боты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"/>
                <w:id w:val="1410836588"/>
              </w:sdtPr>
              <w:sdtContent>
                <w:r w:rsidRPr="00113342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Создание ботов, статусы, маршрутизация бот ↔ оператор</w:t>
                </w:r>
              </w:sdtContent>
            </w:sdt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Шаблоны и категории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Библиотека ответов, справочник тем обращений</w:t>
            </w:r>
          </w:p>
        </w:tc>
      </w:tr>
      <w:tr w:rsidR="00C7156B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Аналитика</w:t>
            </w:r>
          </w:p>
        </w:tc>
        <w:tc>
          <w:tcPr>
            <w:tcW w:w="495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оперативных показателей, отчёты</w:t>
            </w:r>
          </w:p>
        </w:tc>
      </w:tr>
    </w:tbl>
    <w:p w:rsidR="00C7156B" w:rsidRDefault="00C7156B">
      <w:pPr>
        <w:pStyle w:val="4"/>
        <w:rPr>
          <w:rFonts w:ascii="Arial" w:eastAsia="Arial" w:hAnsi="Arial" w:cs="Arial"/>
        </w:rPr>
        <w:sectPr w:rsidR="00C7156B">
          <w:pgSz w:w="12240" w:h="15840"/>
          <w:pgMar w:top="1440" w:right="1440" w:bottom="1440" w:left="1440" w:header="0" w:footer="0" w:gutter="0"/>
          <w:cols w:space="720"/>
        </w:sectPr>
      </w:pPr>
    </w:p>
    <w:p w:rsidR="00C7156B" w:rsidRDefault="00113342">
      <w:pPr>
        <w:pStyle w:val="4"/>
        <w:rPr>
          <w:rFonts w:ascii="Arial" w:eastAsia="Arial" w:hAnsi="Arial" w:cs="Arial"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</w:rPr>
        <w:lastRenderedPageBreak/>
        <w:t>Слайд 5. Панель управления</w:t>
      </w:r>
      <w:r>
        <w:rPr>
          <w:rFonts w:ascii="Arial" w:eastAsia="Arial" w:hAnsi="Arial" w:cs="Arial"/>
          <w:noProof/>
          <w:lang w:val="ru-RU"/>
        </w:rPr>
        <w:drawing>
          <ns2:inline distT="114300" distB="114300" distL="114300" distR="114300">
            <ns2:extent cx="8679699" cy="4081463"/>
            <ns2:effectExtent l="0" t="0" r="0" b="0"/>
            <ns2:docPr id="12" name="image5.png"/>
            <ns2:cNvGraphicFramePr/>
            <ns3:graphic>
              <ns3:graphicData uri="http://schemas.openxmlformats.org/drawingml/2006/picture">
                <ns4:pic>
                  <ns4:nvPicPr>
                    <ns4:cNvPr id="0" name="image5.png"/>
                    <ns4:cNvPicPr preferRelativeResize="0"/>
                  </ns4:nvPicPr>
                  <ns4:blipFill>
                    <ns3:blip ns5:embed="rId12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679699" cy="4081463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Навигация:</w:t>
      </w:r>
      <w:r w:rsidRPr="00113342">
        <w:rPr>
          <w:rFonts w:ascii="Arial" w:eastAsia="Arial" w:hAnsi="Arial" w:cs="Arial"/>
          <w:color w:val="000000"/>
          <w:lang w:val="ru-RU"/>
        </w:rPr>
        <w:t xml:space="preserve"> боковое меню 240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 xml:space="preserve"> + рабочая область.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Редактор размещения виджета (вкладки):</w:t>
      </w:r>
    </w:p>
    <w:tbl>
      <w:tblPr>
        <w:tblStyle w:val="a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Основные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Название, отдел, активность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Кнопка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Позиция, текст, цвет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чата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Размеры, цвета, приветствие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Данные клиента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 и обязательность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Код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HTML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сайта, кнопка «Копировать»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4.4. Панель оперативных показателей (аналитика)</w:t>
      </w:r>
    </w:p>
    <w:tbl>
      <w:tblPr>
        <w:tblStyle w:val="af8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1"/>
        <w:gridCol w:w="3019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4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 (пример)</w:t>
            </w:r>
          </w:p>
        </w:tc>
        <w:tc>
          <w:tcPr>
            <w:tcW w:w="301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Диалоги в работе</w:t>
            </w:r>
          </w:p>
        </w:tc>
        <w:tc>
          <w:tcPr>
            <w:tcW w:w="3019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Количество активных диалогов по отделам и операторам</w:t>
            </w:r>
          </w:p>
        </w:tc>
      </w:tr>
      <w:tr w:rsidR="00C7156B" w:rsidRPr="00113342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3019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Длина общей очереди, среднее время ожидания</w:t>
            </w:r>
          </w:p>
        </w:tc>
      </w:tr>
      <w:tr w:rsidR="00C7156B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на оператора</w:t>
            </w:r>
          </w:p>
        </w:tc>
        <w:tc>
          <w:tcPr>
            <w:tcW w:w="30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Количество назначенных диалогов, статусы</w:t>
            </w:r>
          </w:p>
        </w:tc>
      </w:tr>
      <w:tr w:rsidR="00C7156B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Сводка за 24 часа</w:t>
            </w:r>
          </w:p>
        </w:tc>
        <w:tc>
          <w:tcPr>
            <w:tcW w:w="30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Обращения, закрытые диалоги, SLA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Детальная методология </w:t>
      </w:r>
      <w:r w:rsidRPr="00113342">
        <w:rPr>
          <w:rFonts w:ascii="Arial" w:eastAsia="Arial" w:hAnsi="Arial" w:cs="Arial"/>
          <w:lang w:val="ru-RU"/>
        </w:rPr>
        <w:t>отчетов</w:t>
      </w:r>
      <w:r w:rsidRPr="00113342">
        <w:rPr>
          <w:rFonts w:ascii="Arial" w:eastAsia="Arial" w:hAnsi="Arial" w:cs="Arial"/>
          <w:color w:val="000000"/>
          <w:lang w:val="ru-RU"/>
        </w:rPr>
        <w:t xml:space="preserve"> —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Приложение 1 к отчётности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к договору.</w:t>
      </w:r>
    </w:p>
    <w:p w:rsidR="00C7156B" w:rsidRPr="00113342" w:rsidRDefault="00C7156B">
      <w:pPr>
        <w:pStyle w:val="4"/>
        <w:rPr>
          <w:rFonts w:ascii="Arial" w:eastAsia="Arial" w:hAnsi="Arial" w:cs="Arial"/>
          <w:lang w:val="ru-RU"/>
        </w:rPr>
        <w:sectPr w:rsidR="00C7156B" w:rsidRPr="00113342">
          <w:pgSz w:w="12240" w:h="15840"/>
          <w:pgMar w:top="1440" w:right="1440" w:bottom="1440" w:left="1440" w:header="0" w:footer="0" w:gutter="0"/>
          <w:cols w:space="720"/>
        </w:sectPr>
      </w:pPr>
    </w:p>
    <w:p w:rsidR="00C7156B" w:rsidRDefault="00113342">
      <w:pPr>
        <w:pStyle w:val="4"/>
        <w:rPr>
          <w:rFonts w:ascii="Arial" w:eastAsia="Arial" w:hAnsi="Arial" w:cs="Arial"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</w:rPr>
        <w:lastRenderedPageBreak/>
        <w:t>Слайд 6. Оперативная панель</w:t>
      </w:r>
      <w:r>
        <w:rPr>
          <w:rFonts w:ascii="Arial" w:eastAsia="Arial" w:hAnsi="Arial" w:cs="Arial"/>
          <w:noProof/>
          <w:lang w:val="ru-RU"/>
        </w:rPr>
        <w:drawing>
          <ns2:inline distT="114300" distB="114300" distL="114300" distR="114300">
            <ns2:extent cx="8793393" cy="2366963"/>
            <ns2:effectExtent l="0" t="0" r="0" b="0"/>
            <ns2:docPr id="5" name="image6.png"/>
            <ns2:cNvGraphicFramePr/>
            <ns3:graphic>
              <ns3:graphicData uri="http://schemas.openxmlformats.org/drawingml/2006/picture">
                <ns4:pic>
                  <ns4:nvPicPr>
                    <ns4:cNvPr id="0" name="image6.png"/>
                    <ns4:cNvPicPr preferRelativeResize="0"/>
                  </ns4:nvPicPr>
                  <ns4:blipFill>
                    <ns3:blip ns5:embed="rId13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93393" cy="2366963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9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624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24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Шапка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Заголовок, время последнего обновления, кнопка «Обновить»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KPI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Карточки: в работе, в очереди, среднее ожидание, операторов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Нижняя область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Нагрузка по отделам (диаграмма) + топ операторов по диалогам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4.5. Адаптивность и доступность</w:t>
      </w:r>
    </w:p>
    <w:tbl>
      <w:tblPr>
        <w:tblStyle w:val="a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Минимальная ширина АРМ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1280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: правая панель — выдвижная «Инфо»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Клавиатура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"/>
                <w:id w:val="1217717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Tab</w:t>
                </w:r>
                <w:r w:rsidRPr="00113342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очередь → лента → ввод → суфлёр</w:t>
                </w:r>
              </w:sdtContent>
            </w:sdt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Скринридер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aria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label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на карточках и сообщениях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Цветовая слепота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SLA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дублируется иконкой, не только цветом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ns1:AlternateContent>
          <ns1:Choice Requires="wps">
            <w:drawing>
              <ns2:inline distT="0" distB="0" distL="0" distR="0">
                <ns2:extent cx="12700" cy="19050"/>
                <ns2:effectExtent l="0" t="0" r="0" b="0"/>
                <ns2:docPr id="1" name="Прямоугольник 1"/>
                <ns2:cNvGraphicFramePr/>
                <ns3:graphic>
                  <ns3:graphicData uri="http://schemas.microsoft.com/office/word/2010/wordprocessingShape">
                    <ns6:wsp>
                      <ns6:cNvSpPr/>
                      <ns6:spPr>
                        <ns3:xfrm>
                          <ns3:off x="5345640" y="3770460"/>
                          <ns3:ext cx="720" cy="19080"/>
                        </ns3:xfrm>
                        <ns3:prstGeom prst="rect">
                          <ns3:avLst/>
                        </ns3:prstGeom>
                        <ns3:solidFill>
                          <ns3:srgbClr val="FFFFFF"/>
                        </ns3:solidFill>
                        <ns3:ln w="9525" cap="flat" cmpd="sng">
                          <ns3:solidFill>
                            <ns3:srgbClr val="000000"/>
                          </ns3:solidFill>
                          <ns3:prstDash val="solid"/>
                          <ns3:round/>
                          <ns3:headEnd type="none" w="sm" len="sm"/>
                          <ns3:tailEnd type="none" w="sm" len="sm"/>
                        </ns3:ln>
                      </ns6:spPr>
                      <ns6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ns6:txbx>
                      <ns6:bodyPr spcFirstLastPara="1" wrap="square" lIns="91425" tIns="91425" rIns="91425" bIns="91425" anchor="ctr" anchorCtr="0">
                        <ns3:noAutofit/>
                      </ns6:bodyPr>
                    </ns6:wsp>
                  </ns3:graphicData>
                </ns3:graphic>
              </ns2:inline>
            </w:drawing>
          </ns1:Choice>
          <ns1:Fallback>
            <w:pict>
              <ns7:rect id="Прямоугольник 1" ns8:spid="_x0000_s1027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">
                <ns7:stroke startarrowwidth="narrow" startarrowlength="short" endarrowwidth="narrow" endarrowlength="short" joinstyle="round"/>
                <ns7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ns7:textbox>
                <ns9:anchorlock/>
              </ns7:rect>
            </w:pict>
          </ns1:Fallback>
        </ns1:AlternateContent>
      </w: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 Пользовательские сценарии (</w:t>
      </w: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right="289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Сценарии для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согласования с заказчиком</w:t>
      </w:r>
      <w:r w:rsidRPr="00113342">
        <w:rPr>
          <w:rFonts w:ascii="Arial" w:eastAsia="Arial" w:hAnsi="Arial" w:cs="Arial"/>
          <w:color w:val="000000"/>
          <w:lang w:val="ru-RU"/>
        </w:rPr>
        <w:t xml:space="preserve">. Каждый </w:t>
      </w:r>
      <w:r>
        <w:rPr>
          <w:rFonts w:ascii="Arial" w:eastAsia="Arial" w:hAnsi="Arial" w:cs="Arial"/>
          <w:color w:val="000000"/>
        </w:rPr>
        <w:t>UC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описан в развёрнутом виде</w:t>
      </w:r>
      <w:r w:rsidRPr="00113342">
        <w:rPr>
          <w:rFonts w:ascii="Arial" w:eastAsia="Arial" w:hAnsi="Arial" w:cs="Arial"/>
          <w:lang w:val="ru-RU"/>
        </w:rPr>
        <w:t>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Сводная таблица сценариев</w:t>
      </w:r>
    </w:p>
    <w:tbl>
      <w:tblPr>
        <w:tblStyle w:val="afb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075"/>
        <w:gridCol w:w="2520"/>
        <w:gridCol w:w="207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30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52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07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Начало чата на сайте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3–4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Прием</w:t>
            </w:r>
            <w:r>
              <w:rPr>
                <w:rFonts w:ascii="Arial" w:eastAsia="Arial" w:hAnsi="Arial" w:cs="Arial"/>
                <w:color w:val="000000"/>
              </w:rPr>
              <w:t xml:space="preserve"> назначенного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Ответ с </w:t>
            </w:r>
            <w:r>
              <w:rPr>
                <w:rFonts w:ascii="Arial" w:eastAsia="Arial" w:hAnsi="Arial" w:cs="Arial"/>
              </w:rPr>
              <w:t>суфлером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UC-O5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Наблюдение за отделом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Перераспределение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на сайте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1–3, 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картина линии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Руководитель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за период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5–6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5.1. Сценарии клиента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>1. Клиент начинает чат на сайте</w:t>
      </w:r>
    </w:p>
    <w:tbl>
      <w:tblPr>
        <w:tblStyle w:val="afc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Клиент, виджет, ядро платформы, оператор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Виджет размещён на странице сайта; есть операторы в статусе «онлайн»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нажимает кнопку чата (</w:t>
      </w:r>
      <w:r>
        <w:rPr>
          <w:rFonts w:ascii="Arial" w:eastAsia="Arial" w:hAnsi="Arial" w:cs="Arial"/>
          <w:color w:val="000000"/>
        </w:rPr>
        <w:t>FAB</w:t>
      </w:r>
      <w:r w:rsidRPr="00113342">
        <w:rPr>
          <w:rFonts w:ascii="Arial" w:eastAsia="Arial" w:hAnsi="Arial" w:cs="Arial"/>
          <w:color w:val="000000"/>
          <w:lang w:val="ru-RU"/>
        </w:rPr>
        <w:t>) на странице сайта. 2. Открывается окно виджета; при необходимости клиент выбирает тему и заполняет контактные поля. 3. Клиент нажимает «Начать чат» и отправляет первое сообщение. 4. Система создаёт обращение, направляет в отдел по правилам маршрутизации, назначает оператора или ставит в очередь. 5. Клиент видит системное сообщение о подключении оператора и примерном времени ответа. 6. Оператор отвечает; клиент получает сообщение в виджете.</w:t>
      </w:r>
    </w:p>
    <w:p w:rsidR="00C7156B" w:rsidRPr="00CF387A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60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</w:pPr>
      <w:commentRangeStart w:id="32"/>
      <w:commentRangeStart w:id="33"/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нет свободных операторов — клиент видит статус очереди</w:t>
      </w:r>
      <w:ins w:id="61" w:author="Деева Светлана Владимировна" w:date="2026-06-08T15:03:00Z">
        <w:r w:rsidR="00CF387A">
          <w:rPr>
            <w:rFonts w:ascii="Arial" w:eastAsia="Arial" w:hAnsi="Arial" w:cs="Arial"/>
            <w:color w:val="000000"/>
            <w:lang w:val="ru-RU"/>
          </w:rPr>
          <w:t>-ранее писала что с возможностью настройки</w:t>
        </w:r>
      </w:ins>
      <w:r w:rsidRPr="00113342">
        <w:rPr>
          <w:rFonts w:ascii="Arial" w:eastAsia="Arial" w:hAnsi="Arial" w:cs="Arial"/>
          <w:color w:val="000000"/>
          <w:lang w:val="ru-RU"/>
        </w:rPr>
        <w:t xml:space="preserve">; клиент закрывает окно до ответа — см. </w:t>
      </w:r>
      <w:r>
        <w:rPr>
          <w:rFonts w:ascii="Arial" w:eastAsia="Arial" w:hAnsi="Arial" w:cs="Arial"/>
          <w:color w:val="000000"/>
        </w:rPr>
        <w:t>UC</w:t>
      </w:r>
      <w:r w:rsidRPr="00CF387A">
        <w:rPr>
          <w:rFonts w:ascii="Arial" w:eastAsia="Arial" w:hAnsi="Arial" w:cs="Arial"/>
          <w:color w:val="000000"/>
          <w:lang w:val="ru-RU"/>
          <w:rPrChange w:id="62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  <w:t>-</w:t>
      </w:r>
      <w:r>
        <w:rPr>
          <w:rFonts w:ascii="Arial" w:eastAsia="Arial" w:hAnsi="Arial" w:cs="Arial"/>
          <w:color w:val="000000"/>
        </w:rPr>
        <w:t>K</w:t>
      </w:r>
      <w:r w:rsidRPr="00CF387A">
        <w:rPr>
          <w:rFonts w:ascii="Arial" w:eastAsia="Arial" w:hAnsi="Arial" w:cs="Arial"/>
          <w:color w:val="000000"/>
          <w:lang w:val="ru-RU"/>
          <w:rPrChange w:id="63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  <w:t>4.</w:t>
      </w:r>
      <w:ins w:id="64" w:author="Деева Светлана Владимировна" w:date="2026-06-08T15:03:00Z">
        <w:r w:rsidR="00CF387A">
          <w:rPr>
            <w:rFonts w:ascii="Arial" w:eastAsia="Arial" w:hAnsi="Arial" w:cs="Arial"/>
            <w:color w:val="000000"/>
            <w:lang w:val="ru-RU"/>
          </w:rPr>
          <w:t xml:space="preserve"> (офлайн диалог ст</w:t>
        </w:r>
      </w:ins>
      <w:ins w:id="65" w:author="Деева Светлана Владимировна" w:date="2026-06-08T15:04:00Z">
        <w:r w:rsidR="00CF387A">
          <w:rPr>
            <w:rFonts w:ascii="Arial" w:eastAsia="Arial" w:hAnsi="Arial" w:cs="Arial"/>
            <w:color w:val="000000"/>
            <w:lang w:val="ru-RU"/>
          </w:rPr>
          <w:t>ановится только при ожидании заданного врем</w:t>
        </w:r>
      </w:ins>
      <w:ins w:id="66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>е</w:t>
        </w:r>
      </w:ins>
      <w:ins w:id="67" w:author="Деева Светлана Владимировна" w:date="2026-06-08T15:04:00Z">
        <w:r w:rsidR="00CF387A">
          <w:rPr>
            <w:rFonts w:ascii="Arial" w:eastAsia="Arial" w:hAnsi="Arial" w:cs="Arial"/>
            <w:color w:val="000000"/>
            <w:lang w:val="ru-RU"/>
          </w:rPr>
          <w:t xml:space="preserve">ни, </w:t>
        </w:r>
      </w:ins>
      <w:ins w:id="68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 xml:space="preserve">  если клиент не дождался ответа – то это либо потерянный либо отказ от консультирования. Офлайны  - как правило идут только в нерабочее время. В рабочее время </w:t>
        </w:r>
      </w:ins>
      <w:ins w:id="69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–</w:t>
        </w:r>
      </w:ins>
      <w:ins w:id="70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ins w:id="71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это потерянные или отказы</w:t>
        </w:r>
      </w:ins>
      <w:ins w:id="72" w:author="Деева Светлана Владимировна" w:date="2026-06-08T15:10:00Z">
        <w:r w:rsidR="009D0582">
          <w:rPr>
            <w:rFonts w:ascii="Arial" w:eastAsia="Arial" w:hAnsi="Arial" w:cs="Arial"/>
            <w:color w:val="000000"/>
            <w:lang w:val="ru-RU"/>
          </w:rPr>
          <w:t xml:space="preserve"> ( клиент передумал консультироваться – таймер по отказу до 60 секунд может быть)</w:t>
        </w:r>
      </w:ins>
      <w:bookmarkStart w:id="73" w:name="_GoBack"/>
      <w:bookmarkEnd w:id="73"/>
      <w:ins w:id="74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.</w:t>
        </w:r>
      </w:ins>
      <w:commentRangeEnd w:id="33"/>
      <w:commentRangeEnd w:id="32"/>
      <w:r>
        <w:commentReference w:id="32"/>
      </w:r>
      <w:r>
        <w:commentReference w:id="33"/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обращение зарегистрировано, диалог </w:t>
      </w:r>
      <w:r w:rsidRPr="00113342">
        <w:rPr>
          <w:rFonts w:ascii="Arial" w:eastAsia="Arial" w:hAnsi="Arial" w:cs="Arial"/>
          <w:lang w:val="ru-RU"/>
        </w:rPr>
        <w:t>ведется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виджете.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>2. Клиент пишет в мессенджер</w:t>
      </w:r>
    </w:p>
    <w:tbl>
      <w:tblPr>
        <w:tblStyle w:val="afd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Клиент, адаптер канала, ядро, оператор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Канал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/ ВКонтакте / Одноклассники)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администратором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отправляет сообщение в мессенджер банка. 2. Адаптер канала </w:t>
      </w:r>
      <w:r w:rsidRPr="00113342">
        <w:rPr>
          <w:rFonts w:ascii="Arial" w:eastAsia="Arial" w:hAnsi="Arial" w:cs="Arial"/>
          <w:lang w:val="ru-RU"/>
        </w:rPr>
        <w:t>передает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сообщение в ядро платформы. 3. Обращение появляется в единой очереди АРМ с указанием канала. 4. Оператор открывает диалог и отвечает из АРМ. 5. Ответ доставляется клиенту в тот же мессенджер.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ограничения </w:t>
      </w:r>
      <w:r>
        <w:rPr>
          <w:rFonts w:ascii="Arial" w:eastAsia="Arial" w:hAnsi="Arial" w:cs="Arial"/>
          <w:color w:val="000000"/>
        </w:rPr>
        <w:t>API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канала (цитирование, вложения) — оператор видит доступные действия.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получил ответ в привычном мессенджере.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UC-K3. Клиент повторно обращается</w:t>
      </w:r>
    </w:p>
    <w:tbl>
      <w:tblPr>
        <w:tblStyle w:val="af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Клиент, оператор, единая история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Ранее был диалог с этим клиентом; идентификатор клиента определён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3–4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пишет повторно (тот же канал или другой согласованный канал). 2. Система сопоставляет клиента по согласованному идентификатору (телефон, </w:t>
      </w:r>
      <w:r>
        <w:rPr>
          <w:rFonts w:ascii="Arial" w:eastAsia="Arial" w:hAnsi="Arial" w:cs="Arial"/>
          <w:color w:val="000000"/>
        </w:rPr>
        <w:t>ID</w:t>
      </w:r>
      <w:r w:rsidRPr="00113342">
        <w:rPr>
          <w:rFonts w:ascii="Arial" w:eastAsia="Arial" w:hAnsi="Arial" w:cs="Arial"/>
          <w:color w:val="000000"/>
          <w:lang w:val="ru-RU"/>
        </w:rPr>
        <w:t xml:space="preserve"> и т.д.). 3. Создаётся новый номер диалога с привязкой к истории клиента. 4. Оператор видит прошлую переписку, комментарии коллег и контекст точки входа.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непрерывность обслуживания без потери контекста.</w:t>
      </w: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 xml:space="preserve">4. </w:t>
      </w:r>
      <w:r>
        <w:rPr>
          <w:rFonts w:ascii="Arial" w:eastAsia="Arial" w:hAnsi="Arial" w:cs="Arial"/>
        </w:rPr>
        <w:t>Клиент офлайн после начала диалога</w:t>
      </w:r>
    </w:p>
    <w:tbl>
      <w:tblPr>
        <w:tblStyle w:val="aff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Клиент, оператор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 начат, клиент покинул сайт или мессенджер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Система фиксирует отсутствие клиента в сети. 2. Диалог переходит в раздел «</w:t>
      </w:r>
      <w:r w:rsidRPr="00113342">
        <w:rPr>
          <w:rFonts w:ascii="Arial" w:eastAsia="Arial" w:hAnsi="Arial" w:cs="Arial"/>
          <w:lang w:val="ru-RU"/>
        </w:rPr>
        <w:t>Оффлайн</w:t>
      </w:r>
      <w:r w:rsidRPr="00113342">
        <w:rPr>
          <w:rFonts w:ascii="Arial" w:eastAsia="Arial" w:hAnsi="Arial" w:cs="Arial"/>
          <w:color w:val="000000"/>
          <w:lang w:val="ru-RU"/>
        </w:rPr>
        <w:t xml:space="preserve">-обращения» в АРМ. 3. </w:t>
      </w:r>
      <w:r>
        <w:rPr>
          <w:rFonts w:ascii="Arial" w:eastAsia="Arial" w:hAnsi="Arial" w:cs="Arial"/>
          <w:color w:val="000000"/>
        </w:rPr>
        <w:t xml:space="preserve">Оператор формирует и отправляет ответ. </w:t>
      </w:r>
      <w:r w:rsidRPr="00113342">
        <w:rPr>
          <w:rFonts w:ascii="Arial" w:eastAsia="Arial" w:hAnsi="Arial" w:cs="Arial"/>
          <w:color w:val="000000"/>
          <w:lang w:val="ru-RU"/>
        </w:rPr>
        <w:t xml:space="preserve">4. При возврате клиента сообщение отображается в виджете/мессенджере; при </w:t>
      </w:r>
      <w:r w:rsidRPr="00113342">
        <w:rPr>
          <w:rFonts w:ascii="Arial" w:eastAsia="Arial" w:hAnsi="Arial" w:cs="Arial"/>
          <w:lang w:val="ru-RU"/>
        </w:rPr>
        <w:t>свернутом</w:t>
      </w:r>
      <w:r w:rsidRPr="00113342">
        <w:rPr>
          <w:rFonts w:ascii="Arial" w:eastAsia="Arial" w:hAnsi="Arial" w:cs="Arial"/>
          <w:color w:val="000000"/>
          <w:lang w:val="ru-RU"/>
        </w:rPr>
        <w:t xml:space="preserve"> виджете — бейдж на </w:t>
      </w:r>
      <w:r>
        <w:rPr>
          <w:rFonts w:ascii="Arial" w:eastAsia="Arial" w:hAnsi="Arial" w:cs="Arial"/>
          <w:color w:val="000000"/>
        </w:rPr>
        <w:t>FAB</w:t>
      </w:r>
      <w:r w:rsidRPr="00113342">
        <w:rPr>
          <w:rFonts w:ascii="Arial" w:eastAsia="Arial" w:hAnsi="Arial" w:cs="Arial"/>
          <w:color w:val="000000"/>
          <w:lang w:val="ru-RU"/>
        </w:rPr>
        <w:t>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ответ клиента не потерян.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lastRenderedPageBreak/>
        <w:t>5.2. Сценарии оператора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1. Оператор принимает назначенный диалог</w:t>
      </w:r>
    </w:p>
    <w:tbl>
      <w:tblPr>
        <w:tblStyle w:val="aff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ядро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авторизован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статус «онлайн»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входит в АРМ и устанавливает статус «онлайн». 2. Новое обращение появляется в разделе «Ожидают ответа» (автоназначение или очередь). 3. Оператор открывает карточку диалога; в центре — лента сообщений, справа — данные клиента. 4. Таймер </w:t>
      </w:r>
      <w:r>
        <w:rPr>
          <w:rFonts w:ascii="Arial" w:eastAsia="Arial" w:hAnsi="Arial" w:cs="Arial"/>
          <w:color w:val="000000"/>
        </w:rPr>
        <w:t>SLA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сбрасывается при начале работы оператора.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113342">
        <w:rPr>
          <w:rFonts w:ascii="Arial" w:eastAsia="Arial" w:hAnsi="Arial" w:cs="Arial"/>
          <w:lang w:val="ru-RU"/>
        </w:rPr>
        <w:t>ведет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назначенный диалог.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2. Оператор отвечает с использованием суфлера</w:t>
      </w:r>
    </w:p>
    <w:tbl>
      <w:tblPr>
        <w:tblStyle w:val="a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суфлёр, клиент, СУЗ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Активный диалог; индекс СУЗ актуален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отправляет вопрос. 2. Ядро </w:t>
      </w:r>
      <w:r w:rsidRPr="00113342">
        <w:rPr>
          <w:rFonts w:ascii="Arial" w:eastAsia="Arial" w:hAnsi="Arial" w:cs="Arial"/>
          <w:lang w:val="ru-RU"/>
        </w:rPr>
        <w:t>передает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событие диалога в модуль </w:t>
      </w:r>
      <w:r w:rsidRPr="00113342">
        <w:rPr>
          <w:rFonts w:ascii="Arial" w:eastAsia="Arial" w:hAnsi="Arial" w:cs="Arial"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. 3. В правой панели АРМ появляются ранжированные подсказки с % релевантности. 4. Оператор нажимает «Вставить» или редактирует текст вручную. 5. Оператор отправляет ответ клиенту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без </w:t>
      </w:r>
      <w:r>
        <w:rPr>
          <w:rFonts w:ascii="Arial" w:eastAsia="Arial" w:hAnsi="Arial" w:cs="Arial"/>
          <w:b/>
          <w:bCs/>
          <w:color w:val="000000"/>
        </w:rPr>
        <w:t>URL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 статей СУЗ</w:t>
      </w:r>
      <w:r w:rsidRPr="00113342">
        <w:rPr>
          <w:rFonts w:ascii="Arial" w:eastAsia="Arial" w:hAnsi="Arial" w:cs="Arial"/>
          <w:color w:val="000000"/>
          <w:lang w:val="ru-RU"/>
        </w:rPr>
        <w:t xml:space="preserve">. 6. При необходимости оператор открывает статью </w:t>
      </w:r>
      <w:r>
        <w:rPr>
          <w:rFonts w:ascii="Arial" w:eastAsia="Arial" w:hAnsi="Arial" w:cs="Arial"/>
          <w:color w:val="000000"/>
        </w:rPr>
        <w:t>СУЗ только у себя (ссылка не уходит клиенту).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суфлёр недоступен — оператор отвечает без подсказок; подсказка неполная — обратная связь «Неполно».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получил корректный ответ; фидбек </w:t>
      </w:r>
      <w:r w:rsidRPr="00113342">
        <w:rPr>
          <w:rFonts w:ascii="Arial" w:eastAsia="Arial" w:hAnsi="Arial" w:cs="Arial"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сохранён.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UC-O3. Оператор переводит диалог</w:t>
      </w:r>
    </w:p>
    <w:tbl>
      <w:tblPr>
        <w:tblStyle w:val="aff2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коллега / супервизор, ядро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нажимает «Перевести» в зоне переписки. 2. Выбирает другого оператора, отдел или очередь. 3. Диалог исчезает из списка текущего оператора. 4. У получателя диалог появляется в очереди с сохранением истории и контекста.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обращение передано без потери данных.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UC-O4. Оператор закрывает диалог</w:t>
      </w:r>
    </w:p>
    <w:tbl>
      <w:tblPr>
        <w:tblStyle w:val="aff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завершает консультацию и закрывает диалог. 2. Переписка и внутренние комментарии сохраняются в истории. 3. При новом обращении клиента создаётся новый номер диалога с доступом к истории.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5. Оператор берёт диалог из общей очереди</w:t>
      </w:r>
    </w:p>
    <w:tbl>
      <w:tblPr>
        <w:tblStyle w:val="af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 общей очереди есть неназначенные диалоги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открывает раздел «Общая очередь». 2. Выбирает диалог по карточке (канал, таймер, превью). 3. Подключается к диалогу; диалог переходит в «В диалоге со мной».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6. Оператор общается с коллегами</w:t>
      </w:r>
    </w:p>
    <w:tbl>
      <w:tblPr>
        <w:tblStyle w:val="aff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Операторы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переключает режим «Клиенты / Коллеги». 2. Выбирает коллегу или общий канал. 3. Отправляет внутреннее сообщение; статусы коллег отображаются в списке.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5.3. Сценарии супервизора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</w:t>
      </w:r>
      <w:r w:rsidRPr="00113342">
        <w:rPr>
          <w:rFonts w:ascii="Arial" w:eastAsia="Arial" w:hAnsi="Arial" w:cs="Arial"/>
          <w:lang w:val="ru-RU"/>
        </w:rPr>
        <w:t>1. Супервизор наблюдает за диалогами отдела</w:t>
      </w:r>
    </w:p>
    <w:tbl>
      <w:tblPr>
        <w:tblStyle w:val="aff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Супервизор, операторы отдела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входит в АРМ с расширенными правами. 2. Открывает раздел «В диалоге с коллегами». 3. Просматривает переписку операторов в реальном времени без отправки сообщений от имени оператора.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UC-S2. Супервизор перераспределяет диалог</w:t>
      </w:r>
    </w:p>
    <w:tbl>
      <w:tblPr>
        <w:tblStyle w:val="a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Супервизор, операторы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открывает диалог оператора отдела. 2. Инициирует перевод на другого оператора. 3. Оба оператора видят актуальный статус назначения.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</w:t>
      </w:r>
      <w:r w:rsidRPr="00113342">
        <w:rPr>
          <w:rFonts w:ascii="Arial" w:eastAsia="Arial" w:hAnsi="Arial" w:cs="Arial"/>
          <w:lang w:val="ru-RU"/>
        </w:rPr>
        <w:t>3. Супервизор просматривает историю отдела</w:t>
      </w:r>
    </w:p>
    <w:tbl>
      <w:tblPr>
        <w:tblStyle w:val="a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4, 5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</w:t>
      </w:r>
      <w:r w:rsidRPr="00113342">
        <w:rPr>
          <w:rFonts w:ascii="Arial" w:eastAsia="Arial" w:hAnsi="Arial" w:cs="Arial"/>
          <w:lang w:val="ru-RU"/>
        </w:rPr>
        <w:t>задает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фильтр: отдел, период, статус «закрыт». 2. Открывает диалог из списка. 3. Просматривает переписку и внутренние комментарии.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5.4. Сценарии администратора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1. Администратор настраивает отдел и маршрутизацию</w:t>
      </w:r>
    </w:p>
    <w:tbl>
      <w:tblPr>
        <w:tblStyle w:val="aff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отдел в панели управления. 2. Назначает операторов и супервизора. 3. Привязывает размещение виджета к отделу. 4. Проверяет тестовое обращение — оно попадает в нужный отдел.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 xml:space="preserve">2. </w:t>
      </w:r>
      <w:r>
        <w:rPr>
          <w:rFonts w:ascii="Arial" w:eastAsia="Arial" w:hAnsi="Arial" w:cs="Arial"/>
        </w:rPr>
        <w:t>Администратор настраивает виджет на сайте</w:t>
      </w:r>
    </w:p>
    <w:tbl>
      <w:tblPr>
        <w:tblStyle w:val="a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Администратор, веб-мастер банка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1–3, 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размещение: цвета, тексты, поля клиента, приветствие. 2. Копирует </w:t>
      </w:r>
      <w:r>
        <w:rPr>
          <w:rFonts w:ascii="Arial" w:eastAsia="Arial" w:hAnsi="Arial" w:cs="Arial"/>
          <w:color w:val="000000"/>
        </w:rPr>
        <w:t>HTML</w:t>
      </w:r>
      <w:r w:rsidRPr="00113342">
        <w:rPr>
          <w:rFonts w:ascii="Arial" w:eastAsia="Arial" w:hAnsi="Arial" w:cs="Arial"/>
          <w:color w:val="000000"/>
          <w:lang w:val="ru-RU"/>
        </w:rPr>
        <w:t>-код для сайта. 3. Веб-мастер размещает код на страницах. 4. Клиент на тестовой странице видит кнопку и форму чата.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 xml:space="preserve">3. </w:t>
      </w:r>
      <w:r>
        <w:rPr>
          <w:rFonts w:ascii="Arial" w:eastAsia="Arial" w:hAnsi="Arial" w:cs="Arial"/>
        </w:rPr>
        <w:t>Администратор настраивает автоназначение</w:t>
      </w:r>
    </w:p>
    <w:tbl>
      <w:tblPr>
        <w:tblStyle w:val="a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Включает автоназначение в правилах назначения. 2. </w:t>
      </w:r>
      <w:r w:rsidRPr="00113342">
        <w:rPr>
          <w:rFonts w:ascii="Arial" w:eastAsia="Arial" w:hAnsi="Arial" w:cs="Arial"/>
          <w:lang w:val="ru-RU"/>
        </w:rPr>
        <w:t>Задает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лимит одновременных диалогов на оператора. 3. Настраивает приоритет: последний оператор клиента / порядок в отделе. 4. Проверяет распределение на нескольких тестовых обращениях.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4. Администратор подключает бота</w:t>
      </w:r>
    </w:p>
    <w:tbl>
      <w:tblPr>
        <w:tblStyle w:val="a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бота, привязывает к отделу. 2. Устанавливает статус «онлайн». 3. Новое обращение обрабатывает бот (приветствие, </w:t>
      </w:r>
      <w:r>
        <w:rPr>
          <w:rFonts w:ascii="Arial" w:eastAsia="Arial" w:hAnsi="Arial" w:cs="Arial"/>
          <w:color w:val="000000"/>
        </w:rPr>
        <w:t>FAQ</w:t>
      </w:r>
      <w:r w:rsidRPr="00113342">
        <w:rPr>
          <w:rFonts w:ascii="Arial" w:eastAsia="Arial" w:hAnsi="Arial" w:cs="Arial"/>
          <w:color w:val="000000"/>
          <w:lang w:val="ru-RU"/>
        </w:rPr>
        <w:t>, маршрутизация). 4. При эскалации диалог назначается оператору.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5. Администратор подключает канал мессенджера</w:t>
      </w:r>
    </w:p>
    <w:tbl>
      <w:tblPr>
        <w:tblStyle w:val="a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Вводит </w:t>
      </w:r>
      <w:r w:rsidRPr="00113342">
        <w:rPr>
          <w:rFonts w:ascii="Arial" w:eastAsia="Arial" w:hAnsi="Arial" w:cs="Arial"/>
          <w:lang w:val="ru-RU"/>
        </w:rPr>
        <w:t>учетные</w:t>
      </w:r>
      <w:r w:rsidRPr="00113342">
        <w:rPr>
          <w:rFonts w:ascii="Arial" w:eastAsia="Arial" w:hAnsi="Arial" w:cs="Arial"/>
          <w:color w:val="000000"/>
          <w:lang w:val="ru-RU"/>
        </w:rPr>
        <w:t xml:space="preserve"> данные / токен канала в панели управления. 2. Выполняет тестовое сообщение — оно появляется в АРМ. 3. </w:t>
      </w:r>
      <w:r>
        <w:rPr>
          <w:rFonts w:ascii="Arial" w:eastAsia="Arial" w:hAnsi="Arial" w:cs="Arial"/>
          <w:color w:val="000000"/>
        </w:rPr>
        <w:t>Ответ оператора доставляется клиенту в мессенджере.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5.5. Сценарии аналитики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</w:t>
      </w:r>
      <w:r w:rsidRPr="00113342">
        <w:rPr>
          <w:rFonts w:ascii="Arial" w:eastAsia="Arial" w:hAnsi="Arial" w:cs="Arial"/>
          <w:lang w:val="ru-RU"/>
        </w:rPr>
        <w:t>1. Руководитель видит оперативную картину линии</w:t>
      </w:r>
    </w:p>
    <w:tbl>
      <w:tblPr>
        <w:tblStyle w:val="a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Руководитель КЦ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Открывает оперативную панель. 2. Видит </w:t>
      </w:r>
      <w:r>
        <w:rPr>
          <w:rFonts w:ascii="Arial" w:eastAsia="Arial" w:hAnsi="Arial" w:cs="Arial"/>
          <w:color w:val="000000"/>
        </w:rPr>
        <w:t>KPI</w:t>
      </w:r>
      <w:r w:rsidRPr="00113342">
        <w:rPr>
          <w:rFonts w:ascii="Arial" w:eastAsia="Arial" w:hAnsi="Arial" w:cs="Arial"/>
          <w:color w:val="000000"/>
          <w:lang w:val="ru-RU"/>
        </w:rPr>
        <w:t xml:space="preserve">: диалоги в работе, очередь, среднее ожидание, операторов </w:t>
      </w:r>
      <w:r>
        <w:rPr>
          <w:rFonts w:ascii="Arial" w:eastAsia="Arial" w:hAnsi="Arial" w:cs="Arial"/>
          <w:color w:val="000000"/>
        </w:rPr>
        <w:t>online</w:t>
      </w:r>
      <w:r w:rsidRPr="00113342">
        <w:rPr>
          <w:rFonts w:ascii="Arial" w:eastAsia="Arial" w:hAnsi="Arial" w:cs="Arial"/>
          <w:color w:val="000000"/>
          <w:lang w:val="ru-RU"/>
        </w:rPr>
        <w:t>. 3. Анализирует нагрузку по отделам и топ операторов. 4. Данные обновляются автоматически или по кнопке «Обновить».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</w:t>
      </w:r>
      <w:r w:rsidRPr="00113342">
        <w:rPr>
          <w:rFonts w:ascii="Arial" w:eastAsia="Arial" w:hAnsi="Arial" w:cs="Arial"/>
          <w:lang w:val="ru-RU"/>
        </w:rPr>
        <w:t>2. Аналитик формирует отчет за период</w:t>
      </w:r>
    </w:p>
    <w:tbl>
      <w:tblPr>
        <w:tblStyle w:val="afff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5–6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Выбирает период, отделы, каналы в разделе аналитики. 2. Формирует </w:t>
      </w:r>
      <w:r w:rsidRPr="00113342">
        <w:rPr>
          <w:rFonts w:ascii="Arial" w:eastAsia="Arial" w:hAnsi="Arial" w:cs="Arial"/>
          <w:lang w:val="ru-RU"/>
        </w:rPr>
        <w:t>отчет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по методологии Приложения 1 к отчётности онлайн-чата. 3. Экспортирует в </w:t>
      </w:r>
      <w:r>
        <w:rPr>
          <w:rFonts w:ascii="Arial" w:eastAsia="Arial" w:hAnsi="Arial" w:cs="Arial"/>
        </w:rPr>
        <w:t>xls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или </w:t>
      </w:r>
      <w:r>
        <w:rPr>
          <w:rFonts w:ascii="Arial" w:eastAsia="Arial" w:hAnsi="Arial" w:cs="Arial"/>
          <w:color w:val="000000"/>
        </w:rPr>
        <w:t>pdf</w:t>
      </w:r>
      <w:r w:rsidRPr="00113342">
        <w:rPr>
          <w:rFonts w:ascii="Arial" w:eastAsia="Arial" w:hAnsi="Arial" w:cs="Arial"/>
          <w:color w:val="000000"/>
          <w:lang w:val="ru-RU"/>
        </w:rPr>
        <w:t>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6. Функциональные блоки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4"/>
          <w:id w:val="-103386218"/>
        </w:sdtPr>
        <w:sdtContent>
          <w:r w:rsidRPr="00113342">
            <w:rPr>
              <w:rFonts w:ascii="Arial Unicode MS" w:eastAsia="Arial Unicode MS" w:hAnsi="Arial Unicode MS" w:cs="Arial Unicode MS"/>
              <w:lang w:val="ru-RU"/>
            </w:rPr>
            <w:t>6.1. Сводная матрица (договор → поставка)</w:t>
          </w:r>
        </w:sdtContent>
      </w:sdt>
    </w:p>
    <w:tbl>
      <w:tblPr>
        <w:tblStyle w:val="afff0"/>
        <w:tblW w:w="97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3240"/>
        <w:gridCol w:w="32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 1, п. 4.4)</w:t>
            </w:r>
          </w:p>
        </w:tc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 в поставку</w:t>
            </w:r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на сайте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"/>
                <w:id w:val="1867715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Рабочее место оператора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16756572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Очереди и автоназначение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"/>
                <w:id w:val="-14796938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Оффлайн</w:t>
            </w:r>
            <w:r>
              <w:rPr>
                <w:rFonts w:ascii="Arial" w:eastAsia="Arial" w:hAnsi="Arial" w:cs="Arial"/>
                <w:color w:val="000000"/>
              </w:rPr>
              <w:t>-обращения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19594238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Отделы / скилл-группы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9"/>
                <w:id w:val="6118019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АРМ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(модуль КЦ)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0"/>
                <w:id w:val="10525408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"/>
                <w:id w:val="20890186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Боты / автоответы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44374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согласованию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3135961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Telegram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4"/>
                <w:id w:val="-16268870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5"/>
                <w:id w:val="18306102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ВКонтакте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6"/>
                <w:id w:val="-1386096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Одноклассники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7"/>
                <w:id w:val="10489341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7769176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клиента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"/>
                <w:id w:val="-934791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аналитика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0327695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Полная отчётность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Прил. 1 к </w:t>
            </w:r>
            <w:r>
              <w:rPr>
                <w:rFonts w:ascii="Arial" w:eastAsia="Arial" w:hAnsi="Arial" w:cs="Arial"/>
              </w:rPr>
              <w:t>отчетности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-14301421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AD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6466694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6.2. Маршрутизация и автоназначение</w:t>
      </w:r>
    </w:p>
    <w:tbl>
      <w:tblPr>
        <w:tblStyle w:val="afff1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Правило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на отдел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Обращение направляется в отдел по размещению виджета, выбору клиента или правилу канала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Выбор оператора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Из свободных операторов отдела по алгоритму: равномерная нагрузка и/или приоритет «последний оператор этого клиента»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 диалогов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</w:t>
            </w:r>
            <w:r w:rsidRPr="00113342">
              <w:rPr>
                <w:rFonts w:ascii="Arial" w:eastAsia="Arial" w:hAnsi="Arial" w:cs="Arial"/>
                <w:lang w:val="ru-RU"/>
              </w:rPr>
              <w:t>задает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максимум одновременных диалогов на оператора; при достижении лимита новые обращения — в общую очередь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Статусы оператора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Только операторы в статусе «онлайн» (и согласованные промежуточные) участвуют в автоназначении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 клиента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Диалог не теряется; переходит в </w:t>
            </w:r>
            <w:r w:rsidRPr="00113342">
              <w:rPr>
                <w:rFonts w:ascii="Arial" w:eastAsia="Arial" w:hAnsi="Arial" w:cs="Arial"/>
                <w:lang w:val="ru-RU"/>
              </w:rPr>
              <w:t>оффлайн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-очередь с возможностью ответа оператора</w:t>
            </w:r>
          </w:p>
        </w:tc>
      </w:tr>
    </w:tbl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6.3. Возможности сообщений по каналам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Для мессенджеров часть действий ограничена </w:t>
      </w:r>
      <w:r>
        <w:rPr>
          <w:rFonts w:ascii="Arial" w:eastAsia="Arial" w:hAnsi="Arial" w:cs="Arial"/>
          <w:color w:val="000000"/>
        </w:rPr>
        <w:t>API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канала. Система отображает оператору фактические возможности.</w:t>
      </w:r>
    </w:p>
    <w:tbl>
      <w:tblPr>
        <w:tblStyle w:val="afff2"/>
        <w:tblW w:w="100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0"/>
        <w:gridCol w:w="2145"/>
        <w:gridCol w:w="1830"/>
        <w:gridCol w:w="1725"/>
        <w:gridCol w:w="232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214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сайта</w:t>
            </w:r>
          </w:p>
        </w:tc>
        <w:tc>
          <w:tcPr>
            <w:tcW w:w="183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72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232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 / OK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оператором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Удаление оператором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политике ИБ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* Точная матрица уточняется при подключении канала и согласуется с заказчиком.</w:t>
      </w: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8. Интеграция с суфлером и смежными системами</w:t>
      </w:r>
    </w:p>
    <w:p w:rsidR="00C7156B" w:rsidRDefault="00113342">
      <w:pPr>
        <w:pStyle w:val="3"/>
        <w:rPr>
          <w:rFonts w:ascii="Arial" w:eastAsia="Arial" w:hAnsi="Arial" w:cs="Arial"/>
        </w:rPr>
      </w:pPr>
      <w:sdt>
        <w:sdtPr>
          <w:tag w:val="goog_rdk_23"/>
          <w:id w:val="1615576293"/>
        </w:sdtPr>
        <w:sdtContent>
          <w:r>
            <w:rPr>
              <w:rFonts w:ascii="Arial Unicode MS" w:eastAsia="Arial Unicode MS" w:hAnsi="Arial Unicode MS" w:cs="Arial Unicode MS"/>
            </w:rPr>
            <w:t>8.1. Суфлёр ↔ платформа чата</w:t>
          </w:r>
        </w:sdtContent>
      </w:sdt>
    </w:p>
    <w:tbl>
      <w:tblPr>
        <w:tblStyle w:val="afff3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67"/>
        <w:gridCol w:w="4493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6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449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"/>
                <w:id w:val="20925887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Чат → Суфлёр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Каждое сообщение клиента в активном диалоге </w:t>
            </w:r>
            <w:r w:rsidRPr="00113342">
              <w:rPr>
                <w:rFonts w:ascii="Arial" w:eastAsia="Arial" w:hAnsi="Arial" w:cs="Arial"/>
                <w:lang w:val="ru-RU"/>
              </w:rPr>
              <w:t>передается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формирования подсказки (идентификатор сессии, канал, текст, время)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"/>
                <w:id w:val="4748004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Суфлёр → АРМ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Ранжированные подсказки, процент релевантности, ссылки на статьи СУЗ для оператора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"/>
                <w:id w:val="21404611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Суфлёр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связь: подсказка использована / неполная / отключить </w:t>
            </w:r>
            <w:r w:rsidRPr="00113342">
              <w:rPr>
                <w:rFonts w:ascii="Arial" w:eastAsia="Arial" w:hAnsi="Arial" w:cs="Arial"/>
                <w:lang w:val="ru-RU"/>
              </w:rPr>
              <w:t>суфлер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диалога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Ограничение</w:t>
            </w:r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Текст, отправляемый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клиенту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не содержит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статей СУЗ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ns2:inline distT="114300" distB="114300" distL="114300" distR="114300">
            <ns2:extent cx="6394905" cy="3576638"/>
            <ns2:effectExtent l="0" t="0" r="0" b="0"/>
            <ns2:docPr id="7" name="image8.png"/>
            <ns2:cNvGraphicFramePr/>
            <ns3:graphic>
              <ns3:graphicData uri="http://schemas.openxmlformats.org/drawingml/2006/picture">
                <ns4:pic>
                  <ns4:nvPicPr>
                    <ns4:cNvPr id="0" name="image8.png"/>
                    <ns4:cNvPicPr preferRelativeResize="0"/>
                  </ns4:nvPicPr>
                  <ns4:blipFill>
                    <ns3:blip ns5:embed="rId14"/>
                    <ns3:srcRect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394905" cy="3576638"/>
                    </ns3:xfrm>
                    <ns3:prstGeom prst="rect">
                      <ns3:avLst/>
                    </ns3:prstGeom>
                    <ns3:ln/>
                  </ns4:spPr>
                </ns4:pic>
              </ns3:graphicData>
            </ns3:graphic>
          </ns2:inline>
        </w:drawing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8.2. Единая история клиента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Все диалоги платформы чата записываются в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единую историю взаимодействий</w:t>
      </w:r>
      <w:r w:rsidRPr="00113342">
        <w:rPr>
          <w:rFonts w:ascii="Arial" w:eastAsia="Arial" w:hAnsi="Arial" w:cs="Arial"/>
          <w:color w:val="000000"/>
          <w:lang w:val="ru-RU"/>
        </w:rPr>
        <w:t xml:space="preserve"> проекта (срок хранения — по договору, ориентир 1 год).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Суфлёр использует историю для контекста подсказок.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Идентификатор клиента согласуется с моделью банка (телефон, </w:t>
      </w:r>
      <w:r>
        <w:rPr>
          <w:rFonts w:ascii="Arial" w:eastAsia="Arial" w:hAnsi="Arial" w:cs="Arial"/>
          <w:color w:val="000000"/>
        </w:rPr>
        <w:t>ID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клиента, внешний ключ </w:t>
      </w:r>
      <w:r>
        <w:rPr>
          <w:rFonts w:ascii="Arial" w:eastAsia="Arial" w:hAnsi="Arial" w:cs="Arial"/>
          <w:color w:val="000000"/>
        </w:rPr>
        <w:t>CRM</w:t>
      </w:r>
      <w:r w:rsidRPr="00113342">
        <w:rPr>
          <w:rFonts w:ascii="Arial" w:eastAsia="Arial" w:hAnsi="Arial" w:cs="Arial"/>
          <w:color w:val="000000"/>
          <w:lang w:val="ru-RU"/>
        </w:rPr>
        <w:t>).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8.3. Смежные системы</w:t>
      </w:r>
    </w:p>
    <w:tbl>
      <w:tblPr>
        <w:tblStyle w:val="afff4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7"/>
        <w:gridCol w:w="6643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664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интеграции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Active Directory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Вход операторов, супервизоров, администраторов; группы ролей</w:t>
            </w:r>
          </w:p>
        </w:tc>
      </w:tr>
      <w:tr w:rsidR="00C7156B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Сайт банка</w:t>
            </w:r>
          </w:p>
        </w:tc>
        <w:tc>
          <w:tcPr>
            <w:tcW w:w="664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Встраивание кода виджета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API мессенджеров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Входящие/исходящие сообщения по всем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подключенным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каналам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</w:t>
            </w:r>
            <w:r w:rsidRPr="00113342">
              <w:rPr>
                <w:rFonts w:ascii="Arial" w:eastAsia="Arial" w:hAnsi="Arial" w:cs="Arial"/>
                <w:lang w:val="ru-RU"/>
              </w:rPr>
              <w:t>суфлер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(не через чат клиенту)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ns1:AlternateContent>
          <ns1:Choice Requires="wps">
            <w:drawing>
              <ns2:inline distT="0" distB="0" distL="0" distR="0">
                <ns2:extent cx="12700" cy="19050"/>
                <ns2:effectExtent l="0" t="0" r="0" b="0"/>
                <ns2:docPr id="3" name="Прямоугольник 3"/>
                <ns2:cNvGraphicFramePr/>
                <ns3:graphic>
                  <ns3:graphicData uri="http://schemas.microsoft.com/office/word/2010/wordprocessingShape">
                    <ns6:wsp>
                      <ns6:cNvSpPr/>
                      <ns6:spPr>
                        <ns3:xfrm>
                          <ns3:off x="5345640" y="3770460"/>
                          <ns3:ext cx="720" cy="19080"/>
                        </ns3:xfrm>
                        <ns3:prstGeom prst="rect">
                          <ns3:avLst/>
                        </ns3:prstGeom>
                        <ns3:solidFill>
                          <ns3:srgbClr val="FFFFFF"/>
                        </ns3:solidFill>
                        <ns3:ln w="9525" cap="flat" cmpd="sng">
                          <ns3:solidFill>
                            <ns3:srgbClr val="000000"/>
                          </ns3:solidFill>
                          <ns3:prstDash val="solid"/>
                          <ns3:round/>
                          <ns3:headEnd type="none" w="sm" len="sm"/>
                          <ns3:tailEnd type="none" w="sm" len="sm"/>
                        </ns3:ln>
                      </ns6:spPr>
                      <ns6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ns6:txbx>
                      <ns6:bodyPr spcFirstLastPara="1" wrap="square" lIns="91425" tIns="91425" rIns="91425" bIns="91425" anchor="ctr" anchorCtr="0">
                        <ns3:noAutofit/>
                      </ns6:bodyPr>
                    </ns6:wsp>
                  </ns3:graphicData>
                </ns3:graphic>
              </ns2:inline>
            </w:drawing>
          </ns1:Choice>
          <ns1:Fallback>
            <w:pict>
              <ns7:rect id="Прямоугольник 3" ns8:spid="_x0000_s1028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">
                <ns7:stroke startarrowwidth="narrow" startarrowlength="short" endarrowwidth="narrow" endarrowlength="short" joinstyle="round"/>
                <ns7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ns7:textbox>
                <ns9:anchorlock/>
              </ns7:rect>
            </w:pict>
          </ns1:Fallback>
        </ns1:AlternateContent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sectPr w:rsidR="00C7156B">
      <w:pgSz w:w="12240" w:h="15840"/>
      <w:pgMar w:top="1440" w:right="1440" w:bottom="1440" w:left="144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comment w:id="0" w:author="Деева Светлана Владимировна" w:date="2026-06-10T12:00:00Z" w:initials="ДСВ">
    <w:p w14:paraId="1634E2" w14:textId="77777777" w:rsidR="101693" w:rsidRDefault="101693" w:rsidP="10169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Добавить «социальные сети» в перечень онлайн-каналов (§1.1).</w:t>
      </w:r>
    </w:p>
  </w:comment>
  <w:comment w:id="1" w:author="Андрей Пономарев" w:date="2026-06-15T06:46:17Z" w:initials="АП">
    <w:p w14:paraId="4BCC00" w14:textId="77777777" w:rsidR="BE4DF7" w:rsidRDefault="BE4DF7" w:rsidP="BE4DF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глоссарии (модуль «Онлайн-чат») уже указаны ВКонтакте и Одноклассники. В едином ТЗ v1.2 в разделе контекста и состава системы модуль «Онлайн-чат» добавим явную формулировку «мессенджеры и социальные сети» и отразим их в схеме состава.</w:t>
      </w:r>
    </w:p>
  </w:comment>
  <w:comment w:id="2" w:author="Деева Светлана Владимировна" w:date="2026-06-10T12:00:00Z" w:initials="ДСВ">
    <w:p w14:paraId="7B7364" w14:textId="77777777" w:rsidR="65B502" w:rsidRDefault="65B502" w:rsidP="65B50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Контактные данные клиента заполняются «при необходимости», не всегда обязательно.</w:t>
      </w:r>
    </w:p>
  </w:comment>
  <w:comment w:id="3" w:author="Андрей Пономарев" w:date="2026-06-15T06:46:17Z" w:initials="АП">
    <w:p w14:paraId="2DD5E4" w14:textId="77777777" w:rsidR="64173E" w:rsidRDefault="64173E" w:rsidP="64173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В модуль «Онлайн-чат» уже заложена настраиваемая обязательность полей формы. В едином ТЗ v1.2 уточним в описании роли «Клиент» и сценарии UC-K1: контактные поля — по необходимости, в зависимости от настроек размещения виджета и канала.</w:t>
      </w:r>
    </w:p>
  </w:comment>
  <w:comment w:id="4" w:author="Деева Светлана Владимировна" w:date="2026-06-10T12:00:00Z" w:initials="ДСВ">
    <w:p w14:paraId="B04D58" w14:textId="77777777" w:rsidR="ED10ED" w:rsidRDefault="ED10ED" w:rsidP="ED10ED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 действия оператора добавить закрытие диалога и назначение темы.</w:t>
      </w:r>
    </w:p>
  </w:comment>
  <w:comment w:id="5" w:author="Андрей Пономарев" w:date="2026-06-15T06:46:17Z" w:initials="АП">
    <w:p w14:paraId="A0F217" w14:textId="77777777" w:rsidR="B1A36C" w:rsidRDefault="B1A36C" w:rsidP="B1A36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Закрытие описано в UC-O4, назначение темы/категории — в АРМ модуль «Онлайн-чат». В едином ТЗ v1.2 явно зафиксируем в роли «Оператор КЦ» и UC-O4: оператор закрывает диалог и назначает тему/категорию (как правило — при завершении консультации, для отчётности).</w:t>
      </w:r>
    </w:p>
  </w:comment>
  <w:comment w:id="6" w:author="Деева Светлана Владимировна" w:date="2026-06-10T12:00:00Z" w:initials="ДСВ">
    <w:p w14:paraId="A7F9F7" w14:textId="77777777" w:rsidR="84D076" w:rsidRDefault="84D076" w:rsidP="84D07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У администратора должны быть все настройки (все роли); в UC функций администратора больше, чем в описании роли.</w:t>
      </w:r>
    </w:p>
  </w:comment>
  <w:comment w:id="7" w:author="Андрей Пономарев" w:date="2026-06-15T06:46:17Z" w:initials="АП">
    <w:p w14:paraId="6BF327" w14:textId="77777777" w:rsidR="927714" w:rsidRDefault="927714" w:rsidP="92771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В едином ТЗ v1.2 расширим краткое описание роли «Администратор» модуль «Онлайн-чат» и добавим перекрёстную ссылку на реестр сценариев UC-A1…A5 и панель управления. Администратор управляет конфигурацией платформы чата; права супервизора и аналитика — отдельные роли по общей матрице доступа единого ТЗ.</w:t>
      </w:r>
    </w:p>
  </w:comment>
  <w:comment w:id="8" w:author="Деева Светлана Владимировна" w:date="2026-06-10T12:00:00Z" w:initials="ДСВ">
    <w:p w14:paraId="C374E1" w14:textId="77777777" w:rsidR="D4A02D" w:rsidRDefault="D4A02D" w:rsidP="D4A02D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 составе системы явно указать социальные сети.</w:t>
      </w:r>
    </w:p>
  </w:comment>
  <w:comment w:id="9" w:author="Андрей Пономарев" w:date="2026-06-15T06:46:17Z" w:initials="АП">
    <w:p w14:paraId="CBE0BD" w14:textId="77777777" w:rsidR="6BE3A6" w:rsidRDefault="6BE3A6" w:rsidP="6BE3A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в составе системы модуль «Онлайн-чат» и блоке «Адаптеры каналов» дополним: Telegram, Viber, ВКонтакте, Одноклассники (социальные сети) и API-каналы — единая очередь в АРМ. Согласуется с функциональной матрицей модуля.</w:t>
      </w:r>
    </w:p>
  </w:comment>
  <w:comment w:id="10" w:author="Деева Светлана Владимировна" w:date="2026-06-10T12:00:00Z" w:initials="ДСВ">
    <w:p w14:paraId="97F765" w14:textId="77777777" w:rsidR="8FD26E" w:rsidRDefault="8FD26E" w:rsidP="8FD26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Виджет размещается не только на публичном сайте, но и в иных точках входа.</w:t>
      </w:r>
    </w:p>
  </w:comment>
  <w:comment w:id="11" w:author="Андрей Пономарев" w:date="2026-06-15T06:46:17Z" w:initials="АП">
    <w:p w14:paraId="75988B" w14:textId="77777777" w:rsidR="306750" w:rsidRDefault="306750" w:rsidP="30675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«Иные точки» — страницы интернет-банка, мобильного приложения (при интеграции), лендинги — через отдельные размещения виджета. В едином ТЗ v1.2 в разделе виджета модуль «Онлайн-чат» уточним: размещение на всех согласованных точках контакта с клиентом, не только на основном сайте.</w:t>
      </w:r>
    </w:p>
  </w:comment>
  <w:comment w:id="12" w:author="Деева Светлана Владимировна" w:date="2026-06-10T12:00:00Z" w:initials="ДСВ">
    <w:p w14:paraId="0B2B50" w14:textId="77777777" w:rsidR="980D0C" w:rsidRDefault="980D0C" w:rsidP="980D0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Индикатор «операторы онлайн / очередь / время ответа» — настраиваемый; при занятости всех — текст «в настоящее время все операторы заняты…».</w:t>
      </w:r>
    </w:p>
  </w:comment>
  <w:comment w:id="13" w:author="Андрей Пономарев" w:date="2026-06-15T06:46:17Z" w:initials="АП">
    <w:p w14:paraId="DC3699" w14:textId="77777777" w:rsidR="B56BCC" w:rsidRDefault="B56BCC" w:rsidP="B56BC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индикатор статуса модуль «Онлайн-чат» будет настраиваемым в редакторе размещения (панель управления, вкладка «Окно чата»): администратор включает/отключает элементы и задаёт тексты. При занятости всех операторов — системное сообщение с согласованной формулировкой. Видимость очереди и ETA для клиента — опционально.</w:t>
      </w:r>
    </w:p>
  </w:comment>
  <w:comment w:id="14" w:author="Деева Светлана Владимировна" w:date="2026-06-10T12:00:00Z" w:initials="ДСВ">
    <w:p w14:paraId="7BAAF6" w14:textId="77777777" w:rsidR="C56FA1" w:rsidRDefault="C56FA1" w:rsidP="C56FA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Непонятна аббревиатура «ИБ».</w:t>
      </w:r>
    </w:p>
  </w:comment>
  <w:comment w:id="15" w:author="Андрей Пономарев" w:date="2026-06-15T06:46:17Z" w:initials="АП">
    <w:p w14:paraId="22E2D2" w14:textId="77777777" w:rsidR="39D4A0" w:rsidRDefault="39D4A0" w:rsidP="39D4A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ИБ — подразделение информационной безопасности банка. «В объёме, согласованном с ИБ» означает: типы файлов, размеры, антивирусная проверка и политика хранения — по требованиям ИБ (общий раздел ИБ едином ТЗ v1.2, главы 8–9 ТТ). При первом упоминании в документе добавим расшифровку: «ИБ (информационная безопасность)».</w:t>
      </w:r>
    </w:p>
  </w:comment>
  <w:comment w:id="16" w:author="Деева Светлана Владимировна" w:date="2026-06-10T12:00:00Z" w:initials="ДСВ">
    <w:p w14:paraId="50E62E" w14:textId="77777777" w:rsidR="0CE359" w:rsidRDefault="0CE359" w:rsidP="0CE359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Поле «Тема» на форме входа — настраиваемое; тему определяет оператор в конце диалога.</w:t>
      </w:r>
    </w:p>
  </w:comment>
  <w:comment w:id="17" w:author="Андрей Пономарев" w:date="2026-06-15T06:46:17Z" w:initials="АП">
    <w:p w14:paraId="AA1AEF" w14:textId="77777777" w:rsidR="B99D86" w:rsidRDefault="B99D86" w:rsidP="B99D8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поле «Тема» на форме входа модуль «Онлайн-чат» — настраиваемое: можно отключить или сделать необязательным. Итоговая категория/тема для отчётности назначается оператором при закрытии диалога (UC-O4) — из справочника «Шаблоны и категории» панели управления.</w:t>
      </w:r>
    </w:p>
  </w:comment>
  <w:comment w:id="18" w:author="Деева Светлана Владимировна" w:date="2026-06-10T12:00:00Z" w:initials="ДСВ">
    <w:p w14:paraId="BA8FD2" w14:textId="77777777" w:rsidR="DF273A" w:rsidRDefault="DF273A" w:rsidP="DF273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Строка статуса на форме входа — настраиваемая; клиенту эта информация не обязательна.</w:t>
      </w:r>
    </w:p>
  </w:comment>
  <w:comment w:id="19" w:author="Андрей Пономарев" w:date="2026-06-15T06:46:17Z" w:initials="АП">
    <w:p w14:paraId="EB5541" w14:textId="77777777" w:rsidR="252E47" w:rsidRDefault="252E47" w:rsidP="252E4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 полностью. В едином ТЗ v1.2 строка статуса на форме входа модуль «Онлайн-чат» — опциональный элемент размещения: по умолчанию рекомендуем минимальную форму (тема + контакты без блока статуса). Настройка — в редакторе размещения.</w:t>
      </w:r>
    </w:p>
  </w:comment>
  <w:comment w:id="20" w:author="Деева Светлана Владимировна" w:date="2026-06-10T12:00:00Z" w:initials="ДСВ">
    <w:p w14:paraId="5795F4" w14:textId="77777777" w:rsidR="BB9652" w:rsidRDefault="BB9652" w:rsidP="BB965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 диалоге отображать фото оператора, имя оператора и имя клиента.</w:t>
      </w:r>
    </w:p>
  </w:comment>
  <w:comment w:id="21" w:author="Андрей Пономарев" w:date="2026-06-15T06:46:17Z" w:initials="АП">
    <w:p w14:paraId="DD07A1" w14:textId="77777777" w:rsidR="E91E13" w:rsidRDefault="E91E13" w:rsidP="E91E1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в активном диалоге виджета модуль «Онлайн-чат» в шапке переписки зафиксируем: имя оператора (из профиля AD/настроек), опционально — фото/аватар оператора (настраивается администратором), имя клиента (из формы или уточнённое оператором). При отсутствии фото — инициалы или стандартный аватар.</w:t>
      </w:r>
    </w:p>
  </w:comment>
  <w:comment w:id="22" w:author="Деева Светлана Владимировна" w:date="2026-06-10T12:00:00Z" w:initials="ДСВ">
    <w:p w14:paraId="0D2484" w14:textId="77777777" w:rsidR="4950FE" w:rsidRDefault="4950FE" w:rsidP="4950F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Тема и иные поля формы — с возможностью настройки.</w:t>
      </w:r>
    </w:p>
  </w:comment>
  <w:comment w:id="23" w:author="Андрей Пономарев" w:date="2026-06-15T06:46:17Z" w:initials="АП">
    <w:p w14:paraId="715B72" w14:textId="77777777" w:rsidR="8A4344" w:rsidRDefault="8A4344" w:rsidP="8A434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В едином ТЗ v1.2 в разделе виджета и сценарии UC-A2 модуль «Онлайн-чат» явно укажем: администратор задаёт набор полей, обязательность и порядок для каждого размещения (вкладка «Данные клиента» панели управления).</w:t>
      </w:r>
    </w:p>
  </w:comment>
  <w:comment w:id="24" w:author="Деева Светлана Владимировна" w:date="2026-06-10T12:00:00Z" w:initials="ДСВ">
    <w:p w14:paraId="0EB68F" w14:textId="77777777" w:rsidR="CEC075" w:rsidRDefault="CEC075" w:rsidP="CEC07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Нужен раздел «В диалоге с другими» для обзора диалогов коллег всеми операторами.</w:t>
      </w:r>
    </w:p>
  </w:comment>
  <w:comment w:id="25" w:author="Андрей Пономарев" w:date="2026-06-15T06:46:17Z" w:initials="АП">
    <w:p w14:paraId="6BB91F" w14:textId="77777777" w:rsidR="8ABE68" w:rsidRDefault="8ABE68" w:rsidP="8ABE6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раздел «Диалоги коллег» (в интерфейсе — «В диалоге с другими») модуль «Онлайн-чат» доступен всем операторам отдела: список активных диалогов коллег, переписка и контекст клиента — только чтение (пометка «Режим просмотра», без ответа клиенту и без перевода). Супервизор в том же разделе дополнительно переводит диалоги (UC-S2). Включение обзора для операторов — настройка отдела (по умолчанию включено). Сценарий UC-O8.</w:t>
      </w:r>
    </w:p>
  </w:comment>
  <w:comment w:id="26" w:author="Деева Светлана Владимировна" w:date="2026-06-10T12:00:00Z" w:initials="ДСВ">
    <w:p w14:paraId="911CCE" w14:textId="77777777" w:rsidR="F90C88" w:rsidRDefault="F90C88" w:rsidP="F90C8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 АРМ видно, что клиент набирает сообщение (ещё не отправил); нужна кнопка «блокировки».</w:t>
      </w:r>
    </w:p>
  </w:comment>
  <w:comment w:id="27" w:author="Андрей Пономарев" w:date="2026-06-15T06:46:17Z" w:initials="АП">
    <w:p w14:paraId="30F3B9" w14:textId="77777777" w:rsidR="5B3F14" w:rsidRDefault="5B3F14" w:rsidP="5B3F1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в АРМ модуль «Онлайн-чат»: в виджете оператор видит черновик сообщения клиента в ленте в реальном времени (плашка «Клиент набирает…» с текстом по мере ввода; исчезает после отправки или паузы). В мессенджерах — только индикатор «клиент печатает» (ограничение API). Кнопка «Заблокировать» в шапке диалога: по подтверждению клиент не может писать, диалог закрывается, идентификатор — в список блокировок (повторные обращения из виджета отклоняются; снятие — администратором). Событие — в общий журнал аудита единого ТЗ.</w:t>
      </w:r>
    </w:p>
  </w:comment>
  <w:comment w:id="28" w:author="Деева Светлана Владимировна" w:date="2026-06-10T12:00:00Z" w:initials="ДСВ">
    <w:p w14:paraId="13DB67" w14:textId="77777777" w:rsidR="E5FFE6" w:rsidRDefault="E5FFE6" w:rsidP="E5FFE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Добавить статус «обед» (учёт в статистике); режим обработки офлайн-сообщений, чтобы не падали онлайн-диалоги.</w:t>
      </w:r>
    </w:p>
  </w:comment>
  <w:comment w:id="29" w:author="Андрей Пономарев" w:date="2026-06-15T06:46:17Z" w:initials="АП">
    <w:p w14:paraId="233825" w14:textId="77777777" w:rsidR="4FE000" w:rsidRDefault="4FE000" w:rsidP="4FE00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расширим перечень статусов оператора модуль «Онлайн-чат»: онлайн, невидимка, перерыв, обед, офлайн — каждый влияет на автоназначение и отчётность (UC-R2). Отдельный режим «Обработка офлайн-обращений»: оператор получает офлайн-диалоги, не участвует в автоназначении онлайн. Параметры — в настройках оператора/отдела (UC-A1, UC-A3).</w:t>
      </w:r>
    </w:p>
  </w:comment>
  <w:comment w:id="30" w:author="Деева Светлана Владимировна" w:date="2026-06-10T12:00:00Z" w:initials="ДСВ">
    <w:p w14:paraId="C546A3" w14:textId="77777777" w:rsidR="C5DC4F" w:rsidRDefault="C5DC4F" w:rsidP="C5DC4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 обратной связи суфлёра «Полезно / Неполно» добавить статус «неверно».</w:t>
      </w:r>
    </w:p>
  </w:comment>
  <w:comment w:id="31" w:author="Андрей Пономарев" w:date="2026-06-15T06:46:17Z" w:initials="АП">
    <w:p w14:paraId="9808D1" w14:textId="77777777" w:rsidR="B32E82" w:rsidRDefault="B32E82" w:rsidP="B32E8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В едином ТЗ v1.2 добавим третий вариант обратной связи — «Неверно» (или «Не подходит») — в панели суфлёра АРМ модуль «Онлайн-чат». Детальная спецификация фидбека и обучения модели — в разделе модуль «Суфлёр» того же документа; в модуле чата зафиксируем точку интерфейса и передачу события (UC-O2).</w:t>
      </w:r>
    </w:p>
  </w:comment>
  <w:comment w:id="32" w:author="Деева Светлана Владимировна" w:date="2026-06-10T12:00:00Z" w:initials="ДСВ">
    <w:p w14:paraId="82E643" w14:textId="77777777" w:rsidR="394BCC" w:rsidRDefault="394BCC" w:rsidP="394BC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Уточнение логики офлайн/потерянных/отказов в UC-K1: настраиваемые пороги, таймер отказа до 60 сек.</w:t>
      </w:r>
    </w:p>
  </w:comment>
  <w:comment w:id="33" w:author="Андрей Пономарев" w:date="2026-06-15T06:46:17Z" w:initials="АП">
    <w:p w14:paraId="4AFD72" w14:textId="77777777" w:rsidR="DA0A96" w:rsidRDefault="DA0A96" w:rsidP="DA0A9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едином ТЗ v1.2 в сценариях UC-K1 и UC-K4 модуль «Онлайн-чат» детализируем логику: клиент закрыл окно до первого ответа в рабочее время — «отказ» или «потерянный» (настраиваемые пороги, в т.ч. таймер до 60 сек); после начала переписки — офлайн-обращение; в нерабочее время — офлайн-очередь. Пороги — в настройках администратора и блоке открытых вопросов модуля.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15:commentEx w15:paraId="1634E2" w15:done="0"/>
  <w15:commentEx w15:paraId="4BCC00" w15:paraIdParent="1634E2" w15:done="0"/>
  <w15:commentEx w15:paraId="7B7364" w15:done="0"/>
  <w15:commentEx w15:paraId="2DD5E4" w15:paraIdParent="7B7364" w15:done="0"/>
  <w15:commentEx w15:paraId="B04D58" w15:done="0"/>
  <w15:commentEx w15:paraId="A0F217" w15:paraIdParent="B04D58" w15:done="0"/>
  <w15:commentEx w15:paraId="A7F9F7" w15:done="0"/>
  <w15:commentEx w15:paraId="6BF327" w15:paraIdParent="A7F9F7" w15:done="0"/>
  <w15:commentEx w15:paraId="C374E1" w15:done="0"/>
  <w15:commentEx w15:paraId="CBE0BD" w15:paraIdParent="C374E1" w15:done="0"/>
  <w15:commentEx w15:paraId="97F765" w15:done="0"/>
  <w15:commentEx w15:paraId="75988B" w15:paraIdParent="97F765" w15:done="0"/>
  <w15:commentEx w15:paraId="0B2B50" w15:done="0"/>
  <w15:commentEx w15:paraId="DC3699" w15:paraIdParent="0B2B50" w15:done="0"/>
  <w15:commentEx w15:paraId="7BAAF6" w15:done="0"/>
  <w15:commentEx w15:paraId="22E2D2" w15:paraIdParent="7BAAF6" w15:done="0"/>
  <w15:commentEx w15:paraId="50E62E" w15:done="0"/>
  <w15:commentEx w15:paraId="AA1AEF" w15:paraIdParent="50E62E" w15:done="0"/>
  <w15:commentEx w15:paraId="BA8FD2" w15:done="0"/>
  <w15:commentEx w15:paraId="EB5541" w15:paraIdParent="BA8FD2" w15:done="0"/>
  <w15:commentEx w15:paraId="5795F4" w15:done="0"/>
  <w15:commentEx w15:paraId="DD07A1" w15:paraIdParent="5795F4" w15:done="0"/>
  <w15:commentEx w15:paraId="0D2484" w15:done="0"/>
  <w15:commentEx w15:paraId="715B72" w15:paraIdParent="0D2484" w15:done="0"/>
  <w15:commentEx w15:paraId="0EB68F" w15:done="0"/>
  <w15:commentEx w15:paraId="6BB91F" w15:paraIdParent="0EB68F" w15:done="0"/>
  <w15:commentEx w15:paraId="911CCE" w15:done="0"/>
  <w15:commentEx w15:paraId="30F3B9" w15:paraIdParent="911CCE" w15:done="0"/>
  <w15:commentEx w15:paraId="13DB67" w15:done="0"/>
  <w15:commentEx w15:paraId="233825" w15:paraIdParent="13DB67" w15:done="0"/>
  <w15:commentEx w15:paraId="C546A3" w15:done="0"/>
  <w15:commentEx w15:paraId="9808D1" w15:paraIdParent="C546A3" w15:done="0"/>
  <w15:commentEx w15:paraId="82E643" w15:done="0"/>
  <w15:commentEx w15:paraId="4AFD72" w15:paraIdParent="82E64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FBD862D-7D15-442E-B4E2-846272BE703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578B3F6-210F-4E20-A5A2-B74EA9F3A7F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83FFFECD-32BA-46C2-878F-F7DC8E36D4B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4" w:fontKey="{E0B58A7B-2F8F-4E4A-88CD-8D93A30940B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42712D2-BD13-4BBA-91E1-B69E6D5D6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04F42"/>
    <w:multiLevelType w:val="multilevel"/>
    <w:tmpl w:val="C358B2C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Деева Светлана Владимировна">
    <w15:presenceInfo w15:providerId="None" w15:userId="Деева Светлана Владимировна"/>
  </w15:person>
  <w15:person w15:author="Андрей Пономарев">
    <w15:presenceInfo w15:providerId="None" w15:userId="Андрей Пономар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6B"/>
    <w:rsid w:val="00113342"/>
    <w:rsid w:val="002E129D"/>
    <w:rsid w:val="009D0582"/>
    <w:rsid w:val="00C7156B"/>
    <w:rsid w:val="00C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3067"/>
  <w15:docId w15:val="{5211149D-6A5E-4B9B-AF06-C09BE7F5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5">
    <w:name w:val="annotation reference"/>
    <w:basedOn w:val="a0"/>
    <w:uiPriority w:val="99"/>
    <w:semiHidden/>
    <w:unhideWhenUsed/>
    <w:rsid w:val="00113342"/>
    <w:rPr>
      <w:sz w:val="16"/>
      <w:szCs w:val="16"/>
    </w:rPr>
  </w:style>
  <w:style w:type="paragraph" w:styleId="afff6">
    <w:name w:val="annotation text"/>
    <w:basedOn w:val="a"/>
    <w:link w:val="afff7"/>
    <w:uiPriority w:val="99"/>
    <w:semiHidden/>
    <w:unhideWhenUsed/>
    <w:rsid w:val="00113342"/>
    <w:rPr>
      <w:sz w:val="20"/>
      <w:szCs w:val="20"/>
    </w:rPr>
  </w:style>
  <w:style w:type="character" w:customStyle="1" w:styleId="afff7">
    <w:name w:val="Текст примечания Знак"/>
    <w:basedOn w:val="a0"/>
    <w:link w:val="afff6"/>
    <w:uiPriority w:val="99"/>
    <w:semiHidden/>
    <w:rsid w:val="00113342"/>
    <w:rPr>
      <w:sz w:val="20"/>
      <w:szCs w:val="20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113342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113342"/>
    <w:rPr>
      <w:b/>
      <w:bCs/>
      <w:sz w:val="20"/>
      <w:szCs w:val="20"/>
    </w:rPr>
  </w:style>
  <w:style w:type="paragraph" w:styleId="afffa">
    <w:name w:val="Balloon Text"/>
    <w:basedOn w:val="a"/>
    <w:link w:val="afffb"/>
    <w:uiPriority w:val="99"/>
    <w:semiHidden/>
    <w:unhideWhenUsed/>
    <w:rsid w:val="0011334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b">
    <w:name w:val="Текст выноски Знак"/>
    <w:basedOn w:val="a0"/>
    <w:link w:val="afffa"/>
    <w:uiPriority w:val="99"/>
    <w:semiHidden/>
    <w:rsid w:val="001133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comments" Target="comments.xml"/><Relationship Id="rId1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z4ia5SUS/cdbEyIEP758ulD3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zgAciExSTF4SGRrWTlpTDV4MXRpRWUyRGp6a3cwTlZpYWhST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4642</Words>
  <Characters>26460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Деева Светлана Владимировна</dc:creator>
  <cp:lastModifiedBy>Деева Светлана Владимировна</cp:lastModifiedBy>
  <cp:revision>2</cp:revision>
  <dcterms:created xsi:type="dcterms:W3CDTF">2026-06-08T12:11:00Z</dcterms:created>
  <dcterms:modified xsi:type="dcterms:W3CDTF">2026-06-08T12:11:00Z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