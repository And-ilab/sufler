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977038" w14:textId="77777777" w:rsidR="009B4013" w:rsidRDefault="009B4013" w:rsidP="009B4013">
      <w:pPr>
        <w:pStyle w:val="2"/>
        <w:shd w:val="clear" w:color="auto" w:fill="FFFFFF"/>
        <w:spacing w:before="0" w:beforeAutospacing="0" w:after="238" w:afterAutospacing="0" w:line="348" w:lineRule="auto"/>
        <w:rPr>
          <w:rFonts w:eastAsia="Times New Roman"/>
        </w:rPr>
      </w:pPr>
      <w:r>
        <w:rPr>
          <w:rFonts w:eastAsia="Times New Roman"/>
        </w:rPr>
        <w:t xml:space="preserve">ПРОТОКОЛ ВСТРЕЧИ №2 </w:t>
      </w:r>
    </w:p>
    <w:p w14:paraId="54B8D8D4" w14:textId="77777777" w:rsidR="009B4013" w:rsidRPr="00764645" w:rsidRDefault="009B4013" w:rsidP="009B4013">
      <w:pPr>
        <w:pStyle w:val="a3"/>
        <w:shd w:val="clear" w:color="auto" w:fill="FFFFFF"/>
        <w:spacing w:before="238" w:after="238"/>
        <w:rPr>
          <w:b/>
          <w:bCs/>
          <w:noProof/>
          <w:sz w:val="27"/>
          <w:szCs w:val="27"/>
        </w:rPr>
      </w:pPr>
      <w:r>
        <w:rPr>
          <w:rFonts w:eastAsiaTheme="minorHAnsi"/>
        </w:rPr>
        <w:t>Тема: Система управления знаниями (</w:t>
      </w:r>
      <w:proofErr w:type="spellStart"/>
      <w:r>
        <w:rPr>
          <w:rFonts w:eastAsiaTheme="minorHAnsi"/>
        </w:rPr>
        <w:t>Битрикс</w:t>
      </w:r>
      <w:proofErr w:type="spellEnd"/>
      <w:r>
        <w:rPr>
          <w:rFonts w:eastAsiaTheme="minorHAnsi"/>
        </w:rPr>
        <w:t xml:space="preserve"> / СУЗ), телефонная система </w:t>
      </w:r>
      <w:proofErr w:type="spellStart"/>
      <w:r>
        <w:rPr>
          <w:rFonts w:eastAsiaTheme="minorHAnsi"/>
        </w:rPr>
        <w:t>Oktell</w:t>
      </w:r>
      <w:proofErr w:type="spellEnd"/>
      <w:r>
        <w:rPr>
          <w:rFonts w:eastAsiaTheme="minorHAnsi"/>
        </w:rPr>
        <w:t>, тестовые контуры, удалённый доступ</w:t>
      </w:r>
      <w:r>
        <w:rPr>
          <w:rFonts w:eastAsiaTheme="minorHAnsi"/>
        </w:rPr>
        <w:br/>
        <w:t>Дата: 28 мая 2026 г.</w:t>
      </w:r>
      <w:r>
        <w:rPr>
          <w:rFonts w:eastAsiaTheme="minorHAnsi"/>
        </w:rPr>
        <w:br/>
      </w:r>
      <w:r>
        <w:rPr>
          <w:rFonts w:eastAsiaTheme="minorHAnsi"/>
        </w:rPr>
        <w:br/>
        <w:t>  </w:t>
      </w:r>
      <w:r>
        <w:rPr>
          <w:noProof/>
        </w:rPr>
        <mc:AlternateContent>
          <mc:Choice Requires="wps">
            <w:drawing>
              <wp:inline distT="0" distB="0" distL="0" distR="0" wp14:anchorId="16C9329C" wp14:editId="3FA73981">
                <wp:extent cx="304800" cy="304800"/>
                <wp:effectExtent l="0" t="0" r="0" b="0"/>
                <wp:docPr id="9" name="Прямоугольник 9" descr="https://gsretail.planfix.ru/?action=getfile&amp;uniqueid=644654&amp;planfixauth=000426d985cf4d7a07cd765c42b826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F857C0" id="Прямоугольник 9" o:spid="_x0000_s1026" alt="https://gsretail.planfix.ru/?action=getfile&amp;uniqueid=644654&amp;planfixauth=000426d985cf4d7a07cd765c42b8269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JNVW8kvAwAA&#10;QQYAAA4AAAAAAAAAAAAAAAAALgIAAGRycy9lMm9Eb2MueG1sUEsBAi0AFAAGAAgAAAAhAEyg6SzY&#10;AAAAAwEAAA8AAAAAAAAAAAAAAAAAiQUAAGRycy9kb3ducmV2LnhtbFBLBQYAAAAABAAEAPMAAACO&#10;BgAAAAA=&#10;" filled="f" stroked="f">
                <o:lock v:ext="edit" aspectratio="t"/>
                <w10:anchorlock/>
              </v:rect>
            </w:pict>
          </mc:Fallback>
        </mc:AlternateContent>
      </w:r>
      <w:r w:rsidRPr="00764645">
        <w:rPr>
          <w:b/>
          <w:bCs/>
          <w:noProof/>
          <w:sz w:val="27"/>
          <w:szCs w:val="27"/>
        </w:rPr>
        <w:t>1. Модуль «База знаний (</w:t>
      </w:r>
      <w:proofErr w:type="spellStart"/>
      <w:r w:rsidRPr="00764645">
        <w:rPr>
          <w:b/>
          <w:bCs/>
          <w:noProof/>
          <w:sz w:val="27"/>
          <w:szCs w:val="27"/>
        </w:rPr>
        <w:t>Битрикс</w:t>
      </w:r>
      <w:proofErr w:type="spellEnd"/>
      <w:r w:rsidRPr="00764645">
        <w:rPr>
          <w:b/>
          <w:bCs/>
          <w:noProof/>
          <w:sz w:val="27"/>
          <w:szCs w:val="27"/>
        </w:rPr>
        <w:t xml:space="preserve"> / СУЗ)»</w:t>
      </w:r>
    </w:p>
    <w:p w14:paraId="5263179A" w14:textId="77777777" w:rsidR="009B4013" w:rsidRDefault="009B4013" w:rsidP="009B4013">
      <w:pPr>
        <w:pStyle w:val="4"/>
        <w:shd w:val="clear" w:color="auto" w:fill="FFFFFF"/>
        <w:spacing w:before="238" w:beforeAutospacing="0" w:after="238" w:afterAutospacing="0" w:line="42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870D82" wp14:editId="2F1E0DC5">
                <wp:extent cx="304800" cy="304800"/>
                <wp:effectExtent l="0" t="0" r="0" b="0"/>
                <wp:docPr id="8" name="Прямоугольник 8" descr="https://gsretail.planfix.ru/?action=getfile&amp;uniqueid=644656&amp;planfixauth=de70acfcdc952cd440dec27299dd6b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C8265B" id="Прямоугольник 8" o:spid="_x0000_s1026" alt="https://gsretail.planfix.ru/?action=getfile&amp;uniqueid=644656&amp;planfixauth=de70acfcdc952cd440dec27299dd6b3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AxWjS8sAwAAQQ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eastAsia="Times New Roman"/>
        </w:rPr>
        <w:t>Договорённости:</w:t>
      </w:r>
    </w:p>
    <w:tbl>
      <w:tblPr>
        <w:tblW w:w="9451" w:type="dxa"/>
        <w:tblCellSpacing w:w="0" w:type="dxa"/>
        <w:tblCellMar>
          <w:top w:w="165" w:type="dxa"/>
          <w:left w:w="165" w:type="dxa"/>
          <w:bottom w:w="165" w:type="dxa"/>
          <w:right w:w="165" w:type="dxa"/>
        </w:tblCellMar>
        <w:tblLook w:val="04A0" w:firstRow="1" w:lastRow="0" w:firstColumn="1" w:lastColumn="0" w:noHBand="0" w:noVBand="1"/>
        <w:tblPrChange w:id="0" w:author="Солдатенко Евгений Павлович" w:date="2026-06-02T10:03:00Z">
          <w:tblPr>
            <w:tblW w:w="9451" w:type="dxa"/>
            <w:tblCellSpacing w:w="0" w:type="dxa"/>
            <w:tblCellMar>
              <w:top w:w="165" w:type="dxa"/>
              <w:left w:w="165" w:type="dxa"/>
              <w:bottom w:w="165" w:type="dxa"/>
              <w:right w:w="16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545"/>
        <w:gridCol w:w="4887"/>
        <w:gridCol w:w="2144"/>
        <w:gridCol w:w="1818"/>
        <w:gridCol w:w="57"/>
        <w:tblGridChange w:id="1">
          <w:tblGrid>
            <w:gridCol w:w="545"/>
            <w:gridCol w:w="4887"/>
            <w:gridCol w:w="2144"/>
            <w:gridCol w:w="1818"/>
            <w:gridCol w:w="57"/>
          </w:tblGrid>
        </w:tblGridChange>
      </w:tblGrid>
      <w:tr w:rsidR="009B4013" w14:paraId="5FB98ED0" w14:textId="77777777" w:rsidTr="00764645">
        <w:trPr>
          <w:tblCellSpacing w:w="0" w:type="dxa"/>
          <w:trPrChange w:id="2" w:author="Солдатенко Евгений Павлович" w:date="2026-06-02T10:03:00Z">
            <w:trPr>
              <w:tblCellSpacing w:w="0" w:type="dxa"/>
            </w:trPr>
          </w:trPrChange>
        </w:trPr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  <w:tcPrChange w:id="3" w:author="Солдатенко Евгений Павлович" w:date="2026-06-02T10:03:00Z">
              <w:tcPr>
                <w:tcW w:w="54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0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3E8D5FF0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№</w:t>
            </w:r>
          </w:p>
        </w:tc>
        <w:tc>
          <w:tcPr>
            <w:tcW w:w="4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4" w:author="Солдатенко Евгений Павлович" w:date="2026-06-02T10:03:00Z">
              <w:tcPr>
                <w:tcW w:w="621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50A650BB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Договоренность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5" w:author="Солдатенко Евгений Павлович" w:date="2026-06-02T10:03:00Z">
              <w:tcPr>
                <w:tcW w:w="215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1773E7E8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Ответственный</w:t>
            </w:r>
          </w:p>
        </w:tc>
        <w:tc>
          <w:tcPr>
            <w:tcW w:w="18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6" w:author="Солдатенко Евгений Павлович" w:date="2026-06-02T10:03:00Z">
              <w:tcPr>
                <w:tcW w:w="536" w:type="dxa"/>
                <w:gridSpan w:val="2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54947E2E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Срок</w:t>
            </w:r>
          </w:p>
        </w:tc>
      </w:tr>
      <w:tr w:rsidR="009B4013" w14:paraId="398FD981" w14:textId="77777777" w:rsidTr="00764645">
        <w:trPr>
          <w:gridAfter w:val="1"/>
          <w:wAfter w:w="57" w:type="dxa"/>
          <w:tblCellSpacing w:w="0" w:type="dxa"/>
          <w:trPrChange w:id="7" w:author="Солдатенко Евгений Павлович" w:date="2026-06-02T10:03:00Z">
            <w:trPr>
              <w:gridAfter w:val="1"/>
              <w:wAfter w:w="105" w:type="dxa"/>
              <w:tblCellSpacing w:w="0" w:type="dxa"/>
            </w:trPr>
          </w:trPrChange>
        </w:trPr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  <w:tcPrChange w:id="8" w:author="Солдатенко Евгений Павлович" w:date="2026-06-02T10:03:00Z">
              <w:tcPr>
                <w:tcW w:w="54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0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6CA8B52D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1.1</w:t>
            </w:r>
          </w:p>
        </w:tc>
        <w:tc>
          <w:tcPr>
            <w:tcW w:w="4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9" w:author="Солдатенко Евгений Павлович" w:date="2026-06-02T10:03:00Z">
              <w:tcPr>
                <w:tcW w:w="621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1F3B639B" w14:textId="7288777F" w:rsidR="009B4013" w:rsidRDefault="009B4013" w:rsidP="006340E8">
            <w:pPr>
              <w:pStyle w:val="a3"/>
              <w:rPr>
                <w:rFonts w:eastAsiaTheme="minorHAnsi"/>
              </w:rPr>
            </w:pPr>
            <w:commentRangeStart w:id="10"/>
            <w:r>
              <w:rPr>
                <w:rFonts w:eastAsiaTheme="minorHAnsi"/>
              </w:rPr>
              <w:t xml:space="preserve">Подготовить </w:t>
            </w:r>
            <w:ins w:id="11" w:author="Солдатенко Евгений Павлович" w:date="2026-06-02T10:32:00Z">
              <w:r w:rsidR="006340E8">
                <w:rPr>
                  <w:rFonts w:eastAsiaTheme="minorHAnsi"/>
                </w:rPr>
                <w:t xml:space="preserve">и предоставить Заказчику перечень данных для </w:t>
              </w:r>
            </w:ins>
            <w:del w:id="12" w:author="Солдатенко Евгений Павлович" w:date="2026-06-02T10:16:00Z">
              <w:r w:rsidDel="002F1197">
                <w:rPr>
                  <w:rFonts w:eastAsiaTheme="minorHAnsi"/>
                </w:rPr>
                <w:delText>техническое задание</w:delText>
              </w:r>
              <w:commentRangeEnd w:id="10"/>
              <w:r w:rsidR="00BF5F89" w:rsidDel="002F1197">
                <w:rPr>
                  <w:rStyle w:val="a4"/>
                </w:rPr>
                <w:commentReference w:id="10"/>
              </w:r>
              <w:r w:rsidDel="002F1197">
                <w:rPr>
                  <w:rFonts w:eastAsiaTheme="minorHAnsi"/>
                </w:rPr>
                <w:delText xml:space="preserve"> на </w:delText>
              </w:r>
            </w:del>
            <w:del w:id="13" w:author="Солдатенко Евгений Павлович" w:date="2026-06-02T10:17:00Z">
              <w:r w:rsidDel="002F1197">
                <w:rPr>
                  <w:rFonts w:eastAsiaTheme="minorHAnsi"/>
                </w:rPr>
                <w:delText xml:space="preserve">интеграцию </w:delText>
              </w:r>
            </w:del>
            <w:ins w:id="14" w:author="Солдатенко Евгений Павлович" w:date="2026-06-02T10:17:00Z">
              <w:r w:rsidR="002F1197">
                <w:rPr>
                  <w:rFonts w:eastAsiaTheme="minorHAnsi"/>
                </w:rPr>
                <w:t>интеграци</w:t>
              </w:r>
              <w:r w:rsidR="002F1197">
                <w:rPr>
                  <w:rFonts w:eastAsiaTheme="minorHAnsi"/>
                </w:rPr>
                <w:t>и</w:t>
              </w:r>
              <w:r w:rsidR="002F1197">
                <w:rPr>
                  <w:rFonts w:eastAsiaTheme="minorHAnsi"/>
                </w:rPr>
                <w:t xml:space="preserve"> </w:t>
              </w:r>
            </w:ins>
            <w:r>
              <w:rPr>
                <w:rFonts w:eastAsiaTheme="minorHAnsi"/>
              </w:rPr>
              <w:t xml:space="preserve">с </w:t>
            </w:r>
            <w:del w:id="15" w:author="Солдатенко Евгений Павлович" w:date="2026-06-02T10:32:00Z">
              <w:r w:rsidDel="006340E8">
                <w:rPr>
                  <w:rFonts w:eastAsiaTheme="minorHAnsi"/>
                </w:rPr>
                <w:delText>БЗ</w:delText>
              </w:r>
            </w:del>
            <w:ins w:id="16" w:author="Солдатенко Евгений Павлович" w:date="2026-06-02T10:32:00Z">
              <w:r w:rsidR="006340E8">
                <w:rPr>
                  <w:rFonts w:eastAsiaTheme="minorHAnsi"/>
                </w:rPr>
                <w:t>СУЗ</w:t>
              </w:r>
            </w:ins>
            <w:r>
              <w:rPr>
                <w:rFonts w:eastAsiaTheme="minorHAnsi"/>
              </w:rPr>
              <w:t>: перечень требуемых данных (поля статей), формат (JSON/XML), триггеры (события обновления/удаления/создания), предполагаемый протокол (HTTP</w:t>
            </w:r>
            <w:r>
              <w:rPr>
                <w:rFonts w:eastAsiaTheme="minorHAnsi"/>
              </w:rPr>
              <w:noBreakHyphen/>
              <w:t>запросы, веб</w:t>
            </w:r>
            <w:r>
              <w:rPr>
                <w:rFonts w:eastAsiaTheme="minorHAnsi"/>
              </w:rPr>
              <w:noBreakHyphen/>
              <w:t>хуки).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17" w:author="Солдатенко Евгений Павлович" w:date="2026-06-02T10:03:00Z">
              <w:tcPr>
                <w:tcW w:w="215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4468E648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Исполнитель</w:t>
            </w:r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0" w:type="dxa"/>
            </w:tcMar>
            <w:vAlign w:val="center"/>
            <w:hideMark/>
            <w:tcPrChange w:id="18" w:author="Солдатенко Евгений Павлович" w:date="2026-06-02T10:03:00Z">
              <w:tcPr>
                <w:tcW w:w="43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0" w:type="dxa"/>
                </w:tcMar>
                <w:vAlign w:val="center"/>
                <w:hideMark/>
              </w:tcPr>
            </w:tcPrChange>
          </w:tcPr>
          <w:p w14:paraId="0757421C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до 4 июня 2026</w:t>
            </w:r>
          </w:p>
        </w:tc>
      </w:tr>
      <w:tr w:rsidR="009B4013" w14:paraId="47DE7B6E" w14:textId="77777777" w:rsidTr="00764645">
        <w:trPr>
          <w:gridAfter w:val="1"/>
          <w:wAfter w:w="57" w:type="dxa"/>
          <w:tblCellSpacing w:w="0" w:type="dxa"/>
          <w:trPrChange w:id="19" w:author="Солдатенко Евгений Павлович" w:date="2026-06-02T10:03:00Z">
            <w:trPr>
              <w:gridAfter w:val="1"/>
              <w:wAfter w:w="105" w:type="dxa"/>
              <w:tblCellSpacing w:w="0" w:type="dxa"/>
            </w:trPr>
          </w:trPrChange>
        </w:trPr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  <w:tcPrChange w:id="20" w:author="Солдатенко Евгений Павлович" w:date="2026-06-02T10:03:00Z">
              <w:tcPr>
                <w:tcW w:w="54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0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5E97FF94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1.2</w:t>
            </w:r>
          </w:p>
        </w:tc>
        <w:tc>
          <w:tcPr>
            <w:tcW w:w="4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21" w:author="Солдатенко Евгений Павлович" w:date="2026-06-02T10:03:00Z">
              <w:tcPr>
                <w:tcW w:w="621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0834C92E" w14:textId="59A4359D" w:rsidR="009B4013" w:rsidRDefault="009B4013" w:rsidP="006340E8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На основе полученного </w:t>
            </w:r>
            <w:ins w:id="22" w:author="Солдатенко Евгений Павлович" w:date="2026-06-02T10:32:00Z">
              <w:r w:rsidR="006340E8">
                <w:rPr>
                  <w:rFonts w:eastAsiaTheme="minorHAnsi"/>
                </w:rPr>
                <w:t>от Исполнителя перечня</w:t>
              </w:r>
            </w:ins>
            <w:del w:id="23" w:author="Солдатенко Евгений Павлович" w:date="2026-06-02T10:33:00Z">
              <w:r w:rsidDel="006340E8">
                <w:rPr>
                  <w:rFonts w:eastAsiaTheme="minorHAnsi"/>
                </w:rPr>
                <w:delText>задания принять решение</w:delText>
              </w:r>
            </w:del>
            <w:r>
              <w:rPr>
                <w:rFonts w:eastAsiaTheme="minorHAnsi"/>
              </w:rPr>
              <w:t xml:space="preserve">: </w:t>
            </w:r>
            <w:ins w:id="24" w:author="Солдатенко Евгений Павлович" w:date="2026-06-02T10:33:00Z">
              <w:r w:rsidR="006340E8">
                <w:rPr>
                  <w:rFonts w:eastAsiaTheme="minorHAnsi"/>
                </w:rPr>
                <w:t>проработать вопрос возможности разработки</w:t>
              </w:r>
              <w:r w:rsidR="006340E8">
                <w:rPr>
                  <w:rFonts w:eastAsiaTheme="minorHAnsi"/>
                </w:rPr>
                <w:t xml:space="preserve"> </w:t>
              </w:r>
            </w:ins>
            <w:del w:id="25" w:author="Солдатенко Евгений Павлович" w:date="2026-06-02T10:33:00Z">
              <w:r w:rsidDel="006340E8">
                <w:rPr>
                  <w:rFonts w:eastAsiaTheme="minorHAnsi"/>
                </w:rPr>
                <w:delText xml:space="preserve">доработать существующий Битрикс (разработать </w:delText>
              </w:r>
            </w:del>
            <w:r>
              <w:rPr>
                <w:rFonts w:eastAsiaTheme="minorHAnsi"/>
              </w:rPr>
              <w:t>API</w:t>
            </w:r>
            <w:ins w:id="26" w:author="Солдатенко Евгений Павлович" w:date="2026-06-02T10:33:00Z">
              <w:r w:rsidR="006340E8">
                <w:rPr>
                  <w:rFonts w:eastAsiaTheme="minorHAnsi"/>
                </w:rPr>
                <w:t xml:space="preserve"> или </w:t>
              </w:r>
              <w:r w:rsidR="009336D1">
                <w:rPr>
                  <w:rFonts w:eastAsiaTheme="minorHAnsi"/>
                </w:rPr>
                <w:t>иных вариантов интеграции с СУЗ</w:t>
              </w:r>
            </w:ins>
            <w:del w:id="27" w:author="Солдатенко Евгений Павлович" w:date="2026-06-02T10:33:00Z">
              <w:r w:rsidDel="006340E8">
                <w:rPr>
                  <w:rFonts w:eastAsiaTheme="minorHAnsi"/>
                </w:rPr>
                <w:delText>/веб</w:delText>
              </w:r>
              <w:r w:rsidDel="006340E8">
                <w:rPr>
                  <w:rFonts w:eastAsiaTheme="minorHAnsi"/>
                </w:rPr>
                <w:noBreakHyphen/>
                <w:delText>хуки) силами своего подрядчика либо предоставить иной способ доступа к данным</w:delText>
              </w:r>
            </w:del>
            <w:r>
              <w:rPr>
                <w:rFonts w:eastAsiaTheme="minorHAnsi"/>
              </w:rPr>
              <w:t>.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28" w:author="Солдатенко Евгений Павлович" w:date="2026-06-02T10:03:00Z">
              <w:tcPr>
                <w:tcW w:w="215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6C169937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Заказчик (ДИТ / сопровождающий подрядчик)</w:t>
            </w:r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0" w:type="dxa"/>
            </w:tcMar>
            <w:vAlign w:val="center"/>
            <w:hideMark/>
            <w:tcPrChange w:id="29" w:author="Солдатенко Евгений Павлович" w:date="2026-06-02T10:03:00Z">
              <w:tcPr>
                <w:tcW w:w="43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0" w:type="dxa"/>
                </w:tcMar>
                <w:vAlign w:val="center"/>
                <w:hideMark/>
              </w:tcPr>
            </w:tcPrChange>
          </w:tcPr>
          <w:p w14:paraId="3A00B2F7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в течение 2–3 недель после получения задания (ориентировочно до 25 июня 2026)</w:t>
            </w:r>
          </w:p>
        </w:tc>
      </w:tr>
      <w:tr w:rsidR="009B4013" w:rsidDel="00764645" w14:paraId="38745853" w14:textId="58274F2F" w:rsidTr="00764645">
        <w:trPr>
          <w:gridAfter w:val="1"/>
          <w:wAfter w:w="57" w:type="dxa"/>
          <w:tblCellSpacing w:w="0" w:type="dxa"/>
          <w:del w:id="30" w:author="Солдатенко Евгений Павлович" w:date="2026-06-02T10:03:00Z"/>
          <w:trPrChange w:id="31" w:author="Солдатенко Евгений Павлович" w:date="2026-06-02T10:03:00Z">
            <w:trPr>
              <w:gridAfter w:val="1"/>
              <w:wAfter w:w="105" w:type="dxa"/>
              <w:tblCellSpacing w:w="0" w:type="dxa"/>
            </w:trPr>
          </w:trPrChange>
        </w:trPr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  <w:tcPrChange w:id="32" w:author="Солдатенко Евгений Павлович" w:date="2026-06-02T10:03:00Z">
              <w:tcPr>
                <w:tcW w:w="54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0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3D3212AA" w14:textId="18EF353A" w:rsidR="009B4013" w:rsidDel="00764645" w:rsidRDefault="009B4013">
            <w:pPr>
              <w:pStyle w:val="a3"/>
              <w:rPr>
                <w:del w:id="33" w:author="Солдатенко Евгений Павлович" w:date="2026-06-02T10:03:00Z"/>
                <w:rFonts w:eastAsiaTheme="minorHAnsi"/>
              </w:rPr>
            </w:pPr>
            <w:del w:id="34" w:author="Солдатенко Евгений Павлович" w:date="2026-06-02T10:03:00Z">
              <w:r w:rsidDel="00764645">
                <w:rPr>
                  <w:rFonts w:eastAsiaTheme="minorHAnsi"/>
                </w:rPr>
                <w:delText>1.3</w:delText>
              </w:r>
            </w:del>
          </w:p>
        </w:tc>
        <w:tc>
          <w:tcPr>
            <w:tcW w:w="4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35" w:author="Солдатенко Евгений Павлович" w:date="2026-06-02T10:03:00Z">
              <w:tcPr>
                <w:tcW w:w="621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4502C638" w14:textId="59BEC5DD" w:rsidR="009B4013" w:rsidDel="00764645" w:rsidRDefault="009B4013">
            <w:pPr>
              <w:pStyle w:val="a3"/>
              <w:rPr>
                <w:del w:id="36" w:author="Солдатенко Евгений Павлович" w:date="2026-06-02T10:03:00Z"/>
                <w:rFonts w:eastAsiaTheme="minorHAnsi"/>
              </w:rPr>
            </w:pPr>
            <w:commentRangeStart w:id="37"/>
            <w:del w:id="38" w:author="Солдатенко Евгений Павлович" w:date="2026-06-02T10:03:00Z">
              <w:r w:rsidDel="00764645">
                <w:rPr>
                  <w:rFonts w:eastAsiaTheme="minorHAnsi"/>
                </w:rPr>
                <w:delText xml:space="preserve">При </w:delText>
              </w:r>
            </w:del>
            <w:commentRangeEnd w:id="37"/>
            <w:r w:rsidR="002F1197">
              <w:rPr>
                <w:rStyle w:val="a4"/>
              </w:rPr>
              <w:commentReference w:id="37"/>
            </w:r>
            <w:del w:id="39" w:author="Солдатенко Евгений Павлович" w:date="2026-06-02T10:03:00Z">
              <w:r w:rsidDel="00764645">
                <w:rPr>
                  <w:rFonts w:eastAsiaTheme="minorHAnsi"/>
                </w:rPr>
                <w:delText>обработке базы знаний использовать только статьи (без вложенных файлов). Таблицы и документы пока не обрабатывать.</w:delText>
              </w:r>
            </w:del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40" w:author="Солдатенко Евгений Павлович" w:date="2026-06-02T10:03:00Z">
              <w:tcPr>
                <w:tcW w:w="215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167B309B" w14:textId="18B42C72" w:rsidR="009B4013" w:rsidDel="00764645" w:rsidRDefault="009B4013">
            <w:pPr>
              <w:pStyle w:val="a3"/>
              <w:rPr>
                <w:del w:id="41" w:author="Солдатенко Евгений Павлович" w:date="2026-06-02T10:03:00Z"/>
                <w:rFonts w:eastAsiaTheme="minorHAnsi"/>
              </w:rPr>
            </w:pPr>
            <w:del w:id="42" w:author="Солдатенко Евгений Павлович" w:date="2026-06-02T10:03:00Z">
              <w:r w:rsidDel="00764645">
                <w:rPr>
                  <w:rFonts w:eastAsiaTheme="minorHAnsi"/>
                </w:rPr>
                <w:delText>Исполнитель</w:delText>
              </w:r>
            </w:del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0" w:type="dxa"/>
            </w:tcMar>
            <w:vAlign w:val="center"/>
            <w:hideMark/>
            <w:tcPrChange w:id="43" w:author="Солдатенко Евгений Павлович" w:date="2026-06-02T10:03:00Z">
              <w:tcPr>
                <w:tcW w:w="43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0" w:type="dxa"/>
                </w:tcMar>
                <w:vAlign w:val="center"/>
                <w:hideMark/>
              </w:tcPr>
            </w:tcPrChange>
          </w:tcPr>
          <w:p w14:paraId="0F04711F" w14:textId="1DAEDB7F" w:rsidR="009B4013" w:rsidDel="00764645" w:rsidRDefault="009B4013">
            <w:pPr>
              <w:pStyle w:val="a3"/>
              <w:rPr>
                <w:del w:id="44" w:author="Солдатенко Евгений Павлович" w:date="2026-06-02T10:03:00Z"/>
                <w:rFonts w:eastAsiaTheme="minorHAnsi"/>
              </w:rPr>
            </w:pPr>
            <w:del w:id="45" w:author="Солдатенко Евгений Павлович" w:date="2026-06-02T10:03:00Z">
              <w:r w:rsidDel="00764645">
                <w:rPr>
                  <w:rFonts w:eastAsiaTheme="minorHAnsi"/>
                </w:rPr>
                <w:delText>в ходе разработки</w:delText>
              </w:r>
            </w:del>
          </w:p>
        </w:tc>
      </w:tr>
      <w:tr w:rsidR="009B4013" w14:paraId="1FCA28BA" w14:textId="77777777" w:rsidTr="00764645">
        <w:trPr>
          <w:gridAfter w:val="1"/>
          <w:wAfter w:w="57" w:type="dxa"/>
          <w:tblCellSpacing w:w="0" w:type="dxa"/>
          <w:trPrChange w:id="46" w:author="Солдатенко Евгений Павлович" w:date="2026-06-02T10:03:00Z">
            <w:trPr>
              <w:gridAfter w:val="1"/>
              <w:wAfter w:w="105" w:type="dxa"/>
              <w:tblCellSpacing w:w="0" w:type="dxa"/>
            </w:trPr>
          </w:trPrChange>
        </w:trPr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  <w:tcPrChange w:id="47" w:author="Солдатенко Евгений Павлович" w:date="2026-06-02T10:03:00Z">
              <w:tcPr>
                <w:tcW w:w="54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0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626D4C7B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1.4</w:t>
            </w:r>
          </w:p>
        </w:tc>
        <w:tc>
          <w:tcPr>
            <w:tcW w:w="4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48" w:author="Солдатенко Евгений Павлович" w:date="2026-06-02T10:03:00Z">
              <w:tcPr>
                <w:tcW w:w="621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161BECD8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Предоставить </w:t>
            </w:r>
            <w:commentRangeStart w:id="49"/>
            <w:r>
              <w:rPr>
                <w:rFonts w:eastAsiaTheme="minorHAnsi"/>
              </w:rPr>
              <w:t xml:space="preserve">доступ к тестовому контуру </w:t>
            </w:r>
            <w:commentRangeEnd w:id="49"/>
            <w:r w:rsidR="00BF5F89">
              <w:rPr>
                <w:rStyle w:val="a4"/>
              </w:rPr>
              <w:commentReference w:id="49"/>
            </w:r>
            <w:proofErr w:type="spellStart"/>
            <w:r>
              <w:rPr>
                <w:rFonts w:eastAsiaTheme="minorHAnsi"/>
              </w:rPr>
              <w:t>Битрикс</w:t>
            </w:r>
            <w:proofErr w:type="spellEnd"/>
            <w:r>
              <w:rPr>
                <w:rFonts w:eastAsiaTheme="minorHAnsi"/>
              </w:rPr>
              <w:t xml:space="preserve"> (копия продуктивной среды) для отработки интеграции.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50" w:author="Солдатенко Евгений Павлович" w:date="2026-06-02T10:03:00Z">
              <w:tcPr>
                <w:tcW w:w="215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4859CBFF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Заказчик</w:t>
            </w:r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0" w:type="dxa"/>
            </w:tcMar>
            <w:vAlign w:val="center"/>
            <w:hideMark/>
            <w:tcPrChange w:id="51" w:author="Солдатенко Евгений Павлович" w:date="2026-06-02T10:03:00Z">
              <w:tcPr>
                <w:tcW w:w="43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0" w:type="dxa"/>
                </w:tcMar>
                <w:vAlign w:val="center"/>
                <w:hideMark/>
              </w:tcPr>
            </w:tcPrChange>
          </w:tcPr>
          <w:p w14:paraId="37F3D1F3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после получения ТЗ на интеграцию, но не позднее 20 июня 2026</w:t>
            </w:r>
          </w:p>
        </w:tc>
      </w:tr>
    </w:tbl>
    <w:p w14:paraId="29892C0E" w14:textId="77777777" w:rsidR="009B4013" w:rsidRDefault="009B4013" w:rsidP="009B4013">
      <w:pPr>
        <w:pStyle w:val="a3"/>
        <w:rPr>
          <w:rFonts w:eastAsiaTheme="minorHAnsi"/>
        </w:rPr>
      </w:pPr>
      <w:r>
        <w:rPr>
          <w:rFonts w:eastAsiaTheme="minorHAnsi"/>
        </w:rPr>
        <w:t> </w:t>
      </w:r>
    </w:p>
    <w:p w14:paraId="0E6BEFAD" w14:textId="77777777" w:rsidR="009B4013" w:rsidRDefault="009B4013" w:rsidP="009B4013">
      <w:pPr>
        <w:pStyle w:val="3"/>
        <w:shd w:val="clear" w:color="auto" w:fill="FFFFFF"/>
        <w:spacing w:before="482" w:beforeAutospacing="0" w:after="238" w:afterAutospacing="0" w:line="36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030B5F" wp14:editId="22D7F5F5">
                <wp:extent cx="304800" cy="304800"/>
                <wp:effectExtent l="0" t="0" r="0" b="0"/>
                <wp:docPr id="7" name="Прямоугольник 7" descr="https://gsretail.planfix.ru/?action=getfile&amp;uniqueid=644658&amp;planfixauth=0aabc52840c1b7f3d55e900f6194a58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C7C0F3" id="Прямоугольник 7" o:spid="_x0000_s1026" alt="https://gsretail.planfix.ru/?action=getfile&amp;uniqueid=644658&amp;planfixauth=0aabc52840c1b7f3d55e900f6194a58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yyldqMAMA&#10;AEEGAAAOAAAAAAAAAAAAAAAAAC4CAABkcnMvZTJvRG9jLnhtbFBLAQItABQABgAIAAAAIQBMoOks&#10;2AAAAAMBAAAPAAAAAAAAAAAAAAAAAIoFAABkcnMvZG93bnJldi54bWxQSwUGAAAAAAQABADzAAAA&#10;j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eastAsia="Times New Roman"/>
        </w:rPr>
        <w:t xml:space="preserve">2. Модуль «Телефонная система </w:t>
      </w:r>
      <w:proofErr w:type="spellStart"/>
      <w:r>
        <w:rPr>
          <w:rFonts w:eastAsia="Times New Roman"/>
        </w:rPr>
        <w:t>Oktell</w:t>
      </w:r>
      <w:proofErr w:type="spellEnd"/>
      <w:r>
        <w:rPr>
          <w:rFonts w:eastAsia="Times New Roman"/>
        </w:rPr>
        <w:t>»</w:t>
      </w:r>
    </w:p>
    <w:p w14:paraId="5DD68A7A" w14:textId="77777777" w:rsidR="009B4013" w:rsidRDefault="009B4013" w:rsidP="009B4013">
      <w:pPr>
        <w:pStyle w:val="4"/>
        <w:shd w:val="clear" w:color="auto" w:fill="FFFFFF"/>
        <w:spacing w:before="238" w:beforeAutospacing="0" w:after="238" w:afterAutospacing="0" w:line="42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03858E" wp14:editId="6C277259">
                <wp:extent cx="304800" cy="304800"/>
                <wp:effectExtent l="0" t="0" r="0" b="0"/>
                <wp:docPr id="6" name="Прямоугольник 6" descr="https://gsretail.planfix.ru/?action=getfile&amp;uniqueid=644660&amp;planfixauth=6645d4e2b7e089294fc4a92306c3a54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547575" id="Прямоугольник 6" o:spid="_x0000_s1026" alt="https://gsretail.planfix.ru/?action=getfile&amp;uniqueid=644660&amp;planfixauth=6645d4e2b7e089294fc4a92306c3a54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vByzZMAMA&#10;AEEGAAAOAAAAAAAAAAAAAAAAAC4CAABkcnMvZTJvRG9jLnhtbFBLAQItABQABgAIAAAAIQBMoOks&#10;2AAAAAMBAAAPAAAAAAAAAAAAAAAAAIoFAABkcnMvZG93bnJldi54bWxQSwUGAAAAAAQABADzAAAA&#10;j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eastAsia="Times New Roman"/>
        </w:rPr>
        <w:t>Договорённости:</w:t>
      </w:r>
    </w:p>
    <w:tbl>
      <w:tblPr>
        <w:tblW w:w="9629" w:type="dxa"/>
        <w:tblCellSpacing w:w="0" w:type="dxa"/>
        <w:tblCellMar>
          <w:top w:w="165" w:type="dxa"/>
          <w:left w:w="165" w:type="dxa"/>
          <w:bottom w:w="165" w:type="dxa"/>
          <w:right w:w="165" w:type="dxa"/>
        </w:tblCellMar>
        <w:tblLook w:val="04A0" w:firstRow="1" w:lastRow="0" w:firstColumn="1" w:lastColumn="0" w:noHBand="0" w:noVBand="1"/>
        <w:tblPrChange w:id="52" w:author="Солдатенко Евгений Павлович" w:date="2026-06-02T10:18:00Z">
          <w:tblPr>
            <w:tblW w:w="9629" w:type="dxa"/>
            <w:tblCellSpacing w:w="0" w:type="dxa"/>
            <w:tblCellMar>
              <w:top w:w="165" w:type="dxa"/>
              <w:left w:w="165" w:type="dxa"/>
              <w:bottom w:w="165" w:type="dxa"/>
              <w:right w:w="16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593"/>
        <w:gridCol w:w="5167"/>
        <w:gridCol w:w="2051"/>
        <w:gridCol w:w="1818"/>
        <w:tblGridChange w:id="53">
          <w:tblGrid>
            <w:gridCol w:w="549"/>
            <w:gridCol w:w="44"/>
            <w:gridCol w:w="5167"/>
            <w:gridCol w:w="2051"/>
            <w:gridCol w:w="1818"/>
          </w:tblGrid>
        </w:tblGridChange>
      </w:tblGrid>
      <w:tr w:rsidR="009B4013" w14:paraId="126E6EF0" w14:textId="77777777" w:rsidTr="002F1197">
        <w:trPr>
          <w:tblCellSpacing w:w="0" w:type="dxa"/>
          <w:trPrChange w:id="54" w:author="Солдатенко Евгений Павлович" w:date="2026-06-02T10:18:00Z">
            <w:trPr>
              <w:tblCellSpacing w:w="0" w:type="dxa"/>
            </w:trPr>
          </w:trPrChange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  <w:tcPrChange w:id="55" w:author="Солдатенко Евгений Павлович" w:date="2026-06-02T10:18:00Z">
              <w:tcPr>
                <w:tcW w:w="55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0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0A8B40DE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№</w:t>
            </w:r>
          </w:p>
        </w:tc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56" w:author="Солдатенко Евгений Павлович" w:date="2026-06-02T10:18:00Z">
              <w:tcPr>
                <w:tcW w:w="6408" w:type="dxa"/>
                <w:gridSpan w:val="2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1B443042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Договоренность</w:t>
            </w:r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57" w:author="Солдатенко Евгений Павлович" w:date="2026-06-02T10:18:00Z">
              <w:tcPr>
                <w:tcW w:w="206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21FC22E1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Ответственный</w:t>
            </w:r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58" w:author="Солдатенко Евгений Павлович" w:date="2026-06-02T10:18:00Z">
              <w:tcPr>
                <w:tcW w:w="607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60D2CF7A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Срок</w:t>
            </w:r>
          </w:p>
        </w:tc>
      </w:tr>
      <w:tr w:rsidR="009B4013" w:rsidDel="002F1197" w14:paraId="0852CFDB" w14:textId="56005A7A" w:rsidTr="002F1197">
        <w:trPr>
          <w:tblCellSpacing w:w="0" w:type="dxa"/>
          <w:del w:id="59" w:author="Солдатенко Евгений Павлович" w:date="2026-06-02T10:18:00Z"/>
          <w:trPrChange w:id="60" w:author="Солдатенко Евгений Павлович" w:date="2026-06-02T10:18:00Z">
            <w:trPr>
              <w:tblCellSpacing w:w="0" w:type="dxa"/>
            </w:trPr>
          </w:trPrChange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  <w:tcPrChange w:id="61" w:author="Солдатенко Евгений Павлович" w:date="2026-06-02T10:18:00Z">
              <w:tcPr>
                <w:tcW w:w="55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0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31A2AB14" w14:textId="3F9905BC" w:rsidR="009B4013" w:rsidDel="002F1197" w:rsidRDefault="009B4013">
            <w:pPr>
              <w:pStyle w:val="a3"/>
              <w:rPr>
                <w:del w:id="62" w:author="Солдатенко Евгений Павлович" w:date="2026-06-02T10:18:00Z"/>
                <w:rFonts w:eastAsiaTheme="minorHAnsi"/>
              </w:rPr>
            </w:pPr>
            <w:del w:id="63" w:author="Солдатенко Евгений Павлович" w:date="2026-06-02T10:18:00Z">
              <w:r w:rsidDel="002F1197">
                <w:rPr>
                  <w:rFonts w:eastAsiaTheme="minorHAnsi"/>
                </w:rPr>
                <w:lastRenderedPageBreak/>
                <w:delText>2.1</w:delText>
              </w:r>
            </w:del>
          </w:p>
        </w:tc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64" w:author="Солдатенко Евгений Павлович" w:date="2026-06-02T10:18:00Z">
              <w:tcPr>
                <w:tcW w:w="6408" w:type="dxa"/>
                <w:gridSpan w:val="2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4889F974" w14:textId="33C43F1A" w:rsidR="009B4013" w:rsidDel="002F1197" w:rsidRDefault="009B4013">
            <w:pPr>
              <w:pStyle w:val="a3"/>
              <w:rPr>
                <w:del w:id="65" w:author="Солдатенко Евгений Павлович" w:date="2026-06-02T10:18:00Z"/>
                <w:rFonts w:eastAsiaTheme="minorHAnsi"/>
              </w:rPr>
            </w:pPr>
            <w:del w:id="66" w:author="Солдатенко Евгений Павлович" w:date="2026-06-02T10:18:00Z">
              <w:r w:rsidDel="002F1197">
                <w:rPr>
                  <w:rFonts w:eastAsiaTheme="minorHAnsi"/>
                </w:rPr>
                <w:delText>Организовать отдельную встречу с вендором Oktell (или сопровождающим подрядчиком) для обсуждения: доступных API способов получения аудиопотока / распознанного текста в реальном времени, управления вызовом извне.</w:delText>
              </w:r>
            </w:del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67" w:author="Солдатенко Евгений Павлович" w:date="2026-06-02T10:18:00Z">
              <w:tcPr>
                <w:tcW w:w="206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7033B326" w14:textId="76765D37" w:rsidR="009B4013" w:rsidDel="002F1197" w:rsidRDefault="009B4013">
            <w:pPr>
              <w:pStyle w:val="a3"/>
              <w:rPr>
                <w:del w:id="68" w:author="Солдатенко Евгений Павлович" w:date="2026-06-02T10:18:00Z"/>
                <w:rFonts w:eastAsiaTheme="minorHAnsi"/>
              </w:rPr>
            </w:pPr>
            <w:del w:id="69" w:author="Солдатенко Евгений Павлович" w:date="2026-06-02T10:18:00Z">
              <w:r w:rsidDel="002F1197">
                <w:rPr>
                  <w:rFonts w:eastAsiaTheme="minorHAnsi"/>
                </w:rPr>
                <w:delText>Заказчик (ДИТ) – организация встречи; Исполнитель – участие</w:delText>
              </w:r>
            </w:del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0" w:type="dxa"/>
            </w:tcMar>
            <w:vAlign w:val="center"/>
            <w:hideMark/>
            <w:tcPrChange w:id="70" w:author="Солдатенко Евгений Павлович" w:date="2026-06-02T10:18:00Z">
              <w:tcPr>
                <w:tcW w:w="607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0" w:type="dxa"/>
                </w:tcMar>
                <w:vAlign w:val="center"/>
                <w:hideMark/>
              </w:tcPr>
            </w:tcPrChange>
          </w:tcPr>
          <w:p w14:paraId="0A6CBB1C" w14:textId="53A758A3" w:rsidR="009B4013" w:rsidDel="002F1197" w:rsidRDefault="009B4013">
            <w:pPr>
              <w:pStyle w:val="a3"/>
              <w:rPr>
                <w:del w:id="71" w:author="Солдатенко Евгений Павлович" w:date="2026-06-02T10:18:00Z"/>
                <w:rFonts w:eastAsiaTheme="minorHAnsi"/>
              </w:rPr>
            </w:pPr>
            <w:del w:id="72" w:author="Солдатенко Евгений Павлович" w:date="2026-06-02T10:18:00Z">
              <w:r w:rsidDel="002F1197">
                <w:rPr>
                  <w:rFonts w:eastAsiaTheme="minorHAnsi"/>
                </w:rPr>
                <w:delText xml:space="preserve">провести встречу </w:delText>
              </w:r>
              <w:commentRangeStart w:id="73"/>
              <w:r w:rsidDel="002F1197">
                <w:rPr>
                  <w:rFonts w:eastAsiaTheme="minorHAnsi"/>
                </w:rPr>
                <w:delText>до 15 июня 2026</w:delText>
              </w:r>
              <w:commentRangeEnd w:id="73"/>
              <w:r w:rsidR="00BF5F89" w:rsidDel="002F1197">
                <w:rPr>
                  <w:rStyle w:val="a4"/>
                </w:rPr>
                <w:commentReference w:id="73"/>
              </w:r>
            </w:del>
          </w:p>
        </w:tc>
      </w:tr>
      <w:tr w:rsidR="002F1197" w14:paraId="7A978E75" w14:textId="77777777" w:rsidTr="002F1197">
        <w:trPr>
          <w:tblCellSpacing w:w="0" w:type="dxa"/>
          <w:ins w:id="74" w:author="Солдатенко Евгений Павлович" w:date="2026-06-02T10:18:00Z"/>
          <w:trPrChange w:id="75" w:author="Солдатенко Евгений Павлович" w:date="2026-06-02T10:18:00Z">
            <w:trPr>
              <w:tblCellSpacing w:w="0" w:type="dxa"/>
            </w:trPr>
          </w:trPrChange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tcPrChange w:id="76" w:author="Солдатенко Евгений Павлович" w:date="2026-06-02T10:18:00Z">
              <w:tcPr>
                <w:tcW w:w="549" w:type="dxa"/>
                <w:gridSpan w:val="2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0" w:type="dxa"/>
                  <w:bottom w:w="159" w:type="dxa"/>
                  <w:right w:w="238" w:type="dxa"/>
                </w:tcMar>
                <w:vAlign w:val="center"/>
              </w:tcPr>
            </w:tcPrChange>
          </w:tcPr>
          <w:p w14:paraId="5BD93D47" w14:textId="38D81573" w:rsidR="002F1197" w:rsidRDefault="002F1197">
            <w:pPr>
              <w:pStyle w:val="a3"/>
              <w:rPr>
                <w:ins w:id="77" w:author="Солдатенко Евгений Павлович" w:date="2026-06-02T10:18:00Z"/>
                <w:rFonts w:eastAsiaTheme="minorHAnsi"/>
              </w:rPr>
            </w:pPr>
            <w:ins w:id="78" w:author="Солдатенко Евгений Павлович" w:date="2026-06-02T10:18:00Z">
              <w:r>
                <w:rPr>
                  <w:rFonts w:eastAsiaTheme="minorHAnsi"/>
                </w:rPr>
                <w:t>2.1.</w:t>
              </w:r>
            </w:ins>
          </w:p>
        </w:tc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tcPrChange w:id="79" w:author="Солдатенко Евгений Павлович" w:date="2026-06-02T10:18:00Z">
              <w:tcPr>
                <w:tcW w:w="521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</w:tcPr>
            </w:tcPrChange>
          </w:tcPr>
          <w:p w14:paraId="3810A73B" w14:textId="296F50E7" w:rsidR="002F1197" w:rsidRDefault="002F1197" w:rsidP="002F1197">
            <w:pPr>
              <w:pStyle w:val="a3"/>
              <w:rPr>
                <w:ins w:id="80" w:author="Солдатенко Евгений Павлович" w:date="2026-06-02T10:18:00Z"/>
                <w:rFonts w:eastAsiaTheme="minorHAnsi"/>
              </w:rPr>
            </w:pPr>
            <w:ins w:id="81" w:author="Солдатенко Евгений Павлович" w:date="2026-06-02T10:19:00Z">
              <w:r>
                <w:rPr>
                  <w:rFonts w:eastAsiaTheme="minorHAnsi"/>
                </w:rPr>
                <w:t xml:space="preserve">Подготовить информацию в части </w:t>
              </w:r>
              <w:r>
                <w:rPr>
                  <w:rFonts w:eastAsiaTheme="minorHAnsi"/>
                </w:rPr>
                <w:t>интеграци</w:t>
              </w:r>
              <w:r>
                <w:rPr>
                  <w:rFonts w:eastAsiaTheme="minorHAnsi"/>
                </w:rPr>
                <w:t>и</w:t>
              </w:r>
              <w:r>
                <w:rPr>
                  <w:rFonts w:eastAsiaTheme="minorHAnsi"/>
                </w:rPr>
                <w:t xml:space="preserve"> </w:t>
              </w:r>
              <w:r>
                <w:rPr>
                  <w:rFonts w:eastAsiaTheme="minorHAnsi"/>
                </w:rPr>
                <w:t xml:space="preserve">с </w:t>
              </w:r>
            </w:ins>
            <w:proofErr w:type="spellStart"/>
            <w:ins w:id="82" w:author="Солдатенко Евгений Павлович" w:date="2026-06-02T10:20:00Z">
              <w:r>
                <w:rPr>
                  <w:rFonts w:eastAsiaTheme="minorHAnsi"/>
                </w:rPr>
                <w:t>Oktell</w:t>
              </w:r>
            </w:ins>
            <w:proofErr w:type="spellEnd"/>
            <w:ins w:id="83" w:author="Солдатенко Евгений Павлович" w:date="2026-06-02T10:19:00Z">
              <w:r>
                <w:rPr>
                  <w:rFonts w:eastAsiaTheme="minorHAnsi"/>
                </w:rPr>
                <w:t xml:space="preserve">: перечень требуемых данных, </w:t>
              </w:r>
            </w:ins>
            <w:ins w:id="84" w:author="Солдатенко Евгений Павлович" w:date="2026-06-02T10:20:00Z">
              <w:r>
                <w:rPr>
                  <w:rFonts w:eastAsiaTheme="minorHAnsi"/>
                </w:rPr>
                <w:t xml:space="preserve"> </w:t>
              </w:r>
            </w:ins>
            <w:ins w:id="85" w:author="Солдатенко Евгений Павлович" w:date="2026-06-02T10:19:00Z">
              <w:r>
                <w:rPr>
                  <w:rFonts w:eastAsiaTheme="minorHAnsi"/>
                </w:rPr>
                <w:t>формат, триггеры, предполагаемый протокол</w:t>
              </w:r>
            </w:ins>
            <w:ins w:id="86" w:author="Солдатенко Евгений Павлович" w:date="2026-06-02T10:20:00Z">
              <w:r>
                <w:rPr>
                  <w:rFonts w:eastAsiaTheme="minorHAnsi"/>
                </w:rPr>
                <w:t xml:space="preserve"> взаимодействия</w:t>
              </w:r>
            </w:ins>
            <w:ins w:id="87" w:author="Солдатенко Евгений Павлович" w:date="2026-06-02T10:19:00Z">
              <w:r>
                <w:rPr>
                  <w:rFonts w:eastAsiaTheme="minorHAnsi"/>
                </w:rPr>
                <w:t>.</w:t>
              </w:r>
            </w:ins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tcPrChange w:id="88" w:author="Солдатенко Евгений Павлович" w:date="2026-06-02T10:18:00Z">
              <w:tcPr>
                <w:tcW w:w="205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</w:tcPr>
            </w:tcPrChange>
          </w:tcPr>
          <w:p w14:paraId="71EC657C" w14:textId="754A067D" w:rsidR="002F1197" w:rsidRDefault="002F1197">
            <w:pPr>
              <w:pStyle w:val="a3"/>
              <w:rPr>
                <w:ins w:id="89" w:author="Солдатенко Евгений Павлович" w:date="2026-06-02T10:18:00Z"/>
                <w:rFonts w:eastAsiaTheme="minorHAnsi"/>
              </w:rPr>
            </w:pPr>
            <w:ins w:id="90" w:author="Солдатенко Евгений Павлович" w:date="2026-06-02T10:19:00Z">
              <w:r>
                <w:rPr>
                  <w:rFonts w:eastAsiaTheme="minorHAnsi"/>
                </w:rPr>
                <w:t>Исполнитель</w:t>
              </w:r>
            </w:ins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0" w:type="dxa"/>
            </w:tcMar>
            <w:vAlign w:val="center"/>
            <w:tcPrChange w:id="91" w:author="Солдатенко Евгений Павлович" w:date="2026-06-02T10:18:00Z">
              <w:tcPr>
                <w:tcW w:w="181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0" w:type="dxa"/>
                </w:tcMar>
                <w:vAlign w:val="center"/>
              </w:tcPr>
            </w:tcPrChange>
          </w:tcPr>
          <w:p w14:paraId="14FE4B33" w14:textId="69B3BB3F" w:rsidR="002F1197" w:rsidRDefault="002F1197" w:rsidP="002F1197">
            <w:pPr>
              <w:pStyle w:val="a3"/>
              <w:rPr>
                <w:ins w:id="92" w:author="Солдатенко Евгений Павлович" w:date="2026-06-02T10:18:00Z"/>
                <w:rFonts w:eastAsiaTheme="minorHAnsi"/>
              </w:rPr>
            </w:pPr>
            <w:ins w:id="93" w:author="Солдатенко Евгений Павлович" w:date="2026-06-02T10:20:00Z">
              <w:r>
                <w:rPr>
                  <w:rFonts w:eastAsiaTheme="minorHAnsi"/>
                </w:rPr>
                <w:t xml:space="preserve">до </w:t>
              </w:r>
            </w:ins>
            <w:commentRangeStart w:id="94"/>
            <w:ins w:id="95" w:author="Солдатенко Евгений Павлович" w:date="2026-06-02T10:21:00Z">
              <w:r>
                <w:rPr>
                  <w:rFonts w:eastAsiaTheme="minorHAnsi"/>
                </w:rPr>
                <w:t>4</w:t>
              </w:r>
            </w:ins>
            <w:ins w:id="96" w:author="Солдатенко Евгений Павлович" w:date="2026-06-02T10:20:00Z">
              <w:r>
                <w:rPr>
                  <w:rFonts w:eastAsiaTheme="minorHAnsi"/>
                </w:rPr>
                <w:t xml:space="preserve"> июня </w:t>
              </w:r>
            </w:ins>
            <w:commentRangeEnd w:id="94"/>
            <w:ins w:id="97" w:author="Солдатенко Евгений Павлович" w:date="2026-06-02T10:21:00Z">
              <w:r>
                <w:rPr>
                  <w:rStyle w:val="a4"/>
                </w:rPr>
                <w:commentReference w:id="94"/>
              </w:r>
            </w:ins>
            <w:ins w:id="98" w:author="Солдатенко Евгений Павлович" w:date="2026-06-02T10:20:00Z">
              <w:r>
                <w:rPr>
                  <w:rFonts w:eastAsiaTheme="minorHAnsi"/>
                </w:rPr>
                <w:t>2026</w:t>
              </w:r>
            </w:ins>
          </w:p>
        </w:tc>
      </w:tr>
      <w:tr w:rsidR="009B4013" w:rsidDel="00286E63" w14:paraId="69BE6A90" w14:textId="12B87E44" w:rsidTr="002F1197">
        <w:trPr>
          <w:tblCellSpacing w:w="0" w:type="dxa"/>
          <w:del w:id="99" w:author="Солдатенко Евгений Павлович" w:date="2026-06-02T10:05:00Z"/>
          <w:trPrChange w:id="100" w:author="Солдатенко Евгений Павлович" w:date="2026-06-02T10:18:00Z">
            <w:trPr>
              <w:tblCellSpacing w:w="0" w:type="dxa"/>
            </w:trPr>
          </w:trPrChange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  <w:tcPrChange w:id="101" w:author="Солдатенко Евгений Павлович" w:date="2026-06-02T10:18:00Z">
              <w:tcPr>
                <w:tcW w:w="55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0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6BFCBE40" w14:textId="583970B7" w:rsidR="009B4013" w:rsidDel="00286E63" w:rsidRDefault="009B4013">
            <w:pPr>
              <w:pStyle w:val="a3"/>
              <w:rPr>
                <w:del w:id="102" w:author="Солдатенко Евгений Павлович" w:date="2026-06-02T10:05:00Z"/>
                <w:rFonts w:eastAsiaTheme="minorHAnsi"/>
              </w:rPr>
            </w:pPr>
            <w:del w:id="103" w:author="Солдатенко Евгений Павлович" w:date="2026-06-02T10:05:00Z">
              <w:r w:rsidDel="00286E63">
                <w:rPr>
                  <w:rFonts w:eastAsiaTheme="minorHAnsi"/>
                </w:rPr>
                <w:delText>2.2</w:delText>
              </w:r>
            </w:del>
          </w:p>
        </w:tc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104" w:author="Солдатенко Евгений Павлович" w:date="2026-06-02T10:18:00Z">
              <w:tcPr>
                <w:tcW w:w="6408" w:type="dxa"/>
                <w:gridSpan w:val="2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5A1B9835" w14:textId="346DE558" w:rsidR="009B4013" w:rsidDel="00286E63" w:rsidRDefault="009B4013">
            <w:pPr>
              <w:pStyle w:val="a3"/>
              <w:rPr>
                <w:del w:id="105" w:author="Солдатенко Евгений Павлович" w:date="2026-06-02T10:05:00Z"/>
                <w:rFonts w:eastAsiaTheme="minorHAnsi"/>
              </w:rPr>
            </w:pPr>
            <w:commentRangeStart w:id="106"/>
            <w:del w:id="107" w:author="Солдатенко Евгений Павлович" w:date="2026-06-02T10:05:00Z">
              <w:r w:rsidDel="00286E63">
                <w:rPr>
                  <w:rFonts w:eastAsiaTheme="minorHAnsi"/>
                </w:rPr>
                <w:delText>Использовать собственное распознавание речи (не полагаться на сервис Lexicon).</w:delText>
              </w:r>
            </w:del>
            <w:commentRangeEnd w:id="106"/>
            <w:r w:rsidR="002F1197">
              <w:rPr>
                <w:rStyle w:val="a4"/>
              </w:rPr>
              <w:commentReference w:id="106"/>
            </w:r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108" w:author="Солдатенко Евгений Павлович" w:date="2026-06-02T10:18:00Z">
              <w:tcPr>
                <w:tcW w:w="206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6FAB05F0" w14:textId="76935CEA" w:rsidR="009B4013" w:rsidDel="00286E63" w:rsidRDefault="009B4013">
            <w:pPr>
              <w:pStyle w:val="a3"/>
              <w:rPr>
                <w:del w:id="109" w:author="Солдатенко Евгений Павлович" w:date="2026-06-02T10:05:00Z"/>
                <w:rFonts w:eastAsiaTheme="minorHAnsi"/>
              </w:rPr>
            </w:pPr>
            <w:del w:id="110" w:author="Солдатенко Евгений Павлович" w:date="2026-06-02T10:05:00Z">
              <w:r w:rsidDel="00286E63">
                <w:rPr>
                  <w:rFonts w:eastAsiaTheme="minorHAnsi"/>
                </w:rPr>
                <w:delText>Исполнитель</w:delText>
              </w:r>
            </w:del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0" w:type="dxa"/>
            </w:tcMar>
            <w:vAlign w:val="center"/>
            <w:hideMark/>
            <w:tcPrChange w:id="111" w:author="Солдатенко Евгений Павлович" w:date="2026-06-02T10:18:00Z">
              <w:tcPr>
                <w:tcW w:w="607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0" w:type="dxa"/>
                </w:tcMar>
                <w:vAlign w:val="center"/>
                <w:hideMark/>
              </w:tcPr>
            </w:tcPrChange>
          </w:tcPr>
          <w:p w14:paraId="0F0FBC7B" w14:textId="249F6A29" w:rsidR="009B4013" w:rsidDel="00286E63" w:rsidRDefault="009B4013">
            <w:pPr>
              <w:pStyle w:val="a3"/>
              <w:rPr>
                <w:del w:id="112" w:author="Солдатенко Евгений Павлович" w:date="2026-06-02T10:05:00Z"/>
                <w:rFonts w:eastAsiaTheme="minorHAnsi"/>
              </w:rPr>
            </w:pPr>
            <w:del w:id="113" w:author="Солдатенко Евгений Павлович" w:date="2026-06-02T10:05:00Z">
              <w:r w:rsidDel="00286E63">
                <w:rPr>
                  <w:rFonts w:eastAsiaTheme="minorHAnsi"/>
                </w:rPr>
                <w:delText>в ходе разработки</w:delText>
              </w:r>
            </w:del>
          </w:p>
        </w:tc>
      </w:tr>
      <w:tr w:rsidR="009B4013" w14:paraId="513F8174" w14:textId="77777777" w:rsidTr="002F1197">
        <w:trPr>
          <w:tblCellSpacing w:w="0" w:type="dxa"/>
          <w:trPrChange w:id="114" w:author="Солдатенко Евгений Павлович" w:date="2026-06-02T10:18:00Z">
            <w:trPr>
              <w:tblCellSpacing w:w="0" w:type="dxa"/>
            </w:trPr>
          </w:trPrChange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  <w:tcPrChange w:id="115" w:author="Солдатенко Евгений Павлович" w:date="2026-06-02T10:18:00Z">
              <w:tcPr>
                <w:tcW w:w="55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0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490AF2C6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2.3</w:t>
            </w:r>
          </w:p>
        </w:tc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116" w:author="Солдатенко Евгений Павлович" w:date="2026-06-02T10:18:00Z">
              <w:tcPr>
                <w:tcW w:w="6408" w:type="dxa"/>
                <w:gridSpan w:val="2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44107550" w14:textId="37362618" w:rsidR="009B4013" w:rsidRDefault="009B4013" w:rsidP="002F1197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Обеспечить </w:t>
            </w:r>
            <w:del w:id="117" w:author="Солдатенко Евгений Павлович" w:date="2026-06-02T10:21:00Z">
              <w:r w:rsidDel="002F1197">
                <w:rPr>
                  <w:rFonts w:eastAsiaTheme="minorHAnsi"/>
                </w:rPr>
                <w:delText>тестовый контур</w:delText>
              </w:r>
            </w:del>
            <w:ins w:id="118" w:author="Солдатенко Евгений Павлович" w:date="2026-06-02T10:21:00Z">
              <w:r w:rsidR="002F1197">
                <w:rPr>
                  <w:rFonts w:eastAsiaTheme="minorHAnsi"/>
                </w:rPr>
                <w:t>возможность тестирования</w:t>
              </w:r>
            </w:ins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Oktell</w:t>
            </w:r>
            <w:proofErr w:type="spellEnd"/>
            <w:r>
              <w:rPr>
                <w:rFonts w:eastAsiaTheme="minorHAnsi"/>
              </w:rPr>
              <w:t xml:space="preserve"> </w:t>
            </w:r>
            <w:ins w:id="119" w:author="Солдатенко Евгений Павлович" w:date="2026-06-02T10:22:00Z">
              <w:r w:rsidR="002F1197">
                <w:rPr>
                  <w:rFonts w:eastAsiaTheme="minorHAnsi"/>
                </w:rPr>
                <w:t xml:space="preserve">с </w:t>
              </w:r>
            </w:ins>
            <w:r>
              <w:rPr>
                <w:rFonts w:eastAsiaTheme="minorHAnsi"/>
              </w:rPr>
              <w:t>телефонной линией (</w:t>
            </w:r>
            <w:del w:id="120" w:author="Солдатенко Евгений Павлович" w:date="2026-06-02T10:21:00Z">
              <w:r w:rsidDel="002F1197">
                <w:rPr>
                  <w:rFonts w:eastAsiaTheme="minorHAnsi"/>
                </w:rPr>
                <w:delText xml:space="preserve">или </w:delText>
              </w:r>
            </w:del>
            <w:r>
              <w:rPr>
                <w:rFonts w:eastAsiaTheme="minorHAnsi"/>
              </w:rPr>
              <w:t>возможностью тестировать интеграцию с реальным звонком в продуктивной среде с маркировкой тестовых вызовов).</w:t>
            </w:r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121" w:author="Солдатенко Евгений Павлович" w:date="2026-06-02T10:18:00Z">
              <w:tcPr>
                <w:tcW w:w="206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467160AB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Заказчик (ДИТ)</w:t>
            </w:r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0" w:type="dxa"/>
            </w:tcMar>
            <w:vAlign w:val="center"/>
            <w:hideMark/>
            <w:tcPrChange w:id="122" w:author="Солдатенко Евгений Павлович" w:date="2026-06-02T10:18:00Z">
              <w:tcPr>
                <w:tcW w:w="607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0" w:type="dxa"/>
                </w:tcMar>
                <w:vAlign w:val="center"/>
                <w:hideMark/>
              </w:tcPr>
            </w:tcPrChange>
          </w:tcPr>
          <w:p w14:paraId="06965B76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Внести в план ДИТ, результат – до начала этапа тестирования (ориентировочно до 15 июля 2026)</w:t>
            </w:r>
          </w:p>
        </w:tc>
      </w:tr>
      <w:tr w:rsidR="009B4013" w:rsidDel="00286E63" w14:paraId="5C06B45B" w14:textId="1BC0CC59" w:rsidTr="002F1197">
        <w:trPr>
          <w:tblCellSpacing w:w="0" w:type="dxa"/>
          <w:del w:id="123" w:author="Солдатенко Евгений Павлович" w:date="2026-06-02T10:09:00Z"/>
          <w:trPrChange w:id="124" w:author="Солдатенко Евгений Павлович" w:date="2026-06-02T10:18:00Z">
            <w:trPr>
              <w:tblCellSpacing w:w="0" w:type="dxa"/>
            </w:trPr>
          </w:trPrChange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  <w:tcPrChange w:id="125" w:author="Солдатенко Евгений Павлович" w:date="2026-06-02T10:18:00Z">
              <w:tcPr>
                <w:tcW w:w="55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0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0C5612D7" w14:textId="5EAB098E" w:rsidR="009B4013" w:rsidDel="00286E63" w:rsidRDefault="009B4013">
            <w:pPr>
              <w:pStyle w:val="a3"/>
              <w:rPr>
                <w:del w:id="126" w:author="Солдатенко Евгений Павлович" w:date="2026-06-02T10:09:00Z"/>
                <w:rFonts w:eastAsiaTheme="minorHAnsi"/>
              </w:rPr>
            </w:pPr>
            <w:del w:id="127" w:author="Солдатенко Евгений Павлович" w:date="2026-06-02T10:09:00Z">
              <w:r w:rsidDel="00286E63">
                <w:rPr>
                  <w:rFonts w:eastAsiaTheme="minorHAnsi"/>
                </w:rPr>
                <w:delText>2.4</w:delText>
              </w:r>
            </w:del>
          </w:p>
        </w:tc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128" w:author="Солдатенко Евгений Павлович" w:date="2026-06-02T10:18:00Z">
              <w:tcPr>
                <w:tcW w:w="6408" w:type="dxa"/>
                <w:gridSpan w:val="2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5D1D7175" w14:textId="3927BE3E" w:rsidR="009B4013" w:rsidDel="00286E63" w:rsidRDefault="009B4013">
            <w:pPr>
              <w:pStyle w:val="a3"/>
              <w:rPr>
                <w:del w:id="129" w:author="Солдатенко Евгений Павлович" w:date="2026-06-02T10:09:00Z"/>
                <w:rFonts w:eastAsiaTheme="minorHAnsi"/>
              </w:rPr>
            </w:pPr>
            <w:commentRangeStart w:id="130"/>
            <w:del w:id="131" w:author="Солдатенко Евгений Павлович" w:date="2026-06-02T10:09:00Z">
              <w:r w:rsidDel="00286E63">
                <w:rPr>
                  <w:rFonts w:eastAsiaTheme="minorHAnsi"/>
                </w:rPr>
                <w:delText xml:space="preserve">В рамках текущего </w:delText>
              </w:r>
            </w:del>
            <w:commentRangeEnd w:id="130"/>
            <w:r w:rsidR="002F1197">
              <w:rPr>
                <w:rStyle w:val="a4"/>
              </w:rPr>
              <w:commentReference w:id="130"/>
            </w:r>
            <w:del w:id="132" w:author="Солдатенко Евгений Павлович" w:date="2026-06-02T10:09:00Z">
              <w:r w:rsidDel="00286E63">
                <w:rPr>
                  <w:rFonts w:eastAsiaTheme="minorHAnsi"/>
                </w:rPr>
                <w:delText>ТЗ не анализировать историю предыдущих обращений с номера телефона (только текущий диалог).</w:delText>
              </w:r>
            </w:del>
          </w:p>
        </w:tc>
        <w:tc>
          <w:tcPr>
            <w:tcW w:w="2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133" w:author="Солдатенко Евгений Павлович" w:date="2026-06-02T10:18:00Z">
              <w:tcPr>
                <w:tcW w:w="206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4D968DEA" w14:textId="312F4F0B" w:rsidR="009B4013" w:rsidDel="00286E63" w:rsidRDefault="009B4013">
            <w:pPr>
              <w:pStyle w:val="a3"/>
              <w:rPr>
                <w:del w:id="134" w:author="Солдатенко Евгений Павлович" w:date="2026-06-02T10:09:00Z"/>
                <w:rFonts w:eastAsiaTheme="minorHAnsi"/>
              </w:rPr>
            </w:pPr>
            <w:del w:id="135" w:author="Солдатенко Евгений Павлович" w:date="2026-06-02T10:09:00Z">
              <w:r w:rsidDel="00286E63">
                <w:rPr>
                  <w:rFonts w:eastAsiaTheme="minorHAnsi"/>
                </w:rPr>
                <w:delText>Исполнитель</w:delText>
              </w:r>
            </w:del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0" w:type="dxa"/>
            </w:tcMar>
            <w:vAlign w:val="center"/>
            <w:hideMark/>
            <w:tcPrChange w:id="136" w:author="Солдатенко Евгений Павлович" w:date="2026-06-02T10:18:00Z">
              <w:tcPr>
                <w:tcW w:w="607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0" w:type="dxa"/>
                </w:tcMar>
                <w:vAlign w:val="center"/>
                <w:hideMark/>
              </w:tcPr>
            </w:tcPrChange>
          </w:tcPr>
          <w:p w14:paraId="23CF1FE1" w14:textId="0E1A2316" w:rsidR="009B4013" w:rsidDel="00286E63" w:rsidRDefault="009B4013">
            <w:pPr>
              <w:pStyle w:val="a3"/>
              <w:rPr>
                <w:del w:id="137" w:author="Солдатенко Евгений Павлович" w:date="2026-06-02T10:09:00Z"/>
                <w:rFonts w:eastAsiaTheme="minorHAnsi"/>
              </w:rPr>
            </w:pPr>
            <w:del w:id="138" w:author="Солдатенко Евгений Павлович" w:date="2026-06-02T10:09:00Z">
              <w:r w:rsidDel="00286E63">
                <w:rPr>
                  <w:rFonts w:eastAsiaTheme="minorHAnsi"/>
                </w:rPr>
                <w:delText>соблюдается при разработке</w:delText>
              </w:r>
            </w:del>
          </w:p>
        </w:tc>
      </w:tr>
    </w:tbl>
    <w:p w14:paraId="0841FB0D" w14:textId="77777777" w:rsidR="009B4013" w:rsidRDefault="009B4013" w:rsidP="009B4013">
      <w:pPr>
        <w:pStyle w:val="a3"/>
        <w:rPr>
          <w:rFonts w:eastAsiaTheme="minorHAnsi"/>
        </w:rPr>
      </w:pPr>
      <w:r>
        <w:rPr>
          <w:rFonts w:eastAsiaTheme="minorHAnsi"/>
        </w:rPr>
        <w:t> </w:t>
      </w:r>
    </w:p>
    <w:p w14:paraId="6648DC17" w14:textId="77777777" w:rsidR="009B4013" w:rsidRDefault="009B4013" w:rsidP="009B4013">
      <w:pPr>
        <w:pStyle w:val="3"/>
        <w:shd w:val="clear" w:color="auto" w:fill="FFFFFF"/>
        <w:spacing w:before="482" w:beforeAutospacing="0" w:after="238" w:afterAutospacing="0" w:line="36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5AB166" wp14:editId="725473A3">
                <wp:extent cx="304800" cy="304800"/>
                <wp:effectExtent l="0" t="0" r="0" b="0"/>
                <wp:docPr id="5" name="Прямоугольник 5" descr="https://gsretail.planfix.ru/?action=getfile&amp;uniqueid=644662&amp;planfixauth=e4decd4500bfc8449bc94b15fcd04fd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1C221" id="Прямоугольник 5" o:spid="_x0000_s1026" alt="https://gsretail.planfix.ru/?action=getfile&amp;uniqueid=644662&amp;planfixauth=e4decd4500bfc8449bc94b15fcd04fd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MFEXV0vAwAA&#10;QQYAAA4AAAAAAAAAAAAAAAAALgIAAGRycy9lMm9Eb2MueG1sUEsBAi0AFAAGAAgAAAAhAEyg6SzY&#10;AAAAAwEAAA8AAAAAAAAAAAAAAAAAiQUAAGRycy9kb3ducmV2LnhtbFBLBQYAAAAABAAEAPMAAACO&#10;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eastAsia="Times New Roman"/>
        </w:rPr>
        <w:t>3. Тестовый сервер для суфлера и удалённый доступ</w:t>
      </w:r>
    </w:p>
    <w:p w14:paraId="14304B4E" w14:textId="77777777" w:rsidR="009B4013" w:rsidRDefault="009B4013" w:rsidP="009B4013">
      <w:pPr>
        <w:pStyle w:val="4"/>
        <w:shd w:val="clear" w:color="auto" w:fill="FFFFFF"/>
        <w:spacing w:before="238" w:beforeAutospacing="0" w:after="238" w:afterAutospacing="0" w:line="42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E52F66" wp14:editId="6F582735">
                <wp:extent cx="304800" cy="304800"/>
                <wp:effectExtent l="0" t="0" r="0" b="0"/>
                <wp:docPr id="4" name="Прямоугольник 4" descr="https://gsretail.planfix.ru/?action=getfile&amp;uniqueid=644664&amp;planfixauth=783062f03366e51132f00dc17017d2e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076D9" id="Прямоугольник 4" o:spid="_x0000_s1026" alt="https://gsretail.planfix.ru/?action=getfile&amp;uniqueid=644664&amp;planfixauth=783062f03366e51132f00dc17017d2e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IG5YRS4DAABB&#10;BgAADgAAAAAAAAAAAAAAAAAuAgAAZHJzL2Uyb0RvYy54bWxQSwECLQAUAAYACAAAACEATKDpLNgA&#10;AAADAQAADwAAAAAAAAAAAAAAAACIBQAAZHJzL2Rvd25yZXYueG1sUEsFBgAAAAAEAAQA8wAAAI0G&#10;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eastAsia="Times New Roman"/>
        </w:rPr>
        <w:br/>
        <w:t> </w:t>
      </w:r>
    </w:p>
    <w:tbl>
      <w:tblPr>
        <w:tblW w:w="9734" w:type="dxa"/>
        <w:tblCellSpacing w:w="0" w:type="dxa"/>
        <w:tblCellMar>
          <w:top w:w="165" w:type="dxa"/>
          <w:left w:w="165" w:type="dxa"/>
          <w:bottom w:w="165" w:type="dxa"/>
          <w:right w:w="165" w:type="dxa"/>
        </w:tblCellMar>
        <w:tblLook w:val="04A0" w:firstRow="1" w:lastRow="0" w:firstColumn="1" w:lastColumn="0" w:noHBand="0" w:noVBand="1"/>
      </w:tblPr>
      <w:tblGrid>
        <w:gridCol w:w="593"/>
        <w:gridCol w:w="5113"/>
        <w:gridCol w:w="2318"/>
        <w:gridCol w:w="1635"/>
        <w:gridCol w:w="75"/>
      </w:tblGrid>
      <w:tr w:rsidR="009B4013" w14:paraId="791D586F" w14:textId="77777777" w:rsidTr="009B4013">
        <w:trPr>
          <w:tblCellSpacing w:w="0" w:type="dxa"/>
        </w:trPr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</w:tcPr>
          <w:p w14:paraId="1BC5A6DC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№</w:t>
            </w:r>
          </w:p>
        </w:tc>
        <w:tc>
          <w:tcPr>
            <w:tcW w:w="6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</w:tcPr>
          <w:p w14:paraId="089F1041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Договоренность</w:t>
            </w:r>
          </w:p>
        </w:tc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</w:tcPr>
          <w:p w14:paraId="593F4848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Ответственный</w:t>
            </w:r>
          </w:p>
        </w:tc>
        <w:tc>
          <w:tcPr>
            <w:tcW w:w="5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</w:tcPr>
          <w:p w14:paraId="6BC4D49C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Срок</w:t>
            </w:r>
          </w:p>
        </w:tc>
      </w:tr>
      <w:tr w:rsidR="009B4013" w14:paraId="09CB0760" w14:textId="77777777" w:rsidTr="009B4013">
        <w:trPr>
          <w:gridAfter w:val="1"/>
          <w:wAfter w:w="105" w:type="dxa"/>
          <w:tblCellSpacing w:w="0" w:type="dxa"/>
        </w:trPr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</w:tcPr>
          <w:p w14:paraId="75D68C96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3.1</w:t>
            </w:r>
          </w:p>
        </w:tc>
        <w:tc>
          <w:tcPr>
            <w:tcW w:w="6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</w:tcPr>
          <w:p w14:paraId="42DC56D8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Предоставить письменные требования к тестовому серверу: ОС , CPU, RAM, GPU (тип и объем), дисковое пространство, предустановленное ПО</w:t>
            </w:r>
          </w:p>
        </w:tc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</w:tcPr>
          <w:p w14:paraId="19FC7C28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Исполнитель</w:t>
            </w:r>
          </w:p>
        </w:tc>
        <w:tc>
          <w:tcPr>
            <w:tcW w:w="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0" w:type="dxa"/>
            </w:tcMar>
            <w:vAlign w:val="center"/>
            <w:hideMark/>
          </w:tcPr>
          <w:p w14:paraId="0633BC4A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до 4 июня 2026</w:t>
            </w:r>
          </w:p>
        </w:tc>
      </w:tr>
      <w:tr w:rsidR="009B4013" w14:paraId="116EF2E4" w14:textId="77777777" w:rsidTr="002F1197">
        <w:trPr>
          <w:gridAfter w:val="1"/>
          <w:wAfter w:w="105" w:type="dxa"/>
          <w:trHeight w:val="1299"/>
          <w:tblCellSpacing w:w="0" w:type="dxa"/>
        </w:trPr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</w:tcPr>
          <w:p w14:paraId="4CE6B2F5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3.2</w:t>
            </w:r>
          </w:p>
        </w:tc>
        <w:tc>
          <w:tcPr>
            <w:tcW w:w="6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</w:tcPr>
          <w:p w14:paraId="496C4CFA" w14:textId="188409C2" w:rsidR="009B4013" w:rsidRDefault="009B4013">
            <w:pPr>
              <w:pStyle w:val="a3"/>
              <w:rPr>
                <w:rFonts w:eastAsiaTheme="minorHAnsi"/>
              </w:rPr>
            </w:pPr>
            <w:del w:id="139" w:author="Солдатенко Евгений Павлович" w:date="2026-06-02T10:26:00Z">
              <w:r w:rsidDel="00FE5C3C">
                <w:rPr>
                  <w:rFonts w:eastAsiaTheme="minorHAnsi"/>
                </w:rPr>
                <w:delText xml:space="preserve">Выделить </w:delText>
              </w:r>
            </w:del>
            <w:ins w:id="140" w:author="Солдатенко Евгений Павлович" w:date="2026-06-02T10:26:00Z">
              <w:r w:rsidR="00FE5C3C">
                <w:rPr>
                  <w:rFonts w:eastAsiaTheme="minorHAnsi"/>
                </w:rPr>
                <w:t>Создать тестовый сервер</w:t>
              </w:r>
              <w:r w:rsidR="00FE5C3C">
                <w:rPr>
                  <w:rFonts w:eastAsiaTheme="minorHAnsi"/>
                </w:rPr>
                <w:t xml:space="preserve"> </w:t>
              </w:r>
              <w:r w:rsidR="00FE5C3C">
                <w:rPr>
                  <w:rFonts w:eastAsiaTheme="minorHAnsi"/>
                </w:rPr>
                <w:t>(</w:t>
              </w:r>
            </w:ins>
            <w:r>
              <w:rPr>
                <w:rFonts w:eastAsiaTheme="minorHAnsi"/>
              </w:rPr>
              <w:t>виртуальную машину</w:t>
            </w:r>
            <w:ins w:id="141" w:author="Солдатенко Евгений Павлович" w:date="2026-06-02T10:26:00Z">
              <w:r w:rsidR="00FE5C3C">
                <w:rPr>
                  <w:rFonts w:eastAsiaTheme="minorHAnsi"/>
                </w:rPr>
                <w:t>)</w:t>
              </w:r>
            </w:ins>
            <w:r>
              <w:rPr>
                <w:rFonts w:eastAsiaTheme="minorHAnsi"/>
              </w:rPr>
              <w:t xml:space="preserve"> согласно требованиям. Обеспечить сетевую связанность с тестовыми контурами </w:t>
            </w:r>
            <w:proofErr w:type="spellStart"/>
            <w:r>
              <w:rPr>
                <w:rFonts w:eastAsiaTheme="minorHAnsi"/>
              </w:rPr>
              <w:t>Oktell</w:t>
            </w:r>
            <w:proofErr w:type="spellEnd"/>
            <w:r>
              <w:rPr>
                <w:rFonts w:eastAsiaTheme="minorHAnsi"/>
              </w:rPr>
              <w:t xml:space="preserve"> и </w:t>
            </w:r>
            <w:proofErr w:type="spellStart"/>
            <w:r>
              <w:rPr>
                <w:rFonts w:eastAsiaTheme="minorHAnsi"/>
              </w:rPr>
              <w:t>Битрикс</w:t>
            </w:r>
            <w:proofErr w:type="spellEnd"/>
            <w:r>
              <w:rPr>
                <w:rFonts w:eastAsiaTheme="minorHAnsi"/>
              </w:rPr>
              <w:t>.</w:t>
            </w:r>
          </w:p>
        </w:tc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</w:tcPr>
          <w:p w14:paraId="5AD1E2D8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Заказчик (ДИТ)</w:t>
            </w:r>
          </w:p>
        </w:tc>
        <w:tc>
          <w:tcPr>
            <w:tcW w:w="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0" w:type="dxa"/>
            </w:tcMar>
            <w:vAlign w:val="center"/>
            <w:hideMark/>
          </w:tcPr>
          <w:p w14:paraId="40F85202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в течение 2 недель после получения требований (до 18 июня 2026)</w:t>
            </w:r>
          </w:p>
        </w:tc>
      </w:tr>
      <w:tr w:rsidR="009B4013" w14:paraId="11AB4159" w14:textId="77777777" w:rsidTr="009B4013">
        <w:trPr>
          <w:gridAfter w:val="1"/>
          <w:wAfter w:w="105" w:type="dxa"/>
          <w:tblCellSpacing w:w="0" w:type="dxa"/>
        </w:trPr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</w:tcPr>
          <w:p w14:paraId="6868D856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3.3</w:t>
            </w:r>
          </w:p>
        </w:tc>
        <w:tc>
          <w:tcPr>
            <w:tcW w:w="6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</w:tcPr>
          <w:p w14:paraId="19404E56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Подать заявку на удаленный доступ (по форме, которую предоставляет банк). </w:t>
            </w:r>
            <w:commentRangeStart w:id="142"/>
            <w:r>
              <w:rPr>
                <w:rFonts w:eastAsiaTheme="minorHAnsi"/>
              </w:rPr>
              <w:t xml:space="preserve">Заключить договор с </w:t>
            </w:r>
            <w:proofErr w:type="spellStart"/>
            <w:r>
              <w:rPr>
                <w:rFonts w:eastAsiaTheme="minorHAnsi"/>
              </w:rPr>
              <w:t>BelVPN</w:t>
            </w:r>
            <w:proofErr w:type="spellEnd"/>
            <w:r>
              <w:rPr>
                <w:rFonts w:eastAsiaTheme="minorHAnsi"/>
              </w:rPr>
              <w:t>.</w:t>
            </w:r>
            <w:commentRangeEnd w:id="142"/>
            <w:r w:rsidR="00FE5C3C">
              <w:rPr>
                <w:rStyle w:val="a4"/>
              </w:rPr>
              <w:commentReference w:id="142"/>
            </w:r>
          </w:p>
        </w:tc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</w:tcPr>
          <w:p w14:paraId="5309ECB8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Исполнитель</w:t>
            </w:r>
          </w:p>
        </w:tc>
        <w:tc>
          <w:tcPr>
            <w:tcW w:w="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0" w:type="dxa"/>
            </w:tcMar>
            <w:vAlign w:val="center"/>
            <w:hideMark/>
          </w:tcPr>
          <w:p w14:paraId="3ECB2084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до 5 июня 2026</w:t>
            </w:r>
          </w:p>
        </w:tc>
      </w:tr>
      <w:tr w:rsidR="009B4013" w14:paraId="7C13CA63" w14:textId="77777777" w:rsidTr="009B4013">
        <w:trPr>
          <w:gridAfter w:val="1"/>
          <w:wAfter w:w="105" w:type="dxa"/>
          <w:tblCellSpacing w:w="0" w:type="dxa"/>
        </w:trPr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</w:tcPr>
          <w:p w14:paraId="71F69B31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lastRenderedPageBreak/>
              <w:t>3.4</w:t>
            </w:r>
          </w:p>
        </w:tc>
        <w:tc>
          <w:tcPr>
            <w:tcW w:w="6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</w:tcPr>
          <w:p w14:paraId="1CAC98EB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Проверить защищенность контура Исполнителя, выдать заключение и спроектировать способ удаленного подключения (VPN).</w:t>
            </w:r>
          </w:p>
        </w:tc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</w:tcPr>
          <w:p w14:paraId="24733B6D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Заказчик (Центр </w:t>
            </w:r>
            <w:proofErr w:type="spellStart"/>
            <w:r>
              <w:rPr>
                <w:rFonts w:eastAsiaTheme="minorHAnsi"/>
              </w:rPr>
              <w:t>кибербезопасности</w:t>
            </w:r>
            <w:proofErr w:type="spellEnd"/>
            <w:r>
              <w:rPr>
                <w:rFonts w:eastAsiaTheme="minorHAnsi"/>
              </w:rPr>
              <w:t>)</w:t>
            </w:r>
          </w:p>
        </w:tc>
        <w:tc>
          <w:tcPr>
            <w:tcW w:w="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0" w:type="dxa"/>
            </w:tcMar>
            <w:vAlign w:val="center"/>
            <w:hideMark/>
          </w:tcPr>
          <w:p w14:paraId="73BB8615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после получения заявки, в сроки, установленные внутренними процедурами банка</w:t>
            </w:r>
          </w:p>
        </w:tc>
      </w:tr>
      <w:tr w:rsidR="00BF5F89" w14:paraId="42A5B68E" w14:textId="77777777" w:rsidTr="009B4013">
        <w:trPr>
          <w:gridAfter w:val="1"/>
          <w:wAfter w:w="105" w:type="dxa"/>
          <w:tblCellSpacing w:w="0" w:type="dxa"/>
          <w:ins w:id="143" w:author="Солдатенко Евгений Павлович" w:date="2026-06-02T09:14:00Z"/>
        </w:trPr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</w:tcPr>
          <w:p w14:paraId="1E48346C" w14:textId="77777777" w:rsidR="00BF5F89" w:rsidRDefault="00BF5F89">
            <w:pPr>
              <w:pStyle w:val="a3"/>
              <w:rPr>
                <w:ins w:id="144" w:author="Солдатенко Евгений Павлович" w:date="2026-06-02T09:14:00Z"/>
                <w:rFonts w:eastAsiaTheme="minorHAnsi"/>
              </w:rPr>
            </w:pPr>
            <w:ins w:id="145" w:author="Солдатенко Евгений Павлович" w:date="2026-06-02T09:14:00Z">
              <w:r>
                <w:rPr>
                  <w:rFonts w:eastAsiaTheme="minorHAnsi"/>
                </w:rPr>
                <w:t>3.5.</w:t>
              </w:r>
            </w:ins>
          </w:p>
        </w:tc>
        <w:tc>
          <w:tcPr>
            <w:tcW w:w="6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</w:tcPr>
          <w:p w14:paraId="530FE1D5" w14:textId="77777777" w:rsidR="00BF5F89" w:rsidRDefault="00BF5F89">
            <w:pPr>
              <w:pStyle w:val="a3"/>
              <w:rPr>
                <w:ins w:id="146" w:author="Солдатенко Евгений Павлович" w:date="2026-06-02T09:14:00Z"/>
                <w:rFonts w:eastAsiaTheme="minorHAnsi"/>
              </w:rPr>
            </w:pPr>
            <w:ins w:id="147" w:author="Солдатенко Евгений Павлович" w:date="2026-06-02T09:14:00Z">
              <w:r>
                <w:rPr>
                  <w:rFonts w:eastAsiaTheme="minorHAnsi"/>
                </w:rPr>
                <w:t>Пред</w:t>
              </w:r>
            </w:ins>
            <w:ins w:id="148" w:author="Солдатенко Евгений Павлович" w:date="2026-06-02T09:15:00Z">
              <w:r>
                <w:rPr>
                  <w:rFonts w:eastAsiaTheme="minorHAnsi"/>
                </w:rPr>
                <w:t xml:space="preserve">оставить данные сотрудников, </w:t>
              </w:r>
              <w:r w:rsidR="003841AB">
                <w:rPr>
                  <w:rFonts w:eastAsiaTheme="minorHAnsi"/>
                </w:rPr>
                <w:t>которым будет требоваться доступ к тестовой среде банка (по прилагаемой форме)</w:t>
              </w:r>
            </w:ins>
          </w:p>
        </w:tc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</w:tcPr>
          <w:p w14:paraId="235796FA" w14:textId="77777777" w:rsidR="00BF5F89" w:rsidRDefault="003841AB">
            <w:pPr>
              <w:pStyle w:val="a3"/>
              <w:rPr>
                <w:ins w:id="149" w:author="Солдатенко Евгений Павлович" w:date="2026-06-02T09:14:00Z"/>
                <w:rFonts w:eastAsiaTheme="minorHAnsi"/>
              </w:rPr>
            </w:pPr>
            <w:ins w:id="150" w:author="Солдатенко Евгений Павлович" w:date="2026-06-02T09:15:00Z">
              <w:r>
                <w:rPr>
                  <w:rFonts w:eastAsiaTheme="minorHAnsi"/>
                </w:rPr>
                <w:t>Исполнитель</w:t>
              </w:r>
            </w:ins>
          </w:p>
        </w:tc>
        <w:tc>
          <w:tcPr>
            <w:tcW w:w="4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0" w:type="dxa"/>
            </w:tcMar>
            <w:vAlign w:val="center"/>
          </w:tcPr>
          <w:p w14:paraId="7247AC31" w14:textId="77777777" w:rsidR="00BF5F89" w:rsidRDefault="003841AB">
            <w:pPr>
              <w:pStyle w:val="a3"/>
              <w:rPr>
                <w:ins w:id="151" w:author="Солдатенко Евгений Павлович" w:date="2026-06-02T09:14:00Z"/>
                <w:rFonts w:eastAsiaTheme="minorHAnsi"/>
              </w:rPr>
            </w:pPr>
            <w:ins w:id="152" w:author="Солдатенко Евгений Павлович" w:date="2026-06-02T09:15:00Z">
              <w:r>
                <w:rPr>
                  <w:rFonts w:eastAsiaTheme="minorHAnsi"/>
                </w:rPr>
                <w:t>до 5 июня 2026</w:t>
              </w:r>
            </w:ins>
          </w:p>
        </w:tc>
      </w:tr>
    </w:tbl>
    <w:p w14:paraId="6A594F02" w14:textId="77777777" w:rsidR="009B4013" w:rsidRDefault="009B4013" w:rsidP="009B4013">
      <w:pPr>
        <w:pStyle w:val="a3"/>
        <w:rPr>
          <w:rFonts w:eastAsiaTheme="minorHAnsi"/>
        </w:rPr>
      </w:pPr>
      <w:r>
        <w:rPr>
          <w:rFonts w:eastAsiaTheme="minorHAnsi"/>
        </w:rPr>
        <w:t> </w:t>
      </w:r>
    </w:p>
    <w:p w14:paraId="7F38EF5E" w14:textId="77777777" w:rsidR="009B4013" w:rsidRDefault="009B4013" w:rsidP="009B4013">
      <w:pPr>
        <w:pStyle w:val="3"/>
        <w:shd w:val="clear" w:color="auto" w:fill="FFFFFF"/>
        <w:spacing w:before="482" w:beforeAutospacing="0" w:after="238" w:afterAutospacing="0" w:line="36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E4FD37" wp14:editId="22D2DC42">
                <wp:extent cx="304800" cy="304800"/>
                <wp:effectExtent l="0" t="0" r="0" b="0"/>
                <wp:docPr id="3" name="Прямоугольник 3" descr="https://gsretail.planfix.ru/?action=getfile&amp;uniqueid=644666&amp;planfixauth=b56d2ac4b2e736dab773ddaaece88e4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60CC7E" id="Прямоугольник 3" o:spid="_x0000_s1026" alt="https://gsretail.planfix.ru/?action=getfile&amp;uniqueid=644666&amp;planfixauth=b56d2ac4b2e736dab773ddaaece88e4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Me4OOMvAwAA&#10;QQYAAA4AAAAAAAAAAAAAAAAALgIAAGRycy9lMm9Eb2MueG1sUEsBAi0AFAAGAAgAAAAhAEyg6SzY&#10;AAAAAwEAAA8AAAAAAAAAAAAAAAAAiQUAAGRycy9kb3ducmV2LnhtbFBLBQYAAAAABAAEAPMAAACO&#10;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eastAsia="Times New Roman"/>
        </w:rPr>
        <w:t>4. Модули «ИИ-ассистент» и «Распознавание документов»</w:t>
      </w:r>
    </w:p>
    <w:p w14:paraId="4643DBB7" w14:textId="77777777" w:rsidR="009B4013" w:rsidRDefault="009B4013" w:rsidP="009B4013">
      <w:pPr>
        <w:pStyle w:val="4"/>
        <w:shd w:val="clear" w:color="auto" w:fill="FFFFFF"/>
        <w:spacing w:before="238" w:beforeAutospacing="0" w:after="238" w:afterAutospacing="0" w:line="420" w:lineRule="auto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588913" wp14:editId="758F611C">
                <wp:extent cx="304800" cy="304800"/>
                <wp:effectExtent l="0" t="0" r="0" b="0"/>
                <wp:docPr id="2" name="Прямоугольник 2" descr="https://gsretail.planfix.ru/?action=getfile&amp;uniqueid=644668&amp;planfixauth=fa51e8120779c352a214cf309a2d2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29EC3" id="Прямоугольник 2" o:spid="_x0000_s1026" alt="https://gsretail.planfix.ru/?action=getfile&amp;uniqueid=644668&amp;planfixauth=fa51e8120779c352a214cf309a2d211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rIwoDMAMA&#10;AEEGAAAOAAAAAAAAAAAAAAAAAC4CAABkcnMvZTJvRG9jLnhtbFBLAQItABQABgAIAAAAIQBMoOks&#10;2AAAAAMBAAAPAAAAAAAAAAAAAAAAAIoFAABkcnMvZG93bnJldi54bWxQSwUGAAAAAAQABADzAAAA&#10;j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eastAsia="Times New Roman"/>
        </w:rPr>
        <w:t>Договорённости:</w:t>
      </w:r>
    </w:p>
    <w:tbl>
      <w:tblPr>
        <w:tblW w:w="9798" w:type="dxa"/>
        <w:tblCellSpacing w:w="0" w:type="dxa"/>
        <w:tblCellMar>
          <w:top w:w="165" w:type="dxa"/>
          <w:left w:w="165" w:type="dxa"/>
          <w:bottom w:w="165" w:type="dxa"/>
          <w:right w:w="165" w:type="dxa"/>
        </w:tblCellMar>
        <w:tblLook w:val="04A0" w:firstRow="1" w:lastRow="0" w:firstColumn="1" w:lastColumn="0" w:noHBand="0" w:noVBand="1"/>
        <w:tblPrChange w:id="153" w:author="Солдатенко Евгений Павлович" w:date="2026-06-02T10:11:00Z">
          <w:tblPr>
            <w:tblW w:w="9798" w:type="dxa"/>
            <w:tblCellSpacing w:w="0" w:type="dxa"/>
            <w:tblCellMar>
              <w:top w:w="165" w:type="dxa"/>
              <w:left w:w="165" w:type="dxa"/>
              <w:bottom w:w="165" w:type="dxa"/>
              <w:right w:w="16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572"/>
        <w:gridCol w:w="5615"/>
        <w:gridCol w:w="2136"/>
        <w:gridCol w:w="1339"/>
        <w:gridCol w:w="136"/>
        <w:tblGridChange w:id="154">
          <w:tblGrid>
            <w:gridCol w:w="572"/>
            <w:gridCol w:w="5615"/>
            <w:gridCol w:w="2136"/>
            <w:gridCol w:w="1339"/>
            <w:gridCol w:w="136"/>
          </w:tblGrid>
        </w:tblGridChange>
      </w:tblGrid>
      <w:tr w:rsidR="009B4013" w14:paraId="4CB25BB9" w14:textId="77777777" w:rsidTr="00286E63">
        <w:trPr>
          <w:tblCellSpacing w:w="0" w:type="dxa"/>
          <w:trPrChange w:id="155" w:author="Солдатенко Евгений Павлович" w:date="2026-06-02T10:11:00Z">
            <w:trPr>
              <w:tblCellSpacing w:w="0" w:type="dxa"/>
            </w:trPr>
          </w:trPrChange>
        </w:trPr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  <w:tcPrChange w:id="156" w:author="Солдатенко Евгений Павлович" w:date="2026-06-02T10:11:00Z">
              <w:tcPr>
                <w:tcW w:w="579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0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3450CAFB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№</w:t>
            </w:r>
          </w:p>
        </w:tc>
        <w:tc>
          <w:tcPr>
            <w:tcW w:w="5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157" w:author="Солдатенко Евгений Павлович" w:date="2026-06-02T10:11:00Z">
              <w:tcPr>
                <w:tcW w:w="651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1A87CE4F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Договоренность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158" w:author="Солдатенко Евгений Павлович" w:date="2026-06-02T10:11:00Z">
              <w:tcPr>
                <w:tcW w:w="216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67027F58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Ответственный</w:t>
            </w:r>
          </w:p>
        </w:tc>
        <w:tc>
          <w:tcPr>
            <w:tcW w:w="14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159" w:author="Солдатенко Евгений Павлович" w:date="2026-06-02T10:11:00Z">
              <w:tcPr>
                <w:tcW w:w="536" w:type="dxa"/>
                <w:gridSpan w:val="2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65DC3A38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Срок</w:t>
            </w:r>
          </w:p>
        </w:tc>
      </w:tr>
      <w:tr w:rsidR="009B4013" w:rsidDel="00286E63" w14:paraId="3C0F5E26" w14:textId="72B4C5DD" w:rsidTr="00286E63">
        <w:trPr>
          <w:gridAfter w:val="1"/>
          <w:wAfter w:w="136" w:type="dxa"/>
          <w:tblCellSpacing w:w="0" w:type="dxa"/>
          <w:del w:id="160" w:author="Солдатенко Евгений Павлович" w:date="2026-06-02T10:11:00Z"/>
          <w:trPrChange w:id="161" w:author="Солдатенко Евгений Павлович" w:date="2026-06-02T10:11:00Z">
            <w:trPr>
              <w:gridAfter w:val="1"/>
              <w:wAfter w:w="169" w:type="dxa"/>
              <w:tblCellSpacing w:w="0" w:type="dxa"/>
            </w:trPr>
          </w:trPrChange>
        </w:trPr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  <w:tcPrChange w:id="162" w:author="Солдатенко Евгений Павлович" w:date="2026-06-02T10:11:00Z">
              <w:tcPr>
                <w:tcW w:w="579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0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717598D4" w14:textId="310D00F2" w:rsidR="009B4013" w:rsidDel="00286E63" w:rsidRDefault="009B4013">
            <w:pPr>
              <w:pStyle w:val="a3"/>
              <w:rPr>
                <w:del w:id="163" w:author="Солдатенко Евгений Павлович" w:date="2026-06-02T10:11:00Z"/>
                <w:rFonts w:eastAsiaTheme="minorHAnsi"/>
              </w:rPr>
            </w:pPr>
            <w:del w:id="164" w:author="Солдатенко Евгений Павлович" w:date="2026-06-02T10:11:00Z">
              <w:r w:rsidDel="00286E63">
                <w:rPr>
                  <w:rFonts w:eastAsiaTheme="minorHAnsi"/>
                </w:rPr>
                <w:delText>4.1</w:delText>
              </w:r>
            </w:del>
          </w:p>
        </w:tc>
        <w:tc>
          <w:tcPr>
            <w:tcW w:w="5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165" w:author="Солдатенко Евгений Павлович" w:date="2026-06-02T10:11:00Z">
              <w:tcPr>
                <w:tcW w:w="651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4774E7F0" w14:textId="633C3E82" w:rsidR="009B4013" w:rsidDel="00286E63" w:rsidRDefault="009B4013">
            <w:pPr>
              <w:pStyle w:val="a3"/>
              <w:rPr>
                <w:del w:id="166" w:author="Солдатенко Евгений Павлович" w:date="2026-06-02T10:11:00Z"/>
                <w:rFonts w:eastAsiaTheme="minorHAnsi"/>
              </w:rPr>
            </w:pPr>
            <w:commentRangeStart w:id="167"/>
            <w:del w:id="168" w:author="Солдатенко Евгений Павлович" w:date="2026-06-02T10:11:00Z">
              <w:r w:rsidDel="00286E63">
                <w:rPr>
                  <w:rFonts w:eastAsiaTheme="minorHAnsi"/>
                </w:rPr>
                <w:delText>Сформировать</w:delText>
              </w:r>
            </w:del>
            <w:commentRangeEnd w:id="167"/>
            <w:r w:rsidR="00FE5C3C">
              <w:rPr>
                <w:rStyle w:val="a4"/>
              </w:rPr>
              <w:commentReference w:id="167"/>
            </w:r>
            <w:del w:id="169" w:author="Солдатенко Евгений Павлович" w:date="2026-06-02T10:11:00Z">
              <w:r w:rsidDel="00286E63">
                <w:rPr>
                  <w:rFonts w:eastAsiaTheme="minorHAnsi"/>
                </w:rPr>
                <w:delText xml:space="preserve"> состав общей рабочей группы по проекту (включая специалистов по ИИ-ассистенту и распознаванию документов).</w:delText>
              </w:r>
            </w:del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170" w:author="Солдатенко Евгений Павлович" w:date="2026-06-02T10:11:00Z">
              <w:tcPr>
                <w:tcW w:w="216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6AF2C3D1" w14:textId="49B1F6B1" w:rsidR="009B4013" w:rsidDel="00286E63" w:rsidRDefault="009B4013" w:rsidP="003841AB">
            <w:pPr>
              <w:pStyle w:val="a3"/>
              <w:rPr>
                <w:del w:id="171" w:author="Солдатенко Евгений Павлович" w:date="2026-06-02T10:11:00Z"/>
                <w:rFonts w:eastAsiaTheme="minorHAnsi"/>
              </w:rPr>
            </w:pPr>
            <w:del w:id="172" w:author="Солдатенко Евгений Павлович" w:date="2026-06-02T10:11:00Z">
              <w:r w:rsidDel="00286E63">
                <w:rPr>
                  <w:rFonts w:eastAsiaTheme="minorHAnsi"/>
                </w:rPr>
                <w:delText>Заказчик (</w:delText>
              </w:r>
            </w:del>
            <w:del w:id="173" w:author="Солдатенко Евгений Павлович" w:date="2026-06-02T09:16:00Z">
              <w:r w:rsidDel="003841AB">
                <w:rPr>
                  <w:rFonts w:eastAsiaTheme="minorHAnsi"/>
                </w:rPr>
                <w:delText>Гончарова О.В.</w:delText>
              </w:r>
            </w:del>
            <w:del w:id="174" w:author="Солдатенко Евгений Павлович" w:date="2026-06-02T10:11:00Z">
              <w:r w:rsidDel="00286E63">
                <w:rPr>
                  <w:rFonts w:eastAsiaTheme="minorHAnsi"/>
                </w:rPr>
                <w:delText>)</w:delText>
              </w:r>
            </w:del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0" w:type="dxa"/>
            </w:tcMar>
            <w:vAlign w:val="center"/>
            <w:hideMark/>
            <w:tcPrChange w:id="175" w:author="Солдатенко Евгений Павлович" w:date="2026-06-02T10:11:00Z">
              <w:tcPr>
                <w:tcW w:w="367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0" w:type="dxa"/>
                </w:tcMar>
                <w:vAlign w:val="center"/>
                <w:hideMark/>
              </w:tcPr>
            </w:tcPrChange>
          </w:tcPr>
          <w:p w14:paraId="7E4F1CC3" w14:textId="1BBE6852" w:rsidR="009B4013" w:rsidDel="00286E63" w:rsidRDefault="009B4013">
            <w:pPr>
              <w:pStyle w:val="a3"/>
              <w:rPr>
                <w:del w:id="176" w:author="Солдатенко Евгений Павлович" w:date="2026-06-02T10:11:00Z"/>
                <w:rFonts w:eastAsiaTheme="minorHAnsi"/>
              </w:rPr>
            </w:pPr>
            <w:del w:id="177" w:author="Солдатенко Евгений Павлович" w:date="2026-06-02T10:11:00Z">
              <w:r w:rsidDel="00286E63">
                <w:rPr>
                  <w:rFonts w:eastAsiaTheme="minorHAnsi"/>
                </w:rPr>
                <w:delText>до 7 июня 2026</w:delText>
              </w:r>
            </w:del>
          </w:p>
        </w:tc>
      </w:tr>
      <w:tr w:rsidR="009B4013" w14:paraId="402B602A" w14:textId="77777777" w:rsidTr="00286E63">
        <w:trPr>
          <w:gridAfter w:val="1"/>
          <w:wAfter w:w="136" w:type="dxa"/>
          <w:tblCellSpacing w:w="0" w:type="dxa"/>
          <w:trPrChange w:id="178" w:author="Солдатенко Евгений Павлович" w:date="2026-06-02T10:11:00Z">
            <w:trPr>
              <w:gridAfter w:val="1"/>
              <w:wAfter w:w="169" w:type="dxa"/>
              <w:tblCellSpacing w:w="0" w:type="dxa"/>
            </w:trPr>
          </w:trPrChange>
        </w:trPr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  <w:tcPrChange w:id="179" w:author="Солдатенко Евгений Павлович" w:date="2026-06-02T10:11:00Z">
              <w:tcPr>
                <w:tcW w:w="579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0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349BB4A4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4.2</w:t>
            </w:r>
          </w:p>
        </w:tc>
        <w:tc>
          <w:tcPr>
            <w:tcW w:w="5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180" w:author="Солдатенко Евгений Павлович" w:date="2026-06-02T10:11:00Z">
              <w:tcPr>
                <w:tcW w:w="651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546DD370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Провести отдельные ВКС-встречи по каждому из этих модулей для детализации требований (при участии сформированной рабочей группы).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181" w:author="Солдатенко Евгений Павлович" w:date="2026-06-02T10:11:00Z">
              <w:tcPr>
                <w:tcW w:w="216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1455640E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Заказчик (организация встреч); Исполнитель (участие)</w:t>
            </w:r>
          </w:p>
        </w:tc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0" w:type="dxa"/>
            </w:tcMar>
            <w:vAlign w:val="center"/>
            <w:hideMark/>
            <w:tcPrChange w:id="182" w:author="Солдатенко Евгений Павлович" w:date="2026-06-02T10:11:00Z">
              <w:tcPr>
                <w:tcW w:w="367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0" w:type="dxa"/>
                </w:tcMar>
                <w:vAlign w:val="center"/>
                <w:hideMark/>
              </w:tcPr>
            </w:tcPrChange>
          </w:tcPr>
          <w:p w14:paraId="2AEC23EF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согласовать даты </w:t>
            </w:r>
            <w:commentRangeStart w:id="183"/>
            <w:r>
              <w:rPr>
                <w:rFonts w:eastAsiaTheme="minorHAnsi"/>
              </w:rPr>
              <w:t xml:space="preserve">после 10 июня </w:t>
            </w:r>
            <w:commentRangeEnd w:id="183"/>
            <w:r w:rsidR="003841AB">
              <w:rPr>
                <w:rStyle w:val="a4"/>
              </w:rPr>
              <w:commentReference w:id="183"/>
            </w:r>
            <w:r>
              <w:rPr>
                <w:rFonts w:eastAsiaTheme="minorHAnsi"/>
              </w:rPr>
              <w:t>2026</w:t>
            </w:r>
          </w:p>
        </w:tc>
      </w:tr>
    </w:tbl>
    <w:p w14:paraId="5B150B04" w14:textId="77777777" w:rsidR="009B4013" w:rsidRDefault="009B4013" w:rsidP="009B4013">
      <w:pPr>
        <w:pStyle w:val="a3"/>
        <w:rPr>
          <w:rFonts w:eastAsiaTheme="minorHAnsi"/>
        </w:rPr>
      </w:pPr>
      <w:r>
        <w:rPr>
          <w:rFonts w:eastAsiaTheme="minorHAnsi"/>
        </w:rPr>
        <w:t> </w:t>
      </w:r>
    </w:p>
    <w:p w14:paraId="51547789" w14:textId="4F55F28A" w:rsidR="009B4013" w:rsidRDefault="009B4013" w:rsidP="009B4013">
      <w:pPr>
        <w:pStyle w:val="3"/>
        <w:shd w:val="clear" w:color="auto" w:fill="FFFFFF"/>
        <w:spacing w:before="482" w:beforeAutospacing="0" w:after="238" w:afterAutospacing="0" w:line="360" w:lineRule="auto"/>
        <w:rPr>
          <w:rFonts w:eastAsia="Times New Roman"/>
        </w:rPr>
      </w:pPr>
      <w:del w:id="184" w:author="Солдатенко Евгений Павлович" w:date="2026-06-02T10:12:00Z">
        <w:r w:rsidDel="00286E63">
          <w:rPr>
            <w:rFonts w:eastAsia="Times New Roman"/>
            <w:noProof/>
          </w:rPr>
          <mc:AlternateContent>
            <mc:Choice Requires="wps">
              <w:drawing>
                <wp:inline distT="0" distB="0" distL="0" distR="0" wp14:anchorId="188D6CC1" wp14:editId="0491EC14">
                  <wp:extent cx="304800" cy="304800"/>
                  <wp:effectExtent l="0" t="0" r="0" b="0"/>
                  <wp:docPr id="1" name="Прямоугольник 1" descr="https://gsretail.planfix.ru/?action=getfile&amp;uniqueid=644670&amp;planfixauth=7f08b6b09ba85992f5e31e1405eb5a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7A6A38A" id="Прямоугольник 1" o:spid="_x0000_s1026" alt="https://gsretail.planfix.ru/?action=getfile&amp;uniqueid=644670&amp;planfixauth=7f08b6b09ba85992f5e31e1405eb5ac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PkGEei4DAABB&#10;BgAADgAAAAAAAAAAAAAAAAAuAgAAZHJzL2Uyb0RvYy54bWxQSwECLQAUAAYACAAAACEATKDpLNgA&#10;AAADAQAADwAAAAAAAAAAAAAAAACIBQAAZHJzL2Rvd25yZXYueG1sUEsFBgAAAAAEAAQA8wAAAI0G&#10;AAAAAA==&#10;" filled="f" stroked="f">
                  <o:lock v:ext="edit" aspectratio="t"/>
                  <w10:anchorlock/>
                </v:rect>
              </w:pict>
            </mc:Fallback>
          </mc:AlternateContent>
        </w:r>
        <w:r w:rsidDel="00286E63">
          <w:rPr>
            <w:rFonts w:eastAsia="Times New Roman"/>
          </w:rPr>
          <w:delText>5. Прочие договоренн</w:delText>
        </w:r>
        <w:bookmarkStart w:id="185" w:name="_GoBack"/>
        <w:bookmarkEnd w:id="185"/>
        <w:r w:rsidDel="00286E63">
          <w:rPr>
            <w:rFonts w:eastAsia="Times New Roman"/>
          </w:rPr>
          <w:delText>ости (документация, скриншоты)</w:delText>
        </w:r>
      </w:del>
    </w:p>
    <w:tbl>
      <w:tblPr>
        <w:tblW w:w="9629" w:type="dxa"/>
        <w:tblCellSpacing w:w="0" w:type="dxa"/>
        <w:tblCellMar>
          <w:top w:w="165" w:type="dxa"/>
          <w:left w:w="165" w:type="dxa"/>
          <w:bottom w:w="165" w:type="dxa"/>
          <w:right w:w="165" w:type="dxa"/>
        </w:tblCellMar>
        <w:tblLook w:val="04A0" w:firstRow="1" w:lastRow="0" w:firstColumn="1" w:lastColumn="0" w:noHBand="0" w:noVBand="1"/>
        <w:tblPrChange w:id="186" w:author="Солдатенко Евгений Павлович" w:date="2026-06-02T10:12:00Z">
          <w:tblPr>
            <w:tblW w:w="9629" w:type="dxa"/>
            <w:tblCellSpacing w:w="0" w:type="dxa"/>
            <w:tblCellMar>
              <w:top w:w="165" w:type="dxa"/>
              <w:left w:w="165" w:type="dxa"/>
              <w:bottom w:w="165" w:type="dxa"/>
              <w:right w:w="16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559"/>
        <w:gridCol w:w="5668"/>
        <w:gridCol w:w="2088"/>
        <w:gridCol w:w="1314"/>
        <w:tblGridChange w:id="187">
          <w:tblGrid>
            <w:gridCol w:w="559"/>
            <w:gridCol w:w="5668"/>
            <w:gridCol w:w="2088"/>
            <w:gridCol w:w="1314"/>
          </w:tblGrid>
        </w:tblGridChange>
      </w:tblGrid>
      <w:tr w:rsidR="009B4013" w14:paraId="326EE3A2" w14:textId="77777777" w:rsidTr="00286E63">
        <w:trPr>
          <w:tblCellSpacing w:w="0" w:type="dxa"/>
          <w:trPrChange w:id="188" w:author="Солдатенко Евгений Павлович" w:date="2026-06-02T10:12:00Z">
            <w:trPr>
              <w:tblCellSpacing w:w="0" w:type="dxa"/>
            </w:trPr>
          </w:trPrChange>
        </w:trPr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  <w:tcPrChange w:id="189" w:author="Солдатенко Евгений Павлович" w:date="2026-06-02T10:12:00Z">
              <w:tcPr>
                <w:tcW w:w="56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0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307AAFDE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</w:rPr>
              <w:t>№</w:t>
            </w:r>
          </w:p>
        </w:tc>
        <w:tc>
          <w:tcPr>
            <w:tcW w:w="5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190" w:author="Солдатенко Евгений Павлович" w:date="2026-06-02T10:12:00Z">
              <w:tcPr>
                <w:tcW w:w="635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6DB99D1B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Договоренность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191" w:author="Солдатенко Евгений Павлович" w:date="2026-06-02T10:12:00Z">
              <w:tcPr>
                <w:tcW w:w="210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04CCFD43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Ответственный</w:t>
            </w:r>
          </w:p>
        </w:tc>
        <w:tc>
          <w:tcPr>
            <w:tcW w:w="1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192" w:author="Солдатенко Евгений Павлович" w:date="2026-06-02T10:12:00Z">
              <w:tcPr>
                <w:tcW w:w="61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471CAEE8" w14:textId="77777777" w:rsidR="009B4013" w:rsidRDefault="009B4013">
            <w:pPr>
              <w:pStyle w:val="a3"/>
              <w:rPr>
                <w:rFonts w:eastAsiaTheme="minorHAnsi"/>
              </w:rPr>
            </w:pPr>
            <w:r>
              <w:rPr>
                <w:rFonts w:eastAsiaTheme="minorHAnsi"/>
                <w:b/>
                <w:bCs/>
              </w:rPr>
              <w:t>Срок</w:t>
            </w:r>
          </w:p>
        </w:tc>
      </w:tr>
      <w:tr w:rsidR="009B4013" w:rsidDel="00286E63" w14:paraId="087F3357" w14:textId="6545A5E6" w:rsidTr="00286E63">
        <w:trPr>
          <w:tblCellSpacing w:w="0" w:type="dxa"/>
          <w:del w:id="193" w:author="Солдатенко Евгений Павлович" w:date="2026-06-02T10:12:00Z"/>
          <w:trPrChange w:id="194" w:author="Солдатенко Евгений Павлович" w:date="2026-06-02T10:12:00Z">
            <w:trPr>
              <w:tblCellSpacing w:w="0" w:type="dxa"/>
            </w:trPr>
          </w:trPrChange>
        </w:trPr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  <w:tcPrChange w:id="195" w:author="Солдатенко Евгений Павлович" w:date="2026-06-02T10:12:00Z">
              <w:tcPr>
                <w:tcW w:w="56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0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631F8029" w14:textId="29976C53" w:rsidR="009B4013" w:rsidDel="00286E63" w:rsidRDefault="009B4013">
            <w:pPr>
              <w:pStyle w:val="a3"/>
              <w:rPr>
                <w:del w:id="196" w:author="Солдатенко Евгений Павлович" w:date="2026-06-02T10:12:00Z"/>
                <w:rFonts w:eastAsiaTheme="minorHAnsi"/>
              </w:rPr>
            </w:pPr>
            <w:del w:id="197" w:author="Солдатенко Евгений Павлович" w:date="2026-06-02T10:12:00Z">
              <w:r w:rsidDel="00286E63">
                <w:rPr>
                  <w:rFonts w:eastAsiaTheme="minorHAnsi"/>
                </w:rPr>
                <w:delText>5.1</w:delText>
              </w:r>
            </w:del>
          </w:p>
        </w:tc>
        <w:tc>
          <w:tcPr>
            <w:tcW w:w="5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198" w:author="Солдатенко Евгений Павлович" w:date="2026-06-02T10:12:00Z">
              <w:tcPr>
                <w:tcW w:w="635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4A849B95" w14:textId="1140633E" w:rsidR="009B4013" w:rsidDel="00286E63" w:rsidRDefault="009B4013">
            <w:pPr>
              <w:pStyle w:val="a3"/>
              <w:rPr>
                <w:del w:id="199" w:author="Солдатенко Евгений Павлович" w:date="2026-06-02T10:12:00Z"/>
                <w:rFonts w:eastAsiaTheme="minorHAnsi"/>
              </w:rPr>
            </w:pPr>
            <w:del w:id="200" w:author="Солдатенко Евгений Павлович" w:date="2026-06-02T10:12:00Z">
              <w:r w:rsidDel="00286E63">
                <w:rPr>
                  <w:rFonts w:eastAsiaTheme="minorHAnsi"/>
                </w:rPr>
                <w:delText>Предоставить скриншоты интерфейсов Webim (бэкенд и клиентская часть) пошагово, максимально подробно, без персональных данных.</w:delText>
              </w:r>
            </w:del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201" w:author="Солдатенко Евгений Павлович" w:date="2026-06-02T10:12:00Z">
              <w:tcPr>
                <w:tcW w:w="210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5C51722D" w14:textId="295F9BC8" w:rsidR="009B4013" w:rsidDel="00286E63" w:rsidRDefault="009B4013">
            <w:pPr>
              <w:pStyle w:val="a3"/>
              <w:rPr>
                <w:del w:id="202" w:author="Солдатенко Евгений Павлович" w:date="2026-06-02T10:12:00Z"/>
                <w:rFonts w:eastAsiaTheme="minorHAnsi"/>
              </w:rPr>
            </w:pPr>
            <w:del w:id="203" w:author="Солдатенко Евгений Павлович" w:date="2026-06-02T10:12:00Z">
              <w:r w:rsidDel="00286E63">
                <w:rPr>
                  <w:rFonts w:eastAsiaTheme="minorHAnsi"/>
                </w:rPr>
                <w:delText>Заказчик (Деева С.В.)</w:delText>
              </w:r>
            </w:del>
          </w:p>
        </w:tc>
        <w:tc>
          <w:tcPr>
            <w:tcW w:w="1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0" w:type="dxa"/>
            </w:tcMar>
            <w:vAlign w:val="center"/>
            <w:hideMark/>
            <w:tcPrChange w:id="204" w:author="Солдатенко Евгений Павлович" w:date="2026-06-02T10:12:00Z">
              <w:tcPr>
                <w:tcW w:w="61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0" w:type="dxa"/>
                </w:tcMar>
                <w:vAlign w:val="center"/>
                <w:hideMark/>
              </w:tcPr>
            </w:tcPrChange>
          </w:tcPr>
          <w:p w14:paraId="3B961A64" w14:textId="0B37585D" w:rsidR="009B4013" w:rsidDel="00286E63" w:rsidRDefault="009B4013">
            <w:pPr>
              <w:pStyle w:val="a3"/>
              <w:rPr>
                <w:del w:id="205" w:author="Солдатенко Евгений Павлович" w:date="2026-06-02T10:12:00Z"/>
                <w:rFonts w:eastAsiaTheme="minorHAnsi"/>
              </w:rPr>
            </w:pPr>
            <w:del w:id="206" w:author="Солдатенко Евгений Павлович" w:date="2026-06-02T10:12:00Z">
              <w:r w:rsidDel="00286E63">
                <w:rPr>
                  <w:rFonts w:eastAsiaTheme="minorHAnsi"/>
                </w:rPr>
                <w:delText>до 3 июня 2026</w:delText>
              </w:r>
            </w:del>
          </w:p>
        </w:tc>
      </w:tr>
      <w:tr w:rsidR="009B4013" w:rsidDel="00286E63" w14:paraId="0D5EB0D3" w14:textId="3D66AB6F" w:rsidTr="00286E63">
        <w:trPr>
          <w:tblCellSpacing w:w="0" w:type="dxa"/>
          <w:del w:id="207" w:author="Солдатенко Евгений Павлович" w:date="2026-06-02T10:12:00Z"/>
          <w:trPrChange w:id="208" w:author="Солдатенко Евгений Павлович" w:date="2026-06-02T10:12:00Z">
            <w:trPr>
              <w:tblCellSpacing w:w="0" w:type="dxa"/>
            </w:trPr>
          </w:trPrChange>
        </w:trPr>
        <w:tc>
          <w:tcPr>
            <w:tcW w:w="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0" w:type="dxa"/>
              <w:bottom w:w="159" w:type="dxa"/>
              <w:right w:w="238" w:type="dxa"/>
            </w:tcMar>
            <w:vAlign w:val="center"/>
            <w:hideMark/>
            <w:tcPrChange w:id="209" w:author="Солдатенко Евгений Павлович" w:date="2026-06-02T10:12:00Z">
              <w:tcPr>
                <w:tcW w:w="56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0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12E14F40" w14:textId="0E27A7F5" w:rsidR="009B4013" w:rsidDel="00286E63" w:rsidRDefault="009B4013">
            <w:pPr>
              <w:pStyle w:val="a3"/>
              <w:rPr>
                <w:del w:id="210" w:author="Солдатенко Евгений Павлович" w:date="2026-06-02T10:12:00Z"/>
                <w:rFonts w:eastAsiaTheme="minorHAnsi"/>
              </w:rPr>
            </w:pPr>
            <w:del w:id="211" w:author="Солдатенко Евгений Павлович" w:date="2026-06-02T10:12:00Z">
              <w:r w:rsidDel="00286E63">
                <w:rPr>
                  <w:rFonts w:eastAsiaTheme="minorHAnsi"/>
                </w:rPr>
                <w:delText>5.2</w:delText>
              </w:r>
            </w:del>
          </w:p>
        </w:tc>
        <w:tc>
          <w:tcPr>
            <w:tcW w:w="5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212" w:author="Солдатенко Евгений Павлович" w:date="2026-06-02T10:12:00Z">
              <w:tcPr>
                <w:tcW w:w="635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68A9F807" w14:textId="701502BE" w:rsidR="009B4013" w:rsidDel="00286E63" w:rsidRDefault="009B4013">
            <w:pPr>
              <w:pStyle w:val="a3"/>
              <w:rPr>
                <w:del w:id="213" w:author="Солдатенко Евгений Павлович" w:date="2026-06-02T10:12:00Z"/>
                <w:rFonts w:eastAsiaTheme="minorHAnsi"/>
              </w:rPr>
            </w:pPr>
            <w:commentRangeStart w:id="214"/>
            <w:del w:id="215" w:author="Солдатенко Евгений Павлович" w:date="2026-06-02T10:12:00Z">
              <w:r w:rsidDel="00286E63">
                <w:rPr>
                  <w:rFonts w:eastAsiaTheme="minorHAnsi"/>
                </w:rPr>
                <w:delText xml:space="preserve">Все требования, выходящие </w:delText>
              </w:r>
            </w:del>
            <w:commentRangeEnd w:id="214"/>
            <w:r w:rsidR="00FE5C3C">
              <w:rPr>
                <w:rStyle w:val="a4"/>
              </w:rPr>
              <w:commentReference w:id="214"/>
            </w:r>
            <w:del w:id="216" w:author="Солдатенко Евгений Павлович" w:date="2026-06-02T10:12:00Z">
              <w:r w:rsidDel="00286E63">
                <w:rPr>
                  <w:rFonts w:eastAsiaTheme="minorHAnsi"/>
                </w:rPr>
                <w:delText>за рамки ТЗ, фиксировать в отдельном реестре; они не подлежат реализации в первом этапе (будут рассматриваться в рамках постгарантийного развития).</w:delText>
              </w:r>
            </w:del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238" w:type="dxa"/>
            </w:tcMar>
            <w:vAlign w:val="center"/>
            <w:hideMark/>
            <w:tcPrChange w:id="217" w:author="Солдатенко Евгений Павлович" w:date="2026-06-02T10:12:00Z">
              <w:tcPr>
                <w:tcW w:w="210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238" w:type="dxa"/>
                </w:tcMar>
                <w:vAlign w:val="center"/>
                <w:hideMark/>
              </w:tcPr>
            </w:tcPrChange>
          </w:tcPr>
          <w:p w14:paraId="5B9D2412" w14:textId="22C1820F" w:rsidR="009B4013" w:rsidDel="00286E63" w:rsidRDefault="009B4013">
            <w:pPr>
              <w:pStyle w:val="a3"/>
              <w:rPr>
                <w:del w:id="218" w:author="Солдатенко Евгений Павлович" w:date="2026-06-02T10:12:00Z"/>
                <w:rFonts w:eastAsiaTheme="minorHAnsi"/>
              </w:rPr>
            </w:pPr>
            <w:del w:id="219" w:author="Солдатенко Евгений Павлович" w:date="2026-06-02T10:12:00Z">
              <w:r w:rsidDel="00286E63">
                <w:rPr>
                  <w:rFonts w:eastAsiaTheme="minorHAnsi"/>
                </w:rPr>
                <w:delText>Исполнитель + Заказчик (совместно)</w:delText>
              </w:r>
            </w:del>
          </w:p>
        </w:tc>
        <w:tc>
          <w:tcPr>
            <w:tcW w:w="1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9" w:type="dxa"/>
              <w:left w:w="238" w:type="dxa"/>
              <w:bottom w:w="159" w:type="dxa"/>
              <w:right w:w="0" w:type="dxa"/>
            </w:tcMar>
            <w:vAlign w:val="center"/>
            <w:hideMark/>
            <w:tcPrChange w:id="220" w:author="Солдатенко Евгений Павлович" w:date="2026-06-02T10:12:00Z">
              <w:tcPr>
                <w:tcW w:w="61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59" w:type="dxa"/>
                  <w:left w:w="238" w:type="dxa"/>
                  <w:bottom w:w="159" w:type="dxa"/>
                  <w:right w:w="0" w:type="dxa"/>
                </w:tcMar>
                <w:vAlign w:val="center"/>
                <w:hideMark/>
              </w:tcPr>
            </w:tcPrChange>
          </w:tcPr>
          <w:p w14:paraId="367DA639" w14:textId="50A0A1A9" w:rsidR="009B4013" w:rsidDel="00286E63" w:rsidRDefault="009B4013">
            <w:pPr>
              <w:pStyle w:val="a3"/>
              <w:rPr>
                <w:del w:id="221" w:author="Солдатенко Евгений Павлович" w:date="2026-06-02T10:12:00Z"/>
                <w:rFonts w:eastAsiaTheme="minorHAnsi"/>
              </w:rPr>
            </w:pPr>
            <w:del w:id="222" w:author="Солдатенко Евгений Павлович" w:date="2026-06-02T10:12:00Z">
              <w:r w:rsidDel="00286E63">
                <w:rPr>
                  <w:rFonts w:eastAsiaTheme="minorHAnsi"/>
                </w:rPr>
                <w:delText>при подготовке протоколов и отчётности</w:delText>
              </w:r>
            </w:del>
          </w:p>
        </w:tc>
      </w:tr>
    </w:tbl>
    <w:p w14:paraId="04B25982" w14:textId="77777777" w:rsidR="0076611F" w:rsidRDefault="0076611F"/>
    <w:sectPr w:rsidR="007661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0" w:author="Солдатенко Евгений Павлович" w:date="2026-06-02T09:05:00Z" w:initials="СЕП">
    <w:p w14:paraId="0D55D180" w14:textId="09E893B2" w:rsidR="00BF5F89" w:rsidRDefault="00BF5F89">
      <w:pPr>
        <w:pStyle w:val="a5"/>
      </w:pPr>
      <w:r>
        <w:rPr>
          <w:rStyle w:val="a4"/>
        </w:rPr>
        <w:annotationRef/>
      </w:r>
      <w:r w:rsidR="002F1197">
        <w:t xml:space="preserve">Это не ТЗ, это просто информация для проработки интеграций по одному из «модулей». </w:t>
      </w:r>
    </w:p>
  </w:comment>
  <w:comment w:id="37" w:author="Солдатенко Евгений Павлович" w:date="2026-06-02T10:17:00Z" w:initials="СЕП">
    <w:p w14:paraId="3A76BEF9" w14:textId="08B614CD" w:rsidR="002F1197" w:rsidRDefault="002F1197">
      <w:pPr>
        <w:pStyle w:val="a5"/>
      </w:pPr>
      <w:r>
        <w:rPr>
          <w:rStyle w:val="a4"/>
        </w:rPr>
        <w:annotationRef/>
      </w:r>
      <w:r>
        <w:t>Это все есть в ТТ, нет необходимости дублировать.</w:t>
      </w:r>
    </w:p>
  </w:comment>
  <w:comment w:id="49" w:author="Солдатенко Евгений Павлович" w:date="2026-06-02T09:07:00Z" w:initials="СЕП">
    <w:p w14:paraId="3052C17D" w14:textId="77777777" w:rsidR="00BF5F89" w:rsidRDefault="00BF5F89">
      <w:pPr>
        <w:pStyle w:val="a5"/>
      </w:pPr>
      <w:r>
        <w:rPr>
          <w:rStyle w:val="a4"/>
        </w:rPr>
        <w:annotationRef/>
      </w:r>
      <w:r>
        <w:t xml:space="preserve">Вопрос – доступ какой? Удаленный к нашей тестовой среде? Тогда это после получения согласования ЦК + </w:t>
      </w:r>
      <w:proofErr w:type="spellStart"/>
      <w:r>
        <w:rPr>
          <w:lang w:val="en-US"/>
        </w:rPr>
        <w:t>BelVPN</w:t>
      </w:r>
      <w:proofErr w:type="spellEnd"/>
      <w:r>
        <w:t xml:space="preserve"> и пр.</w:t>
      </w:r>
    </w:p>
    <w:p w14:paraId="71D5B5C5" w14:textId="77777777" w:rsidR="00BF5F89" w:rsidRPr="00BF5F89" w:rsidRDefault="00BF5F89">
      <w:pPr>
        <w:pStyle w:val="a5"/>
      </w:pPr>
      <w:r>
        <w:t xml:space="preserve">Или до этого подойдет доступ с территории банка? </w:t>
      </w:r>
    </w:p>
  </w:comment>
  <w:comment w:id="73" w:author="Солдатенко Евгений Павлович" w:date="2026-06-02T09:13:00Z" w:initials="СЕП">
    <w:p w14:paraId="2EAB2CD8" w14:textId="1171F82B" w:rsidR="00BF5F89" w:rsidRDefault="00BF5F89">
      <w:pPr>
        <w:pStyle w:val="a5"/>
      </w:pPr>
      <w:r>
        <w:rPr>
          <w:rStyle w:val="a4"/>
        </w:rPr>
        <w:annotationRef/>
      </w:r>
      <w:r>
        <w:t xml:space="preserve">Как я уже писал ранее – встреча возможна будет после заключения соответствующего договора на </w:t>
      </w:r>
      <w:proofErr w:type="spellStart"/>
      <w:r>
        <w:t>саппорт</w:t>
      </w:r>
      <w:proofErr w:type="spellEnd"/>
      <w:r>
        <w:t xml:space="preserve"> (конкурс идет)</w:t>
      </w:r>
      <w:r w:rsidR="002F1197">
        <w:t>. Если нужна будет встреча, ее можно будет организовать после проработки вопроса, аналогично п. 1.1</w:t>
      </w:r>
    </w:p>
  </w:comment>
  <w:comment w:id="94" w:author="Солдатенко Евгений Павлович" w:date="2026-06-02T10:21:00Z" w:initials="СЕП">
    <w:p w14:paraId="2F23517B" w14:textId="4C98E72B" w:rsidR="002F1197" w:rsidRDefault="002F1197">
      <w:pPr>
        <w:pStyle w:val="a5"/>
      </w:pPr>
      <w:r>
        <w:rPr>
          <w:rStyle w:val="a4"/>
        </w:rPr>
        <w:annotationRef/>
      </w:r>
      <w:r>
        <w:t>Дату определите на вашей стороне</w:t>
      </w:r>
    </w:p>
  </w:comment>
  <w:comment w:id="106" w:author="Солдатенко Евгений Павлович" w:date="2026-06-02T10:21:00Z" w:initials="СЕП">
    <w:p w14:paraId="366FD63E" w14:textId="343C7C1B" w:rsidR="002F1197" w:rsidRDefault="002F1197">
      <w:pPr>
        <w:pStyle w:val="a5"/>
      </w:pPr>
      <w:r>
        <w:rPr>
          <w:rStyle w:val="a4"/>
        </w:rPr>
        <w:annotationRef/>
      </w:r>
      <w:r>
        <w:t>Это все есть в ТТ, нет необходимости дублировать.</w:t>
      </w:r>
    </w:p>
  </w:comment>
  <w:comment w:id="130" w:author="Солдатенко Евгений Павлович" w:date="2026-06-02T10:22:00Z" w:initials="СЕП">
    <w:p w14:paraId="437B6643" w14:textId="06A1B514" w:rsidR="002F1197" w:rsidRDefault="002F1197">
      <w:pPr>
        <w:pStyle w:val="a5"/>
      </w:pPr>
      <w:r>
        <w:rPr>
          <w:rStyle w:val="a4"/>
        </w:rPr>
        <w:annotationRef/>
      </w:r>
      <w:r>
        <w:t>Это все есть в ТТ, нет необходимости дублировать.</w:t>
      </w:r>
    </w:p>
  </w:comment>
  <w:comment w:id="142" w:author="Солдатенко Евгений Павлович" w:date="2026-06-02T10:25:00Z" w:initials="СЕП">
    <w:p w14:paraId="43E6AF4C" w14:textId="03A52B7A" w:rsidR="00FE5C3C" w:rsidRDefault="00FE5C3C">
      <w:pPr>
        <w:pStyle w:val="a5"/>
      </w:pPr>
      <w:r>
        <w:rPr>
          <w:rStyle w:val="a4"/>
        </w:rPr>
        <w:annotationRef/>
      </w:r>
      <w:r>
        <w:t>Возможно сначала следует дождаться согласования со стороны ЦК</w:t>
      </w:r>
    </w:p>
  </w:comment>
  <w:comment w:id="167" w:author="Солдатенко Евгений Павлович" w:date="2026-06-02T10:26:00Z" w:initials="СЕП">
    <w:p w14:paraId="1C7710D6" w14:textId="7D461605" w:rsidR="00FE5C3C" w:rsidRDefault="00FE5C3C">
      <w:pPr>
        <w:pStyle w:val="a5"/>
      </w:pPr>
      <w:r>
        <w:rPr>
          <w:rStyle w:val="a4"/>
        </w:rPr>
        <w:annotationRef/>
      </w:r>
      <w:r>
        <w:t xml:space="preserve">Рабочая группа уже сформирована, нет </w:t>
      </w:r>
      <w:proofErr w:type="gramStart"/>
      <w:r>
        <w:t>необходимости это</w:t>
      </w:r>
      <w:proofErr w:type="gramEnd"/>
      <w:r>
        <w:t xml:space="preserve"> закреплять в протоколе</w:t>
      </w:r>
    </w:p>
  </w:comment>
  <w:comment w:id="183" w:author="Солдатенко Евгений Павлович" w:date="2026-06-02T09:16:00Z" w:initials="СЕП">
    <w:p w14:paraId="77E4320F" w14:textId="36CCEC33" w:rsidR="003841AB" w:rsidRDefault="003841AB">
      <w:pPr>
        <w:pStyle w:val="a5"/>
      </w:pPr>
      <w:r>
        <w:rPr>
          <w:rStyle w:val="a4"/>
        </w:rPr>
        <w:annotationRef/>
      </w:r>
      <w:r w:rsidR="002F1197">
        <w:t xml:space="preserve">В соответствии с календарным планом у нас до 10.06.2026 уже должно быть подготовлено и утверждено сторонами ТЗ по всему проекту, т.е. суфлер + ассистент + распознавание. </w:t>
      </w:r>
      <w:r>
        <w:t>Предлагаем встречи провести раньше.</w:t>
      </w:r>
    </w:p>
  </w:comment>
  <w:comment w:id="214" w:author="Солдатенко Евгений Павлович" w:date="2026-06-02T10:30:00Z" w:initials="СЕП">
    <w:p w14:paraId="00900CF9" w14:textId="2E9F3351" w:rsidR="00FE5C3C" w:rsidRDefault="00FE5C3C">
      <w:pPr>
        <w:pStyle w:val="a5"/>
      </w:pPr>
      <w:r>
        <w:rPr>
          <w:rStyle w:val="a4"/>
        </w:rPr>
        <w:annotationRef/>
      </w:r>
      <w:r>
        <w:t>Мы сейчас работаем в рамках ТТ, что будет дальше – будет обсуждаться и фиксироваться в рамках дальнейшего развития.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D55D180" w15:done="0"/>
  <w15:commentEx w15:paraId="3A76BEF9" w15:done="0"/>
  <w15:commentEx w15:paraId="71D5B5C5" w15:done="0"/>
  <w15:commentEx w15:paraId="2EAB2CD8" w15:done="0"/>
  <w15:commentEx w15:paraId="2F23517B" w15:done="0"/>
  <w15:commentEx w15:paraId="366FD63E" w15:done="0"/>
  <w15:commentEx w15:paraId="437B6643" w15:done="0"/>
  <w15:commentEx w15:paraId="43E6AF4C" w15:done="0"/>
  <w15:commentEx w15:paraId="1C7710D6" w15:done="0"/>
  <w15:commentEx w15:paraId="77E4320F" w15:done="0"/>
  <w15:commentEx w15:paraId="00900CF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Солдатенко Евгений Павлович">
    <w15:presenceInfo w15:providerId="None" w15:userId="Солдатенко Евгений Павло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013"/>
    <w:rsid w:val="00130ADE"/>
    <w:rsid w:val="00286E63"/>
    <w:rsid w:val="002F1197"/>
    <w:rsid w:val="003841AB"/>
    <w:rsid w:val="005B58E8"/>
    <w:rsid w:val="006340E8"/>
    <w:rsid w:val="00764645"/>
    <w:rsid w:val="0076611F"/>
    <w:rsid w:val="009336D1"/>
    <w:rsid w:val="009B4013"/>
    <w:rsid w:val="00BF5F89"/>
    <w:rsid w:val="00FE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B930F"/>
  <w15:chartTrackingRefBased/>
  <w15:docId w15:val="{58037366-7B0A-4D27-BEEE-F30777AEA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40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semiHidden/>
    <w:unhideWhenUsed/>
    <w:qFormat/>
    <w:rsid w:val="009B4013"/>
    <w:pPr>
      <w:spacing w:before="100" w:beforeAutospacing="1" w:after="100" w:afterAutospacing="1"/>
      <w:outlineLvl w:val="1"/>
    </w:pPr>
    <w:rPr>
      <w:rFonts w:eastAsiaTheme="minorHAnsi"/>
      <w:b/>
      <w:bCs/>
      <w:sz w:val="36"/>
      <w:szCs w:val="36"/>
    </w:rPr>
  </w:style>
  <w:style w:type="paragraph" w:styleId="3">
    <w:name w:val="heading 3"/>
    <w:basedOn w:val="a"/>
    <w:link w:val="30"/>
    <w:uiPriority w:val="9"/>
    <w:semiHidden/>
    <w:unhideWhenUsed/>
    <w:qFormat/>
    <w:rsid w:val="009B4013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</w:rPr>
  </w:style>
  <w:style w:type="paragraph" w:styleId="4">
    <w:name w:val="heading 4"/>
    <w:basedOn w:val="a"/>
    <w:link w:val="40"/>
    <w:uiPriority w:val="9"/>
    <w:semiHidden/>
    <w:unhideWhenUsed/>
    <w:qFormat/>
    <w:rsid w:val="009B4013"/>
    <w:pPr>
      <w:spacing w:before="100" w:beforeAutospacing="1" w:after="100" w:afterAutospacing="1"/>
      <w:outlineLvl w:val="3"/>
    </w:pPr>
    <w:rPr>
      <w:rFonts w:eastAsiaTheme="minorHAns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9B4013"/>
    <w:rPr>
      <w:rFonts w:ascii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B4013"/>
    <w:rPr>
      <w:rFonts w:ascii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B4013"/>
    <w:rPr>
      <w:rFonts w:ascii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9B4013"/>
    <w:rPr>
      <w:sz w:val="21"/>
      <w:szCs w:val="21"/>
    </w:rPr>
  </w:style>
  <w:style w:type="character" w:styleId="a4">
    <w:name w:val="annotation reference"/>
    <w:basedOn w:val="a0"/>
    <w:uiPriority w:val="99"/>
    <w:semiHidden/>
    <w:unhideWhenUsed/>
    <w:rsid w:val="00BF5F89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BF5F89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BF5F8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BF5F89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BF5F8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BF5F89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BF5F8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21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Солдатенко Евгений Павлович</dc:creator>
  <cp:keywords/>
  <dc:description/>
  <cp:lastModifiedBy>Солдатенко Евгений Павлович</cp:lastModifiedBy>
  <cp:revision>5</cp:revision>
  <dcterms:created xsi:type="dcterms:W3CDTF">2026-06-02T05:45:00Z</dcterms:created>
  <dcterms:modified xsi:type="dcterms:W3CDTF">2026-06-02T07:34:00Z</dcterms:modified>
</cp:coreProperties>
</file>