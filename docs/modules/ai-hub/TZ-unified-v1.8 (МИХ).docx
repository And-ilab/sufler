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200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0" w:name="_heading=h.l7sad9g3eud7" w:colFirst="0" w:colLast="0"/>
      <w:bookmarkEnd w:id="0"/>
      <w:r w:rsidRPr="00A1095A">
        <w:rPr>
          <w:rFonts w:ascii="Arial" w:eastAsia="Arial" w:hAnsi="Arial" w:cs="Arial"/>
          <w:sz w:val="28"/>
          <w:szCs w:val="28"/>
          <w:lang w:val="ru-RU"/>
        </w:rPr>
        <w:t>ОТКРЫТОЕ АКЦИОНЕРНОЕ ОБЩЕСТВО</w:t>
      </w:r>
    </w:p>
    <w:p w14:paraId="5A345C61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1" w:name="_heading=h.5gfo9e6ygh6b" w:colFirst="0" w:colLast="0"/>
      <w:bookmarkEnd w:id="1"/>
      <w:r w:rsidRPr="00A1095A">
        <w:rPr>
          <w:rFonts w:ascii="Arial" w:eastAsia="Arial" w:hAnsi="Arial" w:cs="Arial"/>
          <w:sz w:val="28"/>
          <w:szCs w:val="28"/>
          <w:lang w:val="ru-RU"/>
        </w:rPr>
        <w:t xml:space="preserve"> «СБЕРЕГАТЕЛЬНЫЙ БАНК БЕЛАРУСБАНК»</w:t>
      </w:r>
    </w:p>
    <w:p w14:paraId="25C8E209" w14:textId="77777777" w:rsidR="009D43E8" w:rsidRPr="00A1095A" w:rsidRDefault="009D43E8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2" w:name="_heading=h.97w716ig6ks6" w:colFirst="0" w:colLast="0"/>
      <w:bookmarkEnd w:id="2"/>
    </w:p>
    <w:p w14:paraId="26944338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6"/>
          <w:szCs w:val="26"/>
          <w:lang w:val="ru-RU"/>
        </w:rPr>
      </w:pPr>
      <w:r w:rsidRPr="00A1095A">
        <w:rPr>
          <w:rFonts w:ascii="Arial" w:eastAsia="Arial" w:hAnsi="Arial" w:cs="Arial"/>
          <w:sz w:val="28"/>
          <w:szCs w:val="28"/>
          <w:lang w:val="ru-RU"/>
        </w:rPr>
        <w:t>ОБЩЕСТВО С ОГРАНИЧЕННОЙ ОТВЕТСТВЕННОСТЬЮ “ГС РИТЕЙЛ”</w:t>
      </w:r>
    </w:p>
    <w:p w14:paraId="20E38DEB" w14:textId="77777777" w:rsidR="009D43E8" w:rsidRPr="00A1095A" w:rsidRDefault="00317F00">
      <w:pPr>
        <w:spacing w:after="0" w:line="360" w:lineRule="auto"/>
        <w:ind w:firstLine="709"/>
        <w:jc w:val="both"/>
        <w:rPr>
          <w:rFonts w:ascii="Arial" w:eastAsia="Arial" w:hAnsi="Arial" w:cs="Arial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17223054" wp14:editId="15A4D08C">
                <wp:simplePos x="0" y="0"/>
                <wp:positionH relativeFrom="column">
                  <wp:posOffset>66676</wp:posOffset>
                </wp:positionH>
                <wp:positionV relativeFrom="paragraph">
                  <wp:posOffset>367643</wp:posOffset>
                </wp:positionV>
                <wp:extent cx="3009900" cy="199072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1B4DC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726437A2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Испонительный директор ОАО “Сберегательный банк Беларусбанк” </w:t>
                            </w:r>
                          </w:p>
                          <w:p w14:paraId="09B72848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52911152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Ю.А.Насевич</w:t>
                            </w:r>
                          </w:p>
                          <w:p w14:paraId="2252555A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4BA11A03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230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.25pt;margin-top:28.95pt;width:237pt;height:156.7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" filled="f" stroked="f">
                <v:textbox style="mso-fit-shape-to-text:t" inset="2.53958mm,2.53958mm,2.53958mm,2.53958mm">
                  <w:txbxContent>
                    <w:p w14:paraId="4F61B4DC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726437A2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Испонительный директор ОАО “Сберегательный банк Беларусбанк” </w:t>
                      </w:r>
                    </w:p>
                    <w:p w14:paraId="09B72848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52911152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Ю.А.Насевич</w:t>
                      </w:r>
                    </w:p>
                    <w:p w14:paraId="2252555A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4BA11A03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6EE15004" wp14:editId="54C79C64">
                <wp:simplePos x="0" y="0"/>
                <wp:positionH relativeFrom="column">
                  <wp:posOffset>3181350</wp:posOffset>
                </wp:positionH>
                <wp:positionV relativeFrom="paragraph">
                  <wp:posOffset>325710</wp:posOffset>
                </wp:positionV>
                <wp:extent cx="3009900" cy="199072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15385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622DE976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Директор ООО “ГС Ритейл” </w:t>
                            </w:r>
                          </w:p>
                          <w:p w14:paraId="16622D09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4F666B97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273A57F9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 w14:paraId="044DB650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3457E026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5004" id="Надпись 1" o:spid="_x0000_s1027" type="#_x0000_t202" style="position:absolute;left:0;text-align:left;margin-left:250.5pt;margin-top:25.65pt;width:237pt;height:156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" filled="f" stroked="f">
                <v:textbox style="mso-fit-shape-to-text:t" inset="2.53958mm,2.53958mm,2.53958mm,2.53958mm">
                  <w:txbxContent>
                    <w:p w14:paraId="21415385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622DE976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Директор ООО “ГС Ритейл” </w:t>
                      </w:r>
                    </w:p>
                    <w:p w14:paraId="16622D09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4F666B97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273A57F9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 w14:paraId="044DB650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3457E026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57"/>
        <w:tblW w:w="525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50"/>
      </w:tblGrid>
      <w:tr w:rsidR="009D43E8" w14:paraId="0ACE9AAA" w14:textId="77777777">
        <w:tc>
          <w:tcPr>
            <w:tcW w:w="5250" w:type="dxa"/>
          </w:tcPr>
          <w:sdt>
            <w:sdtPr>
              <w:tag w:val="goog_rdk_1"/>
              <w:id w:val="1573186655"/>
              <w:lock w:val="contentLocked"/>
            </w:sdtPr>
            <w:sdtContent>
              <w:p w14:paraId="54C82A4A" w14:textId="77777777" w:rsidR="009D43E8" w:rsidRDefault="009D43E8">
                <w:pPr>
                  <w:spacing w:after="0" w:line="360" w:lineRule="auto"/>
                  <w:ind w:firstLine="709"/>
                  <w:jc w:val="both"/>
                  <w:rPr>
                    <w:rFonts w:ascii="Arial" w:eastAsia="Arial" w:hAnsi="Arial" w:cs="Arial"/>
                  </w:rPr>
                </w:pPr>
              </w:p>
              <w:tbl>
                <w:tblPr>
                  <w:tblStyle w:val="156"/>
                  <w:tblW w:w="5264" w:type="dxa"/>
                  <w:tblInd w:w="0" w:type="dxa"/>
                  <w:tblLayout w:type="fixed"/>
                  <w:tblLook w:val="0000" w:firstRow="0" w:lastRow="0" w:firstColumn="0" w:lastColumn="0" w:noHBand="0" w:noVBand="0"/>
                </w:tblPr>
                <w:tblGrid>
                  <w:gridCol w:w="5264"/>
                </w:tblGrid>
                <w:tr w:rsidR="009D43E8" w14:paraId="30FE79DA" w14:textId="77777777">
                  <w:tc>
                    <w:tcPr>
                      <w:tcW w:w="5264" w:type="dxa"/>
                    </w:tcPr>
                    <w:sdt>
                      <w:sdtPr>
                        <w:tag w:val="goog_rdk_0"/>
                        <w:id w:val="1917233826"/>
                        <w:lock w:val="contentLocked"/>
                      </w:sdtPr>
                      <w:sdtContent>
                        <w:p w14:paraId="1E0B4262" w14:textId="77777777" w:rsidR="009D43E8" w:rsidRDefault="00000000">
                          <w:pPr>
                            <w:spacing w:after="0" w:line="280" w:lineRule="auto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</w:p>
                      </w:sdtContent>
                    </w:sdt>
                  </w:tc>
                </w:tr>
              </w:tbl>
              <w:p w14:paraId="2D95684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57CE3B9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1DD0FADB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53465B8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62F2C97" w14:textId="77777777" w:rsidR="009D43E8" w:rsidRDefault="00000000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</w:sdtContent>
          </w:sdt>
        </w:tc>
      </w:tr>
    </w:tbl>
    <w:p w14:paraId="33101E56" w14:textId="77777777" w:rsidR="009D43E8" w:rsidRDefault="009D43E8">
      <w:pPr>
        <w:pStyle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3" w:name="_heading=h.t14uxofe82st" w:colFirst="0" w:colLast="0"/>
      <w:bookmarkEnd w:id="3"/>
    </w:p>
    <w:p w14:paraId="0C689406" w14:textId="77777777" w:rsidR="009D43E8" w:rsidRPr="00A1095A" w:rsidRDefault="00317F00">
      <w:pPr>
        <w:pStyle w:val="1"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</w:pPr>
      <w:bookmarkStart w:id="4" w:name="_heading=h.qpb3xe8z620w" w:colFirst="0" w:colLast="0"/>
      <w:bookmarkEnd w:id="4"/>
      <w:r w:rsidRPr="00A1095A"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t>Техническое задание на создание автоматизированной системы</w:t>
      </w:r>
    </w:p>
    <w:p w14:paraId="2303684C" w14:textId="77777777" w:rsidR="009D43E8" w:rsidRPr="00A1095A" w:rsidRDefault="00317F00">
      <w:pPr>
        <w:spacing w:before="180" w:after="180"/>
        <w:jc w:val="center"/>
        <w:rPr>
          <w:rFonts w:ascii="Arial" w:eastAsia="Arial" w:hAnsi="Arial" w:cs="Arial"/>
          <w:b/>
          <w:bCs/>
          <w:color w:val="0F4761"/>
          <w:sz w:val="42"/>
          <w:szCs w:val="42"/>
          <w:lang w:val="ru-RU"/>
        </w:rPr>
      </w:pPr>
      <w:r w:rsidRPr="00A1095A">
        <w:rPr>
          <w:rFonts w:ascii="Arial" w:eastAsia="Arial" w:hAnsi="Arial" w:cs="Arial"/>
          <w:b/>
          <w:bCs/>
          <w:sz w:val="28"/>
          <w:szCs w:val="28"/>
          <w:lang w:val="ru-RU"/>
        </w:rPr>
        <w:t>“ПО на базе искусственного интеллекта для банковских процессов”</w:t>
      </w:r>
    </w:p>
    <w:p w14:paraId="54C4F556" w14:textId="10286DBE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Версия:</w:t>
      </w:r>
      <w:r w:rsidRPr="00A1095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A1095A">
        <w:rPr>
          <w:rFonts w:ascii="Arial" w:eastAsia="Arial" w:hAnsi="Arial" w:cs="Arial"/>
          <w:lang w:val="ru-RU"/>
        </w:rPr>
        <w:t>1.</w:t>
      </w:r>
      <w:ins w:id="5" w:author="Никита Гринь" w:date="2026-08-06T11:37:00Z" w16du:dateUtc="2026-08-06T08:37:00Z">
        <w:r w:rsidR="00641D32">
          <w:rPr>
            <w:rFonts w:ascii="Arial" w:eastAsia="Arial" w:hAnsi="Arial" w:cs="Arial"/>
            <w:lang w:val="ru-RU"/>
          </w:rPr>
          <w:t>8</w:t>
        </w:r>
      </w:ins>
      <w:del w:id="6" w:author="Никита Гринь" w:date="2026-08-04T17:24:00Z" w16du:dateUtc="2026-08-04T14:24:00Z">
        <w:r w:rsidRPr="00A1095A" w:rsidDel="004A7722">
          <w:rPr>
            <w:rFonts w:ascii="Arial" w:eastAsia="Arial" w:hAnsi="Arial" w:cs="Arial"/>
            <w:lang w:val="ru-RU"/>
          </w:rPr>
          <w:delText>4</w:delText>
        </w:r>
      </w:del>
    </w:p>
    <w:p w14:paraId="2304DA42" w14:textId="6A1FC994" w:rsidR="009D43E8" w:rsidRPr="00910837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Дата:</w:t>
      </w:r>
      <w:r w:rsidRPr="00A1095A">
        <w:rPr>
          <w:rFonts w:ascii="Arial" w:eastAsia="Arial" w:hAnsi="Arial" w:cs="Arial"/>
          <w:lang w:val="ru-RU"/>
        </w:rPr>
        <w:t xml:space="preserve"> 2026-0</w:t>
      </w:r>
      <w:ins w:id="7" w:author="Никита Гринь" w:date="2026-08-06T11:37:00Z" w16du:dateUtc="2026-08-06T08:37:00Z">
        <w:r w:rsidR="00641D32">
          <w:rPr>
            <w:rFonts w:ascii="Arial" w:eastAsia="Arial" w:hAnsi="Arial" w:cs="Arial"/>
            <w:lang w:val="ru-RU"/>
          </w:rPr>
          <w:t>6</w:t>
        </w:r>
      </w:ins>
      <w:del w:id="8" w:author="Никита Гринь" w:date="2026-08-04T17:25:00Z" w16du:dateUtc="2026-08-04T14:25:00Z">
        <w:r w:rsidRPr="00A1095A" w:rsidDel="004A7722">
          <w:rPr>
            <w:rFonts w:ascii="Arial" w:eastAsia="Arial" w:hAnsi="Arial" w:cs="Arial"/>
            <w:lang w:val="ru-RU"/>
          </w:rPr>
          <w:delText>7</w:delText>
        </w:r>
      </w:del>
      <w:r w:rsidRPr="00A1095A">
        <w:rPr>
          <w:rFonts w:ascii="Arial" w:eastAsia="Arial" w:hAnsi="Arial" w:cs="Arial"/>
          <w:lang w:val="ru-RU"/>
        </w:rPr>
        <w:t>-</w:t>
      </w:r>
      <w:ins w:id="9" w:author="Никита Гринь" w:date="2026-08-04T17:25:00Z" w16du:dateUtc="2026-08-04T14:25:00Z">
        <w:r w:rsidR="004A7722" w:rsidRPr="00910837">
          <w:rPr>
            <w:rFonts w:ascii="Arial" w:eastAsia="Arial" w:hAnsi="Arial" w:cs="Arial"/>
            <w:lang w:val="ru-RU"/>
            <w:rPrChange w:id="10" w:author="Никита Гринь" w:date="2026-08-05T12:07:00Z" w16du:dateUtc="2026-08-05T09:07:00Z">
              <w:rPr>
                <w:rFonts w:ascii="Arial" w:eastAsia="Arial" w:hAnsi="Arial" w:cs="Arial"/>
                <w:lang w:val="en-US"/>
              </w:rPr>
            </w:rPrChange>
          </w:rPr>
          <w:t>08</w:t>
        </w:r>
      </w:ins>
      <w:del w:id="11" w:author="Никита Гринь" w:date="2026-08-04T17:25:00Z" w16du:dateUtc="2026-08-04T14:25:00Z">
        <w:r w:rsidRPr="00A1095A" w:rsidDel="004A7722">
          <w:rPr>
            <w:rFonts w:ascii="Arial" w:eastAsia="Arial" w:hAnsi="Arial" w:cs="Arial"/>
            <w:lang w:val="ru-RU"/>
          </w:rPr>
          <w:delText>10</w:delText>
        </w:r>
      </w:del>
    </w:p>
    <w:p w14:paraId="0C35CCAD" w14:textId="2D2725F4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Проект:</w:t>
      </w:r>
      <w:r w:rsidRPr="00A1095A">
        <w:rPr>
          <w:rFonts w:ascii="Arial" w:eastAsia="Arial" w:hAnsi="Arial" w:cs="Arial"/>
          <w:lang w:val="ru-RU"/>
        </w:rPr>
        <w:t xml:space="preserve"> ПО на базе искусственного интеллекта для</w:t>
      </w:r>
      <w:r w:rsidRPr="00A1095A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 xml:space="preserve">банковских процессов на базе ИИ </w:t>
      </w:r>
    </w:p>
    <w:p w14:paraId="06F9D341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Договор:</w:t>
      </w:r>
      <w:r w:rsidRPr="00A1095A">
        <w:rPr>
          <w:rFonts w:ascii="Arial" w:eastAsia="Arial" w:hAnsi="Arial" w:cs="Arial"/>
          <w:lang w:val="ru-RU"/>
        </w:rPr>
        <w:t xml:space="preserve"> № 14-03/2026 </w:t>
      </w:r>
    </w:p>
    <w:p w14:paraId="392A2640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Заказчик:</w:t>
      </w:r>
      <w:r w:rsidRPr="00A1095A">
        <w:rPr>
          <w:rFonts w:ascii="Arial" w:eastAsia="Arial" w:hAnsi="Arial" w:cs="Arial"/>
          <w:lang w:val="ru-RU"/>
        </w:rPr>
        <w:t xml:space="preserve"> ОАО «АСБ Беларусбанк» </w:t>
      </w:r>
    </w:p>
    <w:p w14:paraId="210A439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Исполнитель:</w:t>
      </w:r>
      <w:r w:rsidRPr="00A1095A">
        <w:rPr>
          <w:rFonts w:ascii="Arial" w:eastAsia="Arial" w:hAnsi="Arial" w:cs="Arial"/>
          <w:lang w:val="ru-RU"/>
        </w:rPr>
        <w:t xml:space="preserve"> ООО «ГС Ритейл»</w:t>
      </w:r>
    </w:p>
    <w:p w14:paraId="21CF9F45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Назначение:</w:t>
      </w:r>
      <w:r w:rsidRPr="00A1095A">
        <w:rPr>
          <w:rFonts w:ascii="Arial" w:eastAsia="Arial" w:hAnsi="Arial" w:cs="Arial"/>
          <w:lang w:val="ru-RU"/>
        </w:rPr>
        <w:t xml:space="preserve"> единое согласуемое проектное ТЗ (этап 1 календарного плана, </w:t>
      </w:r>
      <w:r w:rsidRPr="00A1095A">
        <w:rPr>
          <w:rFonts w:ascii="Arial" w:eastAsia="Arial" w:hAnsi="Arial" w:cs="Arial"/>
          <w:b/>
          <w:bCs/>
          <w:lang w:val="ru-RU"/>
        </w:rPr>
        <w:t>Прил.2</w:t>
      </w:r>
      <w:r w:rsidRPr="00A1095A">
        <w:rPr>
          <w:rFonts w:ascii="Arial" w:eastAsia="Arial" w:hAnsi="Arial" w:cs="Arial"/>
          <w:lang w:val="ru-RU"/>
        </w:rPr>
        <w:t xml:space="preserve">) на контур </w:t>
      </w:r>
      <w:r>
        <w:rPr>
          <w:rFonts w:ascii="Arial" w:eastAsia="Arial" w:hAnsi="Arial" w:cs="Arial"/>
          <w:b/>
          <w:bCs/>
        </w:rPr>
        <w:t>AI</w:t>
      </w:r>
      <w:r w:rsidRPr="00A1095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A1095A">
        <w:rPr>
          <w:rFonts w:ascii="Arial" w:eastAsia="Arial" w:hAnsi="Arial" w:cs="Arial"/>
          <w:lang w:val="ru-RU"/>
        </w:rPr>
        <w:t xml:space="preserve"> (оболочка) и договорные модули </w:t>
      </w:r>
      <w:r w:rsidRPr="00A1095A">
        <w:rPr>
          <w:rFonts w:ascii="Arial" w:eastAsia="Arial" w:hAnsi="Arial" w:cs="Arial"/>
          <w:b/>
          <w:bCs/>
          <w:lang w:val="ru-RU"/>
        </w:rPr>
        <w:t>[Прил.1 §2.2]</w:t>
      </w:r>
      <w:r w:rsidRPr="00A1095A">
        <w:rPr>
          <w:rFonts w:ascii="Arial" w:eastAsia="Arial" w:hAnsi="Arial" w:cs="Arial"/>
          <w:lang w:val="ru-RU"/>
        </w:rPr>
        <w:t xml:space="preserve">: модуль </w:t>
      </w:r>
      <w:r>
        <w:rPr>
          <w:rFonts w:ascii="Arial" w:eastAsia="Arial" w:hAnsi="Arial" w:cs="Arial"/>
        </w:rPr>
        <w:t>LLM</w:t>
      </w:r>
      <w:r w:rsidRPr="00A1095A">
        <w:rPr>
          <w:rFonts w:ascii="Arial" w:eastAsia="Arial" w:hAnsi="Arial" w:cs="Arial"/>
          <w:lang w:val="ru-RU"/>
        </w:rPr>
        <w:t>, модуль Контакт-центра, модуль ИИ-ассистент, модуль распознавания документов — и интеграции с системами банка.</w:t>
      </w:r>
    </w:p>
    <w:p w14:paraId="351DE260" w14:textId="77777777" w:rsidR="009D43E8" w:rsidRPr="003C42DA" w:rsidRDefault="00317F00">
      <w:pPr>
        <w:spacing w:before="180" w:after="180"/>
        <w:rPr>
          <w:rFonts w:ascii="Arial" w:eastAsia="Arial" w:hAnsi="Arial" w:cs="Arial"/>
          <w:sz w:val="26"/>
          <w:szCs w:val="26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Нормативная база:</w:t>
      </w:r>
      <w:r w:rsidRPr="003C42DA">
        <w:rPr>
          <w:rFonts w:ascii="Arial" w:eastAsia="Arial" w:hAnsi="Arial" w:cs="Arial"/>
          <w:lang w:val="ru-RU"/>
        </w:rPr>
        <w:t xml:space="preserve"> содержание — по </w:t>
      </w:r>
      <w:r w:rsidRPr="003C42DA">
        <w:rPr>
          <w:rFonts w:ascii="Arial" w:eastAsia="Arial" w:hAnsi="Arial" w:cs="Arial"/>
          <w:b/>
          <w:bCs/>
          <w:lang w:val="ru-RU"/>
        </w:rPr>
        <w:t>Приложению 1</w:t>
      </w:r>
      <w:r w:rsidRPr="003C42DA">
        <w:rPr>
          <w:rFonts w:ascii="Arial" w:eastAsia="Arial" w:hAnsi="Arial" w:cs="Arial"/>
          <w:lang w:val="ru-RU"/>
        </w:rPr>
        <w:t xml:space="preserve"> к договору (приоритет); структура дополнена </w:t>
      </w:r>
      <w:r w:rsidRPr="003C42DA">
        <w:rPr>
          <w:rFonts w:ascii="Arial" w:eastAsia="Arial" w:hAnsi="Arial" w:cs="Arial"/>
          <w:b/>
          <w:bCs/>
          <w:lang w:val="ru-RU"/>
        </w:rPr>
        <w:t>ГОСТ 34.602-2020</w:t>
      </w:r>
      <w:r w:rsidRPr="003C42DA">
        <w:rPr>
          <w:rFonts w:ascii="Arial" w:eastAsia="Arial" w:hAnsi="Arial" w:cs="Arial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12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13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14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15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16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17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18" w:author="Никита Гринь" w:date="2026-07-31T11:14:00Z" w16du:dateUtc="2026-07-31T08:14:00Z">
            <w:rPr/>
          </w:rPrChange>
        </w:rPr>
        <w:instrText>/1</w:instrText>
      </w:r>
      <w:r>
        <w:instrText>Y</w:instrText>
      </w:r>
      <w:r w:rsidRPr="003D1E67">
        <w:rPr>
          <w:lang w:val="ru-RU"/>
          <w:rPrChange w:id="19" w:author="Никита Гринь" w:date="2026-07-31T11:14:00Z" w16du:dateUtc="2026-07-31T08:14:00Z">
            <w:rPr/>
          </w:rPrChange>
        </w:rPr>
        <w:instrText>0</w:instrText>
      </w:r>
      <w:r>
        <w:instrText>FB</w:instrText>
      </w:r>
      <w:r w:rsidRPr="003D1E67">
        <w:rPr>
          <w:lang w:val="ru-RU"/>
          <w:rPrChange w:id="20" w:author="Никита Гринь" w:date="2026-07-31T11:14:00Z" w16du:dateUtc="2026-07-31T08:14:00Z">
            <w:rPr/>
          </w:rPrChange>
        </w:rPr>
        <w:instrText>6</w:instrText>
      </w:r>
      <w:r>
        <w:instrText>KqoxWxEejmj</w:instrText>
      </w:r>
      <w:r w:rsidRPr="003D1E67">
        <w:rPr>
          <w:lang w:val="ru-RU"/>
          <w:rPrChange w:id="21" w:author="Никита Гринь" w:date="2026-07-31T11:14:00Z" w16du:dateUtc="2026-07-31T08:14:00Z">
            <w:rPr/>
          </w:rPrChange>
        </w:rPr>
        <w:instrText>4</w:instrText>
      </w:r>
      <w:r>
        <w:instrText>v</w:instrText>
      </w:r>
      <w:r w:rsidRPr="003D1E67">
        <w:rPr>
          <w:lang w:val="ru-RU"/>
          <w:rPrChange w:id="22" w:author="Никита Гринь" w:date="2026-07-31T11:14:00Z" w16du:dateUtc="2026-07-31T08:14:00Z">
            <w:rPr/>
          </w:rPrChange>
        </w:rPr>
        <w:instrText>1</w:instrText>
      </w:r>
      <w:r>
        <w:instrText>rEryHMniKEQL</w:instrText>
      </w:r>
      <w:r w:rsidRPr="003D1E67">
        <w:rPr>
          <w:lang w:val="ru-RU"/>
          <w:rPrChange w:id="23" w:author="Никита Гринь" w:date="2026-07-31T11:14:00Z" w16du:dateUtc="2026-07-31T08:14:00Z">
            <w:rPr/>
          </w:rPrChange>
        </w:rPr>
        <w:instrText>8/</w:instrText>
      </w:r>
      <w:r>
        <w:instrText>edit</w:instrText>
      </w:r>
      <w:r w:rsidRPr="003D1E67">
        <w:rPr>
          <w:lang w:val="ru-RU"/>
          <w:rPrChange w:id="24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5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6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7" w:author="Никита Гринь" w:date="2026-07-31T11:14:00Z" w16du:dateUtc="2026-07-31T08:14:00Z">
            <w:rPr/>
          </w:rPrChange>
        </w:rPr>
        <w:instrText>.</w:instrText>
      </w:r>
      <w:r>
        <w:instrText>yt</w:instrText>
      </w:r>
      <w:r w:rsidRPr="003D1E67">
        <w:rPr>
          <w:lang w:val="ru-RU"/>
          <w:rPrChange w:id="28" w:author="Никита Гринь" w:date="2026-07-31T11:14:00Z" w16du:dateUtc="2026-07-31T08:14:00Z">
            <w:rPr/>
          </w:rPrChange>
        </w:rPr>
        <w:instrText>9</w:instrText>
      </w:r>
      <w:r>
        <w:instrText>bz</w:instrText>
      </w:r>
      <w:r w:rsidRPr="003D1E67">
        <w:rPr>
          <w:lang w:val="ru-RU"/>
          <w:rPrChange w:id="29" w:author="Никита Гринь" w:date="2026-07-31T11:14:00Z" w16du:dateUtc="2026-07-31T08:14:00Z">
            <w:rPr/>
          </w:rPrChange>
        </w:rPr>
        <w:instrText>7</w:instrText>
      </w:r>
      <w:r>
        <w:instrText>u</w:instrText>
      </w:r>
      <w:r w:rsidRPr="003D1E67">
        <w:rPr>
          <w:lang w:val="ru-RU"/>
          <w:rPrChange w:id="30" w:author="Никита Гринь" w:date="2026-07-31T11:14:00Z" w16du:dateUtc="2026-07-31T08:14:00Z">
            <w:rPr/>
          </w:rPrChange>
        </w:rPr>
        <w:instrText>53</w:instrText>
      </w:r>
      <w:r>
        <w:instrText>k</w:instrText>
      </w:r>
      <w:r w:rsidRPr="003D1E67">
        <w:rPr>
          <w:lang w:val="ru-RU"/>
          <w:rPrChange w:id="31" w:author="Никита Гринь" w:date="2026-07-31T11:14:00Z" w16du:dateUtc="2026-07-31T08:14:00Z">
            <w:rPr/>
          </w:rPrChange>
        </w:rPr>
        <w:instrText>3</w:instrText>
      </w:r>
      <w:r>
        <w:instrText>z</w:instrText>
      </w:r>
      <w:r w:rsidRPr="003D1E67">
        <w:rPr>
          <w:lang w:val="ru-RU"/>
          <w:rPrChange w:id="32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56823B37" w14:textId="77777777" w:rsidR="009D43E8" w:rsidRPr="003C42DA" w:rsidRDefault="009D43E8">
      <w:pPr>
        <w:pStyle w:val="a3"/>
        <w:rPr>
          <w:rFonts w:ascii="Arial" w:eastAsia="Arial" w:hAnsi="Arial" w:cs="Arial"/>
          <w:sz w:val="28"/>
          <w:szCs w:val="28"/>
          <w:lang w:val="ru-RU"/>
        </w:rPr>
      </w:pPr>
      <w:bookmarkStart w:id="33" w:name="_heading=h.dtl0qxukrsz1" w:colFirst="0" w:colLast="0"/>
      <w:bookmarkEnd w:id="33"/>
    </w:p>
    <w:p w14:paraId="5D268B9D" w14:textId="77777777" w:rsidR="009D43E8" w:rsidRPr="003C42DA" w:rsidRDefault="00317F00">
      <w:pPr>
        <w:pStyle w:val="a3"/>
        <w:rPr>
          <w:rFonts w:ascii="Arial" w:eastAsia="Arial" w:hAnsi="Arial" w:cs="Arial"/>
          <w:b/>
          <w:bCs/>
          <w:lang w:val="ru-RU"/>
        </w:rPr>
      </w:pPr>
      <w:bookmarkStart w:id="34" w:name="_heading=h.5xh43q6c0bn4" w:colFirst="0" w:colLast="0"/>
      <w:bookmarkEnd w:id="34"/>
      <w:r w:rsidRPr="003C42DA">
        <w:rPr>
          <w:rFonts w:ascii="Arial" w:eastAsia="Arial" w:hAnsi="Arial" w:cs="Arial"/>
          <w:sz w:val="28"/>
          <w:szCs w:val="28"/>
          <w:lang w:val="ru-RU"/>
        </w:rPr>
        <w:t>Минск 2026</w:t>
      </w:r>
    </w:p>
    <w:p w14:paraId="2AC6EFB0" w14:textId="77777777" w:rsidR="009D43E8" w:rsidRPr="003C42DA" w:rsidRDefault="00317F00">
      <w:pPr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>Содержание</w:t>
      </w:r>
    </w:p>
    <w:sdt>
      <w:sdtPr>
        <w:id w:val="1867767232"/>
        <w:docPartObj>
          <w:docPartGallery w:val="Table of Contents"/>
          <w:docPartUnique/>
        </w:docPartObj>
      </w:sdtPr>
      <w:sdtContent>
        <w:p w14:paraId="2CE5EAC3" w14:textId="3FA9A29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Техническое задание на создание автоматизированной системы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B6BFAAF" w14:textId="7F417A56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0. Реквизиты документа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87CB5C2" w14:textId="654A03E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0.1. Идентификация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355B76E" w14:textId="0AB8E18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0.2. Основание разработки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6ADCA4" w14:textId="48E12B4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0.3. Стороны и контакты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9F45CA" w14:textId="37B9295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I. Общие положения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45116D" w14:textId="341154F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 Правила и обозначения, принятые в документе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BA6189" w14:textId="05231C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Легенда маркеров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C7D91" w14:textId="7665422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I.1.1. Соответствие ГОСТ 34.602-2020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A9F161" w14:textId="3B66B3F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DD793" w14:textId="493BFF1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Цели [Прил.1 §2.1]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640B3B" w14:textId="5C5A7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As-Is — Контакт-центр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0F8E55" w14:textId="54E0824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I.2.3. Ключевое решение по RBAC (суфл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419B0" w14:textId="70F31FA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I.2.4. Ключевые проектные решения ТЗ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EA415E" w14:textId="19196F0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 Глоссарий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5DA711E" w14:textId="2C11671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I.3.0.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модуль Контакт-центра: разграничение терминов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3247B1" w14:textId="175CC36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I.3.1. Формат описания реализации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BF52931" w14:textId="79C2C5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 Матрица ролей и доступа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A191C" w14:textId="06BCF50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I.4.1. Роли Прил.1 (§2.4)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E23EFC" w14:textId="224F414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I.4.2. Дополнительные роли проекта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70E1C" w14:textId="6B64B37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I.4.3. Матрица доступа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05035D" w14:textId="191E1D8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I.5. Оболочка AI Hub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5EF3A8" w14:textId="55B80C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I.6. Администрирование и настройки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64AF3" w14:textId="4B992E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A661ABA" w14:textId="0FC3CE3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I.7.1. Архитектура информационного обмена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A1C323B" w14:textId="7177DA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I.8. Сводная таблица макетов UI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FC10C" w14:textId="6A783D5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 Информационная безопасность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DCB5E" w14:textId="7E01320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I.9.1. Требования информационной безопасности (§8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4F9F1A" w14:textId="47D9CB5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I.9.2. Журналирование и аудит (§9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978D00" w14:textId="4520822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I.9.3. On-premise и транспорт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00909B3" w14:textId="60AFCE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I.10. Active Directory / LDAPS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C5E38F" w14:textId="2A20938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II. Модуль Контакт-центра (§2.2.2, §4)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3B79C05" w14:textId="2547E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 Общие положения (§4.1)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E95911" w14:textId="13113E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40A8E35" w14:textId="1E689AA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 Модуль понимания запросов (§2.2.2.1, §4.2)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E6777" w14:textId="2F2EE39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II.2.1. Общие требования (§4.2.1)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D3FC66" w14:textId="0086DD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II.2.2. ASR в канале телефония (§4.2.2)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86A96C" w14:textId="253F2D5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51E824E" w14:textId="65B273F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II.2.5. Блокировка тем вне банковских консультаций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E79BDA7" w14:textId="01152D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 Дополнительные требования ASR (§4.2.2.13–19)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F6DAF45" w14:textId="43D0360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II.2.4.1. Сценарии ASR (UC-ASR)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DE9D0CB" w14:textId="358753A2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II.2.4.2. Интеграционные сценарии ASR (INT-T-ASR, INT-T-OKTELL-MRCP)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FBD6B5" w14:textId="457EF14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I.2.6. Механика эталонов обучающей выборки QU (§4.2.1.4)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68CB39" w14:textId="2E765680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Как наполняются и меняются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493202" w14:textId="4ED384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Кем управляются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104A92" w14:textId="43DDB561" w:rsidR="009D43E8" w:rsidRDefault="009D43E8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2"/>
                <w:id w:val="-1633376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Дополнительные сценарии (≥50) и эталоны QU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0F09A6B2" w14:textId="05A2D32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II.3. Интерфейс для работы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— канал телефония (§2.2.2.2, §4.3.1)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4CC479" w14:textId="52D05D2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II.3.1.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C1A0637" w14:textId="0BC479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II.3.2.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6D1E8F" w14:textId="1FFA373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3A2D1D" w14:textId="7FD887F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 Функциональные требования §4.3 —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(телефония и онлайн-чат)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E19138" w14:textId="76523FA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II.3.4.1. §4.3.1 — канал телефония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08CE975" w14:textId="789309E8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II.3.4.2. §4.3.2 — канал онлайн-чат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8E51EB8" w14:textId="27B937E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 Настройки (редактор сценариев, LLM Контакт-центра)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D8645E" w14:textId="28539C9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 Редактор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8F36B9" w14:textId="0617CF8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II.3.5.1.1. Управление промптами сценария (§4.5.2.6)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334978" w14:textId="1CB1CE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II.3.5.3. База знаний LLM Контакт-центра (§4.5.1)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9680DF" w14:textId="538C2299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II.3.5.4. Настройка релевантности (§4.5.3)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3DAC3A7" w14:textId="230C709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II.3.5.2. Конфигурация LLM Контакт-центра (sufler_cc)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90B2F0" w14:textId="161BB931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II.3.6.1. Сквозной бюджет времени (ASR + RAG + LLM)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2D6FC9" w14:textId="1CAF7B4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II.3.5.5. Интерфейс внутреннего пользователя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626609D" w14:textId="58834F4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 KPI и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5544C6" w14:textId="2ED3433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 Интерфейс для работы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— онлайн-чат (§2.2.2.3, §4.3.2)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C1C52" w14:textId="4199367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II.4.1.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175F10" w14:textId="7480D3B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II.4.2. Функциональные требования (UI панели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в 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A6CA99" w14:textId="2871879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II.4.3. Стыковка с платформой онлайн-чата (§8.1 integration TZ)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B704A3" w14:textId="172F8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 Модуль онлайн-чат (§2.2.2.4,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398569" w14:textId="32E9C66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 Контекст, каналы,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BFB65C" w14:textId="03355B8C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II.5.1.1. Три блока каналов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C3A2A7" w14:textId="5FDB9F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II.5.2. Роли и администрирование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643BDD8" w14:textId="4EE6856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 Виджет и форма входа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D6C91B" w14:textId="5F639A6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II.5.3.1. Настройки виджета (v1.3)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EDEF25" w14:textId="33D17F0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II.5.4. АРМ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FC2C38" w14:textId="4EEEB71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II.5.5. Очереди, офлайн, отказы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3928A6" w14:textId="724032D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II.5.6. Сводная таблица UC (22 сценария)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FD94D02" w14:textId="69256EE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II.5.7.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6C245D" w14:textId="62DEC3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II.5.9. Возможности сообщений по каналам (§6.3)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BBC712" w14:textId="0765612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II.5.10. Дополнительные функции §4.4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FD0DBBA" w14:textId="49F5EC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 Модуль «Отчетность» (§4.7)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A8A2E69" w14:textId="417C101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22342B2" w14:textId="4406D75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II.6.2. Пользовательск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C26441" w14:textId="79BF8B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8CF74A" w14:textId="59CD3D7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II.7. </w:t>
            </w:r>
          </w:hyperlink>
          <w:hyperlink w:anchor="_heading=">
            <w:r>
              <w:rPr>
                <w:rFonts w:ascii="Arial" w:eastAsia="Arial" w:hAnsi="Arial" w:cs="Arial"/>
              </w:rPr>
              <w:t>Приемка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модуля Контакт-центра (SUF-T, CHAT-T)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F7BE75" w14:textId="14413EE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II.7.0. Формат пошаговых сценариев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 xml:space="preserve">Ошибка! Закладка не </w:t>
          </w:r>
          <w:r w:rsidR="00AE7475">
            <w:rPr>
              <w:b/>
              <w:bCs/>
              <w:noProof/>
              <w:lang w:val="ru-RU"/>
            </w:rPr>
            <w:lastRenderedPageBreak/>
            <w:t>определена.</w:t>
          </w:r>
          <w:r>
            <w:fldChar w:fldCharType="end"/>
          </w:r>
        </w:p>
        <w:p w14:paraId="0A52498D" w14:textId="0380734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 SUF-T (интерфейсы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ра, §4.3, §4.6)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C5ECC" w14:textId="122E19FA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II.7.1.1. Пошаговые сценарии SUF-T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2D70E8" w14:textId="5134D5B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SUF-T-01 — Подсказка по транскрипту в отдельном окне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05141FB" w14:textId="0B50843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SUF-T-02 — Permalink СУЗ только оператору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5D21E3" w14:textId="3259BE8D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SUF-T-03 — Онлайн-чат: подсказка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E9C3EC" w14:textId="61B13BBF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SUF-T-04 — Клиент онлайн-чата не получает URL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E0E395B" w14:textId="4B698DF1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SUF-T-05 — Оператор онлайн-чата: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только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BB4561" w14:textId="471629E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SUF-T-12 — Динамические подсказки и % релевантности (FR-UND-06)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61749A" w14:textId="27EB5AD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SUF-T-15 — Запрос вне СУЗ: оператору нет подсказки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C31408" w14:textId="28D7A8F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II.7.2. MDL (профиль 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E459D0" w14:textId="73F586E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 CHAT-T (модуль онлайн-чат,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756516A" w14:textId="1730351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II.7.3.1. Пошаговые сценарии CHAT-T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7E029D" w14:textId="493AD360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CHAT-T-01 — Клиент с сайта начинает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6EFDE" w14:textId="5BB1A6F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CHAT-T-02 — Автоназначение / очередь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9CDF48" w14:textId="0404653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CHAT-T-03 — АРМ: данные клиента и история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2E9982" w14:textId="228C99A3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CHAT-T-04 — Подсказка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из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C3ED96" w14:textId="04B3320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CHAT-T-05 — Ответ клиенту без ссылок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7E79C4" w14:textId="0475A7A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CHAT-T-07 — Админ: настройка виджета и точек размещения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D125216" w14:textId="2D0D7E0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CHAT-T-13 — Единая история между каналами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E3CF76" w14:textId="25D300D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II.7.4. Нагрузочное тестирование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9AC7EB" w14:textId="33DD4E22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III. Модуль ИИ-ассистент (§2.2.3, §5)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F46B58" w14:textId="67BE2BD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C6FB2A" w14:textId="0257695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E5F30" w14:textId="4278E0C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9B681B0" w14:textId="332529B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9A2131" w14:textId="7939E1D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Зоны вкладки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F82FFE" w14:textId="3B8813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слайдов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455D8ED" w14:textId="7FB77B9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C6FB1AB" w14:textId="4551A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FE875" w14:textId="679DB1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III.5.1. Общие требования (§5.1)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B858361" w14:textId="78E09A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III.5.2. Модуль понимания запросов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C0E06E4" w14:textId="05D6C0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12B2CD3" w14:textId="10CBB38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III.6.1. Рабочий UI — выбор базы знаний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6365E1" w14:textId="09B88FA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III.6.2. Центр настроек — раздел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4850AA" w14:textId="644C57C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III.6.3. Реестр источников данных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4B6120" w14:textId="527B1A7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III.6.4. «Навыки и инструменты» (capabilities)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D9DA85" w14:textId="05F84AA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III.6.5. Политика SQL / код (§5.1.39)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7A10E9C" w14:textId="35C3C8F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III.7. Интеграции и API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BA5EE6" w14:textId="56D8245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(ASS-T)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D76A6F" w14:textId="7B8BFF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III.9. Модуль понимания запросов модуля ИИ-ассистент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31AE5BD" w14:textId="0AC507C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 Промпты и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ассистента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EC4D17" w14:textId="68CE928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III.10.1. Интерфейс «Промпты ассистента»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56457E" w14:textId="6738CA5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(§5.4)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B4E052" w14:textId="1F050C6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 Конфигурация LLM (ассистент)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E72B3" w14:textId="30CDB7D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III.11.1. Параметры модели LLM (§3.3)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52E663" w14:textId="71954BB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IV. Модуль распознавания документов (§2.2.4, §6)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5D47FE" w14:textId="51F5D5B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9FC7EC" w14:textId="5F9421E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Виды документов (§6.1.3)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C56ABF" w14:textId="540A47F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49CFC33" w14:textId="663EF4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84100F" w14:textId="3C03187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68FFFD" w14:textId="7BC34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5318684" w14:textId="7047E0F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026E97" w14:textId="1D1319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IV.5.1.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595B44" w14:textId="766E70A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F1354" w14:textId="108D2C8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6525E7" w14:textId="4993AA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IV.7.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6BE516" w14:textId="25FA4CA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(DOC-T)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40527C" w14:textId="459DAEC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IV.9. Информационная безопасность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A9428D" w14:textId="72044C6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V. Модуль LLM (§2.2.1, §3)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6AFD75" w14:textId="124CBE0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V.1. Общие требования (§3)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8A2A01" w14:textId="5527DB6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 Конфигурация моделей и RAG (§3.3–3.5)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7A1A30" w14:textId="21EA185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V.2.1. Ограничения источников знаний для RAG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44B9B9F" w14:textId="5BD089F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V.2.2. Зависимости подтверждения KPI Part V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9E0A17" w14:textId="13B67704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VI. Интеграции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F5DA6A" w14:textId="72E7C15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 Общие положения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C8E7FA" w14:textId="5CF7025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VI.0.3. Принципы и границы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7848FF" w14:textId="732AFD95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3"/>
                <w:id w:val="-636446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VI.1. СУЗ ↔ RAG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31953D0C" w14:textId="73E9096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VI.1.1. As-Is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3CA1A" w14:textId="5A6E6ED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VI.1.2. Модели интеграции A/B/C и выбор 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7D31FE" w14:textId="4FA7953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VI.1.3. Payload, статусы и бизнес-правила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F3C259" w14:textId="24BCD5E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VI.1.4. Реестр сценариев INT и результатов BTX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73D1CE" w14:textId="5777F6C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44C73D" w14:textId="6E04B32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СУЗ)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C75A9" w14:textId="100D59CC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4"/>
                <w:id w:val="-1502040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VI.2. Oktell ↔ суфл</w:t>
                </w:r>
              </w:sdtContent>
            </w:sdt>
          </w:hyperlink>
          <w:hyperlink w:anchor="_heading=">
            <w:r w:rsidR="00317F00">
              <w:rPr>
                <w:rFonts w:ascii="Arial" w:eastAsia="Arial" w:hAnsi="Arial" w:cs="Arial"/>
              </w:rPr>
              <w:t>е</w:t>
            </w:r>
          </w:hyperlink>
          <w:hyperlink w:anchor="_heading=">
            <w:r w:rsidR="00317F00">
              <w:rPr>
                <w:rFonts w:ascii="Arial" w:eastAsia="Arial" w:hAnsi="Arial" w:cs="Arial"/>
                <w:color w:val="000000"/>
              </w:rPr>
              <w:t>р (телефония)</w:t>
            </w:r>
            <w:r w:rsidR="00317F00">
              <w:rPr>
                <w:rFonts w:ascii="Arial" w:eastAsia="Arial" w:hAnsi="Arial" w:cs="Arial"/>
                <w:color w:val="000000"/>
              </w:rPr>
              <w:tab/>
            </w:r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215A89AC" w14:textId="3C73DCC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VI.2.1. As-Is (ответы заказчика / вендора)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604495" w14:textId="44AB1ED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VI.2.3. Модель интеграции T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33CB56" w14:textId="36375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VI.2.4. Реестр INT-T и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0C9FD2" w14:textId="4648E84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5C259D" w14:textId="1BD61B8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Oktell)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C1BC848" w14:textId="5493434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>HYPERLINK \l "_heading=" \h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 xml:space="preserve">VI.3. SIEM / аудит </w:t>
          </w:r>
          <w:del w:id="35" w:author="Никита Гринь" w:date="2026-08-05T12:34:00Z" w16du:dateUtc="2026-08-05T09:34:00Z">
            <w:r w:rsidDel="00D65562">
              <w:rPr>
                <w:rFonts w:ascii="Arial" w:eastAsia="Arial" w:hAnsi="Arial" w:cs="Arial"/>
                <w:color w:val="000000"/>
              </w:rPr>
              <w:delText>(Kaspersky KUMA)</w:delText>
            </w:r>
          </w:del>
          <w:r>
            <w:rPr>
              <w:rFonts w:ascii="Arial" w:eastAsia="Arial" w:hAnsi="Arial" w:cs="Arial"/>
              <w:color w:val="000000"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DF609A" w14:textId="1C28B4C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VI.3.1. Роли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89C3E5" w14:textId="0E957B8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VI.3.2. Сопоставление с §9 ТТ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2CFAC3" w14:textId="3837806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VI.3.3. Целевая схема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9CEB1F" w14:textId="1656E77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VI.3.4. Открытые источники документации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F4EDC4" w14:textId="66B6DB73" w:rsidR="009D43E8" w:rsidRDefault="009D43E8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>HYPERLINK \l "_heading=" \h</w:instrText>
          </w:r>
          <w:r>
            <w:fldChar w:fldCharType="separate"/>
          </w:r>
          <w:sdt>
            <w:sdtPr>
              <w:tag w:val="goog_rdk_5"/>
              <w:id w:val="706114450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 xml:space="preserve">VI.3.5. Черновой перечень событий AI Hub </w:t>
              </w:r>
              <w:del w:id="36" w:author="Никита Гринь" w:date="2026-08-05T12:34:00Z" w16du:dateUtc="2026-08-05T09:34:00Z">
                <w:r w:rsidDel="00D65562">
                  <w:rPr>
                    <w:rFonts w:ascii="Arial Unicode MS" w:eastAsia="Arial Unicode MS" w:hAnsi="Arial Unicode MS" w:cs="Arial Unicode MS"/>
                    <w:color w:val="000000"/>
                  </w:rPr>
                  <w:delText>→ KUMA</w:delText>
                </w:r>
              </w:del>
              <w:r>
                <w:rPr>
                  <w:rFonts w:ascii="Arial Unicode MS" w:eastAsia="Arial Unicode MS" w:hAnsi="Arial Unicode MS" w:cs="Arial Unicode MS"/>
                  <w:color w:val="000000"/>
                </w:rPr>
                <w:tab/>
              </w:r>
            </w:sdtContent>
          </w:sdt>
          <w:r>
            <w:fldChar w:fldCharType="end"/>
          </w:r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71522216" w14:textId="3101FF9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VI.3.6.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(INT-T, аудит)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6F2946F" w14:textId="4C6D4215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VII. Закрытие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355CA3" w14:textId="521B729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VII.1. Состав и содержание работ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12FABDC" w14:textId="7E947A4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VII.2. Контроль и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E0FE2C" w14:textId="0E7705F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VII.3. Подготовка объекта к вводу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83C35D" w14:textId="1E5AF7A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VII.4. Требования к документированию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EA9768" w14:textId="34716B8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VII.5.1. Данные заказчика (TBD при внедрении)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BF5BB4" w14:textId="171DF82E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A. Лист согласования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92DE9F2" w14:textId="75F345C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B. Реестр диалоговых сценариев КЦ (Прил.2)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74D5C9" w14:textId="69288161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C. Источники разработки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3A56F1" w14:textId="5A59B0C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C.1. Договорные и нормативные документы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B2603A2" w14:textId="3E2DD92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C.2. Исходные материалы заказчика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  <w:r>
            <w:fldChar w:fldCharType="end"/>
          </w:r>
        </w:p>
      </w:sdtContent>
    </w:sdt>
    <w:p w14:paraId="7C6664DE" w14:textId="77777777" w:rsidR="009D43E8" w:rsidRDefault="009D43E8">
      <w:pPr>
        <w:rPr>
          <w:rFonts w:ascii="Arial" w:eastAsia="Arial" w:hAnsi="Arial" w:cs="Arial"/>
        </w:rPr>
      </w:pPr>
    </w:p>
    <w:p w14:paraId="7F38A523" w14:textId="77777777" w:rsidR="009D43E8" w:rsidRDefault="00317F00">
      <w:pPr>
        <w:pStyle w:val="1"/>
        <w:rPr>
          <w:rFonts w:ascii="Arial" w:eastAsia="Arial" w:hAnsi="Arial" w:cs="Arial"/>
        </w:rPr>
      </w:pPr>
      <w:bookmarkStart w:id="37" w:name="bookmark=id.tuou4ccco1fq" w:colFirst="0" w:colLast="0"/>
      <w:bookmarkEnd w:id="37"/>
      <w:r>
        <w:rPr>
          <w:rFonts w:ascii="Arial" w:eastAsia="Arial" w:hAnsi="Arial" w:cs="Arial"/>
        </w:rPr>
        <w:t>Часть 0. Реквизиты документа</w:t>
      </w:r>
    </w:p>
    <w:p w14:paraId="3B241FBC" w14:textId="77777777" w:rsidR="009D43E8" w:rsidRDefault="00317F00">
      <w:pPr>
        <w:pStyle w:val="2"/>
        <w:rPr>
          <w:rFonts w:ascii="Arial" w:eastAsia="Arial" w:hAnsi="Arial" w:cs="Arial"/>
        </w:rPr>
      </w:pPr>
      <w:bookmarkStart w:id="38" w:name="bookmark=id.4b2xz9asuc48" w:colFirst="0" w:colLast="0"/>
      <w:bookmarkEnd w:id="38"/>
      <w:r>
        <w:rPr>
          <w:rFonts w:ascii="Arial" w:eastAsia="Arial" w:hAnsi="Arial" w:cs="Arial"/>
        </w:rPr>
        <w:t>0.1. Идентификация</w:t>
      </w:r>
    </w:p>
    <w:tbl>
      <w:tblPr>
        <w:tblStyle w:val="15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5700"/>
      </w:tblGrid>
      <w:tr w:rsidR="009D43E8" w14:paraId="6BE5816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14:paraId="73E23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700" w:type="dxa"/>
          </w:tcPr>
          <w:p w14:paraId="488D3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77E427E2" w14:textId="77777777" w:rsidTr="009D43E8">
        <w:tc>
          <w:tcPr>
            <w:tcW w:w="2220" w:type="dxa"/>
          </w:tcPr>
          <w:p w14:paraId="5EA35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 АС</w:t>
            </w:r>
          </w:p>
        </w:tc>
        <w:tc>
          <w:tcPr>
            <w:tcW w:w="5700" w:type="dxa"/>
          </w:tcPr>
          <w:p w14:paraId="3AAC1D1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на базе ИИ для банковских процессов</w:t>
            </w:r>
          </w:p>
        </w:tc>
      </w:tr>
      <w:tr w:rsidR="009D43E8" w14:paraId="37ECB073" w14:textId="77777777" w:rsidTr="009D43E8">
        <w:tc>
          <w:tcPr>
            <w:tcW w:w="2220" w:type="dxa"/>
          </w:tcPr>
          <w:p w14:paraId="06DAF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Версия ТЗ</w:t>
            </w:r>
          </w:p>
        </w:tc>
        <w:tc>
          <w:tcPr>
            <w:tcW w:w="5700" w:type="dxa"/>
          </w:tcPr>
          <w:p w14:paraId="1A011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v1.4 </w:t>
            </w:r>
          </w:p>
        </w:tc>
      </w:tr>
      <w:tr w:rsidR="009D43E8" w14:paraId="61832C3D" w14:textId="77777777" w:rsidTr="009D43E8">
        <w:tc>
          <w:tcPr>
            <w:tcW w:w="2220" w:type="dxa"/>
          </w:tcPr>
          <w:p w14:paraId="0E39FF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Дата</w:t>
            </w:r>
          </w:p>
        </w:tc>
        <w:tc>
          <w:tcPr>
            <w:tcW w:w="5700" w:type="dxa"/>
          </w:tcPr>
          <w:p w14:paraId="621BD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2026-07-08</w:t>
            </w:r>
          </w:p>
        </w:tc>
      </w:tr>
      <w:tr w:rsidR="009D43E8" w14:paraId="163B5365" w14:textId="77777777" w:rsidTr="009D43E8">
        <w:tc>
          <w:tcPr>
            <w:tcW w:w="2220" w:type="dxa"/>
          </w:tcPr>
          <w:p w14:paraId="0044F8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5700" w:type="dxa"/>
          </w:tcPr>
          <w:p w14:paraId="70F586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Процесс согласования</w:t>
            </w:r>
          </w:p>
        </w:tc>
      </w:tr>
      <w:tr w:rsidR="009D43E8" w:rsidRPr="0050000B" w14:paraId="646ECF29" w14:textId="77777777" w:rsidTr="009D43E8">
        <w:tc>
          <w:tcPr>
            <w:tcW w:w="2220" w:type="dxa"/>
          </w:tcPr>
          <w:p w14:paraId="7CFAF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срок проекта</w:t>
            </w:r>
          </w:p>
        </w:tc>
        <w:tc>
          <w:tcPr>
            <w:tcW w:w="5700" w:type="dxa"/>
          </w:tcPr>
          <w:p w14:paraId="42EEF6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более 7 месяцев с даты подписания договора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Прил.2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0A0E55A1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39" w:name="bookmark=id.2r0wzkx1rb94" w:colFirst="0" w:colLast="0"/>
      <w:bookmarkEnd w:id="39"/>
      <w:r w:rsidRPr="00A1095A">
        <w:rPr>
          <w:rFonts w:ascii="Arial" w:eastAsia="Arial" w:hAnsi="Arial" w:cs="Arial"/>
          <w:lang w:val="ru-RU"/>
        </w:rPr>
        <w:t>0.2. Основание разработки</w:t>
      </w:r>
    </w:p>
    <w:p w14:paraId="62F7AD0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Настоящее ТЗ разрабатывается в рамках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этапа 1</w:t>
      </w:r>
      <w:r w:rsidRPr="00A1095A">
        <w:rPr>
          <w:rFonts w:ascii="Arial" w:eastAsia="Arial" w:hAnsi="Arial" w:cs="Arial"/>
          <w:color w:val="000000"/>
          <w:lang w:val="ru-RU"/>
        </w:rPr>
        <w:t xml:space="preserve"> календарного плана договора № 14-03/2026: «Составление (разработка) Исполнителем Технического задания на основании технических требований Заказчика»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20 рабочих дней</w:t>
      </w:r>
      <w:r w:rsidRPr="00A1095A">
        <w:rPr>
          <w:rFonts w:ascii="Arial" w:eastAsia="Arial" w:hAnsi="Arial" w:cs="Arial"/>
          <w:color w:val="000000"/>
          <w:lang w:val="ru-RU"/>
        </w:rPr>
        <w:t xml:space="preserve"> с даты подписания договора. </w:t>
      </w:r>
      <w:r>
        <w:rPr>
          <w:rFonts w:ascii="Arial" w:eastAsia="Arial" w:hAnsi="Arial" w:cs="Arial"/>
          <w:color w:val="000000"/>
        </w:rPr>
        <w:t xml:space="preserve">Результат этапа — </w:t>
      </w:r>
      <w:r>
        <w:rPr>
          <w:rFonts w:ascii="Arial" w:eastAsia="Arial" w:hAnsi="Arial" w:cs="Arial"/>
        </w:rPr>
        <w:t>утвержденное</w:t>
      </w:r>
      <w:r>
        <w:rPr>
          <w:rFonts w:ascii="Arial" w:eastAsia="Arial" w:hAnsi="Arial" w:cs="Arial"/>
          <w:color w:val="000000"/>
        </w:rPr>
        <w:t xml:space="preserve"> сторонами ТЗ.</w:t>
      </w:r>
    </w:p>
    <w:tbl>
      <w:tblPr>
        <w:tblStyle w:val="15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240"/>
        <w:gridCol w:w="4380"/>
      </w:tblGrid>
      <w:tr w:rsidR="009D43E8" w14:paraId="1A25403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52B58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Основание</w:t>
            </w:r>
          </w:p>
        </w:tc>
        <w:tc>
          <w:tcPr>
            <w:tcW w:w="3240" w:type="dxa"/>
          </w:tcPr>
          <w:p w14:paraId="190D25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</w:t>
            </w:r>
          </w:p>
        </w:tc>
        <w:tc>
          <w:tcPr>
            <w:tcW w:w="4380" w:type="dxa"/>
          </w:tcPr>
          <w:p w14:paraId="286086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68EBD558" w14:textId="77777777" w:rsidTr="009D43E8">
        <w:tc>
          <w:tcPr>
            <w:tcW w:w="2025" w:type="dxa"/>
          </w:tcPr>
          <w:p w14:paraId="221E2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</w:t>
            </w:r>
          </w:p>
        </w:tc>
        <w:tc>
          <w:tcPr>
            <w:tcW w:w="3240" w:type="dxa"/>
          </w:tcPr>
          <w:p w14:paraId="7AC7D3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14-03/2026</w:t>
            </w:r>
          </w:p>
        </w:tc>
        <w:tc>
          <w:tcPr>
            <w:tcW w:w="4380" w:type="dxa"/>
          </w:tcPr>
          <w:p w14:paraId="5F1CA4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Предмет, сроки, стороны</w:t>
            </w:r>
          </w:p>
        </w:tc>
      </w:tr>
      <w:tr w:rsidR="009D43E8" w:rsidRPr="0050000B" w14:paraId="526603FC" w14:textId="77777777" w:rsidTr="009D43E8">
        <w:tc>
          <w:tcPr>
            <w:tcW w:w="2025" w:type="dxa"/>
          </w:tcPr>
          <w:p w14:paraId="3A646E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Технические требования (Прил.1)</w:t>
            </w:r>
          </w:p>
        </w:tc>
        <w:tc>
          <w:tcPr>
            <w:tcW w:w="3240" w:type="dxa"/>
          </w:tcPr>
          <w:p w14:paraId="39F4F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4380" w:type="dxa"/>
          </w:tcPr>
          <w:p w14:paraId="04FF54D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Требования к ПО §1–11, роли, модули</w:t>
            </w:r>
          </w:p>
        </w:tc>
      </w:tr>
      <w:tr w:rsidR="009D43E8" w14:paraId="23C24477" w14:textId="77777777" w:rsidTr="009D43E8">
        <w:tc>
          <w:tcPr>
            <w:tcW w:w="2025" w:type="dxa"/>
          </w:tcPr>
          <w:p w14:paraId="2EB3B2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Календарный план </w:t>
            </w:r>
          </w:p>
        </w:tc>
        <w:tc>
          <w:tcPr>
            <w:tcW w:w="3240" w:type="dxa"/>
          </w:tcPr>
          <w:p w14:paraId="3ED42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 составе </w:t>
            </w:r>
            <w:r>
              <w:rPr>
                <w:rFonts w:ascii="Arial" w:eastAsia="Arial" w:hAnsi="Arial" w:cs="Arial"/>
              </w:rPr>
              <w:t>Договора</w:t>
            </w:r>
          </w:p>
        </w:tc>
        <w:tc>
          <w:tcPr>
            <w:tcW w:w="4380" w:type="dxa"/>
          </w:tcPr>
          <w:p w14:paraId="6D16EE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Этапы 1–9 внедрения</w:t>
            </w:r>
          </w:p>
        </w:tc>
      </w:tr>
      <w:tr w:rsidR="009D43E8" w:rsidRPr="0050000B" w14:paraId="5EA2B364" w14:textId="77777777" w:rsidTr="009D43E8">
        <w:tc>
          <w:tcPr>
            <w:tcW w:w="2025" w:type="dxa"/>
          </w:tcPr>
          <w:p w14:paraId="6EC9605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Эталонные сценарии КЦ (Прил.2 к ТТ, не путать с календарным планом)</w:t>
            </w:r>
          </w:p>
        </w:tc>
        <w:tc>
          <w:tcPr>
            <w:tcW w:w="3240" w:type="dxa"/>
          </w:tcPr>
          <w:p w14:paraId="3E82F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Прил.2</w:t>
            </w:r>
          </w:p>
        </w:tc>
        <w:tc>
          <w:tcPr>
            <w:tcW w:w="4380" w:type="dxa"/>
          </w:tcPr>
          <w:p w14:paraId="429EBC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-001…010 (минимум 50 сценариев к внедрению — §4.5.2.1 ТТ)</w:t>
            </w:r>
          </w:p>
        </w:tc>
      </w:tr>
    </w:tbl>
    <w:p w14:paraId="22C8F8E5" w14:textId="77777777" w:rsidR="009D43E8" w:rsidRDefault="00317F00">
      <w:pPr>
        <w:pStyle w:val="2"/>
        <w:rPr>
          <w:rFonts w:ascii="Arial" w:eastAsia="Arial" w:hAnsi="Arial" w:cs="Arial"/>
        </w:rPr>
      </w:pPr>
      <w:bookmarkStart w:id="40" w:name="bookmark=id.han4ogygcofq" w:colFirst="0" w:colLast="0"/>
      <w:bookmarkEnd w:id="40"/>
      <w:r>
        <w:rPr>
          <w:rFonts w:ascii="Arial" w:eastAsia="Arial" w:hAnsi="Arial" w:cs="Arial"/>
        </w:rPr>
        <w:t>0.3. Стороны и контакты</w:t>
      </w:r>
    </w:p>
    <w:tbl>
      <w:tblPr>
        <w:tblStyle w:val="153"/>
        <w:tblW w:w="74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830"/>
      </w:tblGrid>
      <w:tr w:rsidR="009D43E8" w14:paraId="03A010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11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830" w:type="dxa"/>
          </w:tcPr>
          <w:p w14:paraId="2CACFE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Организация</w:t>
            </w:r>
          </w:p>
        </w:tc>
      </w:tr>
      <w:tr w:rsidR="009D43E8" w14:paraId="54784A98" w14:textId="77777777" w:rsidTr="009D43E8">
        <w:tc>
          <w:tcPr>
            <w:tcW w:w="2640" w:type="dxa"/>
          </w:tcPr>
          <w:p w14:paraId="2EA472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  <w:tc>
          <w:tcPr>
            <w:tcW w:w="4830" w:type="dxa"/>
          </w:tcPr>
          <w:p w14:paraId="75C2FD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14:paraId="2390CC77" w14:textId="77777777" w:rsidTr="009D43E8">
        <w:tc>
          <w:tcPr>
            <w:tcW w:w="2640" w:type="dxa"/>
          </w:tcPr>
          <w:p w14:paraId="25D28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4830" w:type="dxa"/>
          </w:tcPr>
          <w:p w14:paraId="18342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ООО «ГС Ритейл»</w:t>
            </w:r>
          </w:p>
        </w:tc>
      </w:tr>
    </w:tbl>
    <w:p w14:paraId="0500C6F4" w14:textId="77777777" w:rsidR="009D43E8" w:rsidRPr="006100D9" w:rsidRDefault="00317F00">
      <w:pPr>
        <w:pStyle w:val="1"/>
        <w:rPr>
          <w:rFonts w:ascii="Arial" w:eastAsia="Arial" w:hAnsi="Arial" w:cs="Arial"/>
          <w:lang w:val="ru-RU"/>
        </w:rPr>
      </w:pPr>
      <w:bookmarkStart w:id="41" w:name="bookmark=id.i5zljgp9tid8" w:colFirst="0" w:colLast="0"/>
      <w:bookmarkEnd w:id="41"/>
      <w:r w:rsidRPr="006100D9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 Общие положения</w:t>
      </w:r>
    </w:p>
    <w:p w14:paraId="09DD2A5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описывает</w:t>
      </w:r>
      <w:r w:rsidRPr="00A1095A">
        <w:rPr>
          <w:rFonts w:ascii="Arial" w:eastAsia="Arial" w:hAnsi="Arial" w:cs="Arial"/>
          <w:color w:val="000000"/>
          <w:lang w:val="ru-RU"/>
        </w:rPr>
        <w:t xml:space="preserve"> единые правила, терминологию и архитектурный контекст для всего контура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договорных модулей §2.2 Прил.1.</w:t>
      </w:r>
      <w:r w:rsidRPr="00A1095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Раздел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фиксиру</w:t>
      </w:r>
      <w:r w:rsidRPr="003C42DA">
        <w:rPr>
          <w:rFonts w:ascii="Arial" w:eastAsia="Arial" w:hAnsi="Arial" w:cs="Arial"/>
          <w:lang w:val="ru-RU"/>
        </w:rPr>
        <w:t xml:space="preserve">ет </w:t>
      </w:r>
      <w:r w:rsidRPr="003C42DA">
        <w:rPr>
          <w:rFonts w:ascii="Arial" w:eastAsia="Arial" w:hAnsi="Arial" w:cs="Arial"/>
          <w:color w:val="000000"/>
          <w:lang w:val="ru-RU"/>
        </w:rPr>
        <w:t>приоритет источников, матриц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§2.4, оболочк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состав системы, требования ИБ и трассировк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календарному плану. </w:t>
      </w:r>
      <w:r w:rsidRPr="00A1095A">
        <w:rPr>
          <w:rFonts w:ascii="Arial" w:eastAsia="Arial" w:hAnsi="Arial" w:cs="Arial"/>
          <w:color w:val="000000"/>
          <w:lang w:val="ru-RU"/>
        </w:rPr>
        <w:t xml:space="preserve">Разделы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.1–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.10 используются как справочник при чтении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VII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приложений.</w:t>
      </w:r>
    </w:p>
    <w:p w14:paraId="04AD8806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42" w:name="bookmark=id.zba9h3n39s1r" w:colFirst="0" w:colLast="0"/>
      <w:bookmarkEnd w:id="42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.1. Правила и обозначения, принятые в документе</w:t>
      </w:r>
    </w:p>
    <w:p w14:paraId="104807C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§1–2, ГОСТ 34.602]: правила документирования, маркеры, трассировка §2.2</w:t>
      </w:r>
    </w:p>
    <w:p w14:paraId="36601119" w14:textId="10365B2F" w:rsidR="009D43E8" w:rsidRPr="0000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 определяет, как читать и согласовывать настоящее ТЗ: приоритет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формат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, легенду статусов и соответствие структуры ГОСТ 34.602-2020. </w:t>
      </w:r>
      <w:r w:rsidRPr="000075F8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1E7CCCD1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Единые правила наименования модулей §2.2 и ролей §2.4 (дословно по договору)</w:t>
      </w:r>
    </w:p>
    <w:p w14:paraId="34CA3482" w14:textId="77777777" w:rsidR="009D43E8" w:rsidRPr="00A1095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"/>
          <w:id w:val="-2037258705"/>
        </w:sdtPr>
        <w:sdtContent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трассировки §2.2 → разделы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Parts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II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>–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</w:sdtContent>
      </w:sdt>
    </w:p>
    <w:p w14:paraId="4C4D3D1C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Легенду маркеров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</w:p>
    <w:p w14:paraId="4A2E4BDD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Ссылку на формат описания функции </w:t>
      </w:r>
      <w:r>
        <w:rPr>
          <w:rFonts w:ascii="Arial" w:eastAsia="Arial" w:hAnsi="Arial" w:cs="Arial"/>
          <w:color w:val="000000"/>
        </w:rPr>
        <w:t>v</w:t>
      </w:r>
      <w:r w:rsidRPr="00A1095A">
        <w:rPr>
          <w:rFonts w:ascii="Arial" w:eastAsia="Arial" w:hAnsi="Arial" w:cs="Arial"/>
          <w:color w:val="000000"/>
          <w:lang w:val="ru-RU"/>
        </w:rPr>
        <w:t>1.3 (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.1.2</w:t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6D213E5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участники проекта одинаково интерпретируют требования, статусы и границы модулей при согласовании 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мке.</w:t>
      </w:r>
    </w:p>
    <w:p w14:paraId="2F608B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Документ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единое согласуемое ТЗ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 контур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Приоритет источников:</w:t>
      </w:r>
    </w:p>
    <w:p w14:paraId="25E32AA7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договорные технические требования (главный источник содержания).</w:t>
      </w:r>
    </w:p>
    <w:p w14:paraId="16E8226F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описание функциональности, действующей в настоящее время (исходные материалы заказчика); фиксирует ограничения интеграции.</w:t>
      </w:r>
    </w:p>
    <w:p w14:paraId="627DC707" w14:textId="77777777" w:rsidR="009D43E8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ГОСТ 34.602-2020</w:t>
      </w:r>
      <w:r>
        <w:rPr>
          <w:rFonts w:ascii="Arial" w:eastAsia="Arial" w:hAnsi="Arial" w:cs="Arial"/>
          <w:color w:val="000000"/>
        </w:rPr>
        <w:t xml:space="preserve"> — полнота структуры</w:t>
      </w:r>
      <w:r>
        <w:rPr>
          <w:rFonts w:ascii="Arial" w:eastAsia="Arial" w:hAnsi="Arial" w:cs="Arial"/>
        </w:rPr>
        <w:t>.</w:t>
      </w:r>
    </w:p>
    <w:p w14:paraId="0E49350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Правило внедрения и при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технические требования, являющиеся приложением к Договору, являются приоритетным источником реализации и внедрения программного обеспечения. В случае отсутствия в настоящем ТЗ каких-либо процессов, терминов, технологий и т.д., внедрение программного обеспечения со стороны Исполнителя и его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 со стороны Заказчика осуществляются согласно ТТ.</w:t>
      </w:r>
      <w:bookmarkStart w:id="43" w:name="bookmark=id.frdxrkdsfs5d" w:colFirst="0" w:colLast="0"/>
      <w:bookmarkEnd w:id="43"/>
    </w:p>
    <w:p w14:paraId="298527F0" w14:textId="77777777" w:rsidR="009D43E8" w:rsidRDefault="00317F00">
      <w:pPr>
        <w:pStyle w:val="3"/>
        <w:rPr>
          <w:rFonts w:ascii="Arial" w:eastAsia="Arial" w:hAnsi="Arial" w:cs="Arial"/>
        </w:rPr>
      </w:pPr>
      <w:bookmarkStart w:id="44" w:name="bookmark=id.g8ya7td62hk9" w:colFirst="0" w:colLast="0"/>
      <w:bookmarkEnd w:id="44"/>
      <w:r>
        <w:rPr>
          <w:rFonts w:ascii="Arial" w:eastAsia="Arial" w:hAnsi="Arial" w:cs="Arial"/>
        </w:rPr>
        <w:t>Легенда маркеров</w:t>
      </w:r>
    </w:p>
    <w:tbl>
      <w:tblPr>
        <w:tblStyle w:val="152"/>
        <w:tblW w:w="9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0"/>
        <w:gridCol w:w="7080"/>
      </w:tblGrid>
      <w:tr w:rsidR="009D43E8" w14:paraId="0EFD46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7459F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7080" w:type="dxa"/>
          </w:tcPr>
          <w:p w14:paraId="39911C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14:paraId="607AE1E1" w14:textId="77777777" w:rsidTr="009D43E8">
        <w:tc>
          <w:tcPr>
            <w:tcW w:w="2670" w:type="dxa"/>
          </w:tcPr>
          <w:p w14:paraId="259453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7080" w:type="dxa"/>
          </w:tcPr>
          <w:p w14:paraId="4641AC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9D43E8" w14:paraId="0EA15B7E" w14:textId="77777777" w:rsidTr="009D43E8">
        <w:tc>
          <w:tcPr>
            <w:tcW w:w="2670" w:type="dxa"/>
          </w:tcPr>
          <w:p w14:paraId="65385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[модуль LLM]</w:t>
            </w:r>
          </w:p>
        </w:tc>
        <w:tc>
          <w:tcPr>
            <w:tcW w:w="7080" w:type="dxa"/>
          </w:tcPr>
          <w:p w14:paraId="3D5C0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слой §2.2.1, §3 — Part V</w:t>
            </w:r>
          </w:p>
        </w:tc>
      </w:tr>
      <w:tr w:rsidR="009D43E8" w14:paraId="6321181A" w14:textId="77777777" w:rsidTr="009D43E8">
        <w:tc>
          <w:tcPr>
            <w:tcW w:w="2670" w:type="dxa"/>
          </w:tcPr>
          <w:p w14:paraId="5F3F99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7080" w:type="dxa"/>
          </w:tcPr>
          <w:p w14:paraId="26032E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9D43E8" w:rsidRPr="0050000B" w14:paraId="6CAC3612" w14:textId="77777777" w:rsidTr="009D43E8">
        <w:tc>
          <w:tcPr>
            <w:tcW w:w="2670" w:type="dxa"/>
          </w:tcPr>
          <w:p w14:paraId="07A685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7080" w:type="dxa"/>
          </w:tcPr>
          <w:p w14:paraId="31CC0D60" w14:textId="77777777" w:rsidR="006100D9" w:rsidRPr="006100D9" w:rsidRDefault="00317F00" w:rsidP="006100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ИБ</w:t>
            </w:r>
            <w:r w:rsidR="006100D9">
              <w:rPr>
                <w:rFonts w:ascii="Arial" w:eastAsia="Arial" w:hAnsi="Arial" w:cs="Arial"/>
                <w:color w:val="000000"/>
                <w:lang w:val="ru-RU"/>
              </w:rPr>
              <w:t xml:space="preserve"> - </w:t>
            </w:r>
            <w:r w:rsidR="006100D9" w:rsidRPr="006100D9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</w:t>
            </w:r>
          </w:p>
          <w:p w14:paraId="1A4BE566" w14:textId="7C29ECCB" w:rsidR="009D43E8" w:rsidRPr="00A1095A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14:paraId="5830165F" w14:textId="77777777" w:rsidTr="009D43E8">
        <w:tc>
          <w:tcPr>
            <w:tcW w:w="2670" w:type="dxa"/>
          </w:tcPr>
          <w:p w14:paraId="25A33D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080" w:type="dxa"/>
          </w:tcPr>
          <w:p w14:paraId="0274D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Текущее и целевое состояние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5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6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7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8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49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</w:p>
        </w:tc>
      </w:tr>
      <w:tr w:rsidR="009D43E8" w:rsidRPr="0050000B" w14:paraId="07FA0470" w14:textId="77777777" w:rsidTr="009D43E8">
        <w:tc>
          <w:tcPr>
            <w:tcW w:w="2670" w:type="dxa"/>
          </w:tcPr>
          <w:p w14:paraId="47D71A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080" w:type="dxa"/>
          </w:tcPr>
          <w:p w14:paraId="222BDE4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Значение параметра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50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51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52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53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54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6D4A48F" w14:textId="77777777" w:rsidTr="009D43E8">
        <w:tc>
          <w:tcPr>
            <w:tcW w:w="2670" w:type="dxa"/>
          </w:tcPr>
          <w:p w14:paraId="1D88DF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080" w:type="dxa"/>
          </w:tcPr>
          <w:p w14:paraId="26E8AA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Сопоставление источников требований с разделами ТЗ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55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56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57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58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59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</w:tbl>
    <w:p w14:paraId="66B9EE98" w14:textId="77777777" w:rsidR="009D43E8" w:rsidRPr="006100D9" w:rsidRDefault="00317F00">
      <w:pPr>
        <w:pStyle w:val="2"/>
        <w:rPr>
          <w:rFonts w:ascii="Arial" w:eastAsia="Arial" w:hAnsi="Arial" w:cs="Arial"/>
          <w:lang w:val="ru-RU"/>
        </w:rPr>
      </w:pPr>
      <w:bookmarkStart w:id="60" w:name="bookmark=id.jitktecjryph" w:colFirst="0" w:colLast="0"/>
      <w:bookmarkEnd w:id="60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.1.1. Соответствие ГОСТ 34.602-2020</w:t>
      </w:r>
    </w:p>
    <w:p w14:paraId="0603259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[ГОСТ 34.602-2020]: структура ТЗ на создание АС</w:t>
      </w:r>
    </w:p>
    <w:p w14:paraId="41C61308" w14:textId="10167277" w:rsidR="009D43E8" w:rsidRPr="0042409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.1.1 сопоставляет структуру документа с ГОСТ 34.602-2020 при сохранении приоритета содержания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6D4F970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Маппинг разделов ГОСТ (общие положения, назначение, требования,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мка) на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0–</w:t>
      </w:r>
      <w:r>
        <w:rPr>
          <w:rFonts w:ascii="Arial" w:eastAsia="Arial" w:hAnsi="Arial" w:cs="Arial"/>
          <w:color w:val="000000"/>
        </w:rPr>
        <w:t>VII</w:t>
      </w:r>
    </w:p>
    <w:p w14:paraId="13722E3C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Краткое отражение требований ГОСТ §4 (</w:t>
      </w:r>
      <w:r w:rsidRPr="00A1095A">
        <w:rPr>
          <w:rFonts w:ascii="Arial" w:eastAsia="Arial" w:hAnsi="Arial" w:cs="Arial"/>
          <w:lang w:val="ru-RU"/>
        </w:rPr>
        <w:t>надежность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RPO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RTO</w:t>
      </w:r>
      <w:r w:rsidRPr="00A1095A">
        <w:rPr>
          <w:rFonts w:ascii="Arial" w:eastAsia="Arial" w:hAnsi="Arial" w:cs="Arial"/>
          <w:color w:val="000000"/>
          <w:lang w:val="ru-RU"/>
        </w:rPr>
        <w:t>, персонал) без ослабления ТТ</w:t>
      </w:r>
    </w:p>
    <w:p w14:paraId="1E646088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Полноту структуры для согласования с ДРиРИТ</w:t>
      </w:r>
    </w:p>
    <w:p w14:paraId="0BD805B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документ соответствует нормативным ожиданиям к ТЗ на АС и одновременно </w:t>
      </w:r>
      <w:r w:rsidRPr="00A1095A">
        <w:rPr>
          <w:rFonts w:ascii="Arial" w:eastAsia="Arial" w:hAnsi="Arial" w:cs="Arial"/>
          <w:lang w:val="ru-RU"/>
        </w:rPr>
        <w:t>остается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договорным по содержанию.</w:t>
      </w:r>
    </w:p>
    <w:p w14:paraId="796116A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Структура документа согласована с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ГОСТ 34.602-2020</w:t>
      </w:r>
      <w:r w:rsidRPr="00A1095A">
        <w:rPr>
          <w:rFonts w:ascii="Arial" w:eastAsia="Arial" w:hAnsi="Arial" w:cs="Arial"/>
          <w:color w:val="000000"/>
          <w:lang w:val="ru-RU"/>
        </w:rPr>
        <w:t xml:space="preserve"> «Техническое задание на создание автоматизированной системы»; содержание требований — по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(приоритет при расхождениях).</w:t>
      </w:r>
    </w:p>
    <w:tbl>
      <w:tblPr>
        <w:tblStyle w:val="151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20"/>
        <w:gridCol w:w="4380"/>
      </w:tblGrid>
      <w:tr w:rsidR="009D43E8" w14:paraId="3FCD32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</w:tcPr>
          <w:p w14:paraId="1CAFBD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ГОСТ 34.602</w:t>
            </w:r>
          </w:p>
        </w:tc>
        <w:tc>
          <w:tcPr>
            <w:tcW w:w="4380" w:type="dxa"/>
          </w:tcPr>
          <w:p w14:paraId="1D0E11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настоящего ТЗ</w:t>
            </w:r>
          </w:p>
        </w:tc>
      </w:tr>
      <w:tr w:rsidR="009D43E8" w14:paraId="2041AC62" w14:textId="77777777" w:rsidTr="009D43E8">
        <w:tc>
          <w:tcPr>
            <w:tcW w:w="4620" w:type="dxa"/>
          </w:tcPr>
          <w:p w14:paraId="3E294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 Общие положения</w:t>
            </w:r>
          </w:p>
        </w:tc>
        <w:tc>
          <w:tcPr>
            <w:tcW w:w="4380" w:type="dxa"/>
          </w:tcPr>
          <w:p w14:paraId="50211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 0, I</w:t>
            </w:r>
          </w:p>
        </w:tc>
      </w:tr>
      <w:tr w:rsidR="009D43E8" w14:paraId="3419D5C3" w14:textId="77777777" w:rsidTr="009D43E8">
        <w:tc>
          <w:tcPr>
            <w:tcW w:w="4620" w:type="dxa"/>
          </w:tcPr>
          <w:p w14:paraId="127EF4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Назначение и цели</w:t>
            </w:r>
          </w:p>
        </w:tc>
        <w:tc>
          <w:tcPr>
            <w:tcW w:w="4380" w:type="dxa"/>
          </w:tcPr>
          <w:p w14:paraId="2B854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</w:t>
            </w:r>
          </w:p>
        </w:tc>
      </w:tr>
      <w:tr w:rsidR="009D43E8" w14:paraId="2879384C" w14:textId="77777777" w:rsidTr="009D43E8">
        <w:tc>
          <w:tcPr>
            <w:tcW w:w="4620" w:type="dxa"/>
          </w:tcPr>
          <w:p w14:paraId="5E2A6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Характеристика объекта автоматизации</w:t>
            </w:r>
          </w:p>
        </w:tc>
        <w:tc>
          <w:tcPr>
            <w:tcW w:w="4380" w:type="dxa"/>
          </w:tcPr>
          <w:p w14:paraId="1AFE4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I.3–I.4, I.7</w:t>
            </w:r>
          </w:p>
        </w:tc>
      </w:tr>
      <w:tr w:rsidR="009D43E8" w:rsidRPr="0050000B" w14:paraId="479B272C" w14:textId="77777777" w:rsidTr="009D43E8">
        <w:tc>
          <w:tcPr>
            <w:tcW w:w="4620" w:type="dxa"/>
          </w:tcPr>
          <w:p w14:paraId="4D717E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 Требования к системе</w:t>
            </w:r>
          </w:p>
        </w:tc>
        <w:tc>
          <w:tcPr>
            <w:tcW w:w="4380" w:type="dxa"/>
          </w:tcPr>
          <w:p w14:paraId="160136A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Части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–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(модули), </w:t>
            </w:r>
            <w:r>
              <w:rPr>
                <w:rFonts w:ascii="Arial" w:eastAsia="Arial" w:hAnsi="Arial" w:cs="Arial"/>
                <w:color w:val="000000"/>
              </w:rPr>
              <w:t>VI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(интеграции)</w:t>
            </w:r>
          </w:p>
        </w:tc>
      </w:tr>
      <w:tr w:rsidR="009D43E8" w14:paraId="4C327C91" w14:textId="77777777" w:rsidTr="009D43E8">
        <w:tc>
          <w:tcPr>
            <w:tcW w:w="4620" w:type="dxa"/>
          </w:tcPr>
          <w:p w14:paraId="263A8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 Состав и содержание работ</w:t>
            </w:r>
          </w:p>
        </w:tc>
        <w:tc>
          <w:tcPr>
            <w:tcW w:w="4380" w:type="dxa"/>
          </w:tcPr>
          <w:p w14:paraId="2FAAF2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VII.1</w:t>
            </w:r>
          </w:p>
        </w:tc>
      </w:tr>
      <w:tr w:rsidR="009D43E8" w14:paraId="41B29EA0" w14:textId="77777777" w:rsidTr="009D43E8">
        <w:tc>
          <w:tcPr>
            <w:tcW w:w="4620" w:type="dxa"/>
          </w:tcPr>
          <w:p w14:paraId="47E1A0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6. Порядок контроля и </w:t>
            </w:r>
            <w:r>
              <w:rPr>
                <w:rFonts w:ascii="Arial" w:eastAsia="Arial" w:hAnsi="Arial" w:cs="Arial"/>
              </w:rPr>
              <w:t>приемки</w:t>
            </w:r>
          </w:p>
        </w:tc>
        <w:tc>
          <w:tcPr>
            <w:tcW w:w="4380" w:type="dxa"/>
          </w:tcPr>
          <w:p w14:paraId="35D4D9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VII.2, </w:t>
            </w:r>
            <w:r>
              <w:rPr>
                <w:rFonts w:ascii="Arial" w:eastAsia="Arial" w:hAnsi="Arial" w:cs="Arial"/>
              </w:rPr>
              <w:t>приемка</w:t>
            </w:r>
            <w:r>
              <w:rPr>
                <w:rFonts w:ascii="Arial" w:eastAsia="Arial" w:hAnsi="Arial" w:cs="Arial"/>
                <w:color w:val="000000"/>
              </w:rPr>
              <w:t xml:space="preserve"> модулей</w:t>
            </w:r>
          </w:p>
        </w:tc>
      </w:tr>
      <w:tr w:rsidR="009D43E8" w14:paraId="70703C73" w14:textId="77777777" w:rsidTr="009D43E8">
        <w:tc>
          <w:tcPr>
            <w:tcW w:w="4620" w:type="dxa"/>
          </w:tcPr>
          <w:p w14:paraId="7C7C2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 Подготовка объекта к вводу</w:t>
            </w:r>
          </w:p>
        </w:tc>
        <w:tc>
          <w:tcPr>
            <w:tcW w:w="4380" w:type="dxa"/>
          </w:tcPr>
          <w:p w14:paraId="42FC9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VII.3</w:t>
            </w:r>
          </w:p>
        </w:tc>
      </w:tr>
      <w:tr w:rsidR="009D43E8" w14:paraId="3A8591CA" w14:textId="77777777" w:rsidTr="009D43E8">
        <w:tc>
          <w:tcPr>
            <w:tcW w:w="4620" w:type="dxa"/>
          </w:tcPr>
          <w:p w14:paraId="1CCBF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 Требования к документированию</w:t>
            </w:r>
          </w:p>
        </w:tc>
        <w:tc>
          <w:tcPr>
            <w:tcW w:w="4380" w:type="dxa"/>
          </w:tcPr>
          <w:p w14:paraId="57783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VII.4</w:t>
            </w:r>
          </w:p>
        </w:tc>
      </w:tr>
    </w:tbl>
    <w:p w14:paraId="3136CB2D" w14:textId="77777777" w:rsidR="009D43E8" w:rsidRDefault="00317F00">
      <w:pPr>
        <w:pStyle w:val="2"/>
        <w:rPr>
          <w:rFonts w:ascii="Arial" w:eastAsia="Arial" w:hAnsi="Arial" w:cs="Arial"/>
        </w:rPr>
      </w:pPr>
      <w:bookmarkStart w:id="61" w:name="bookmark=id.fkk2e9elqx3a" w:colFirst="0" w:colLast="0"/>
      <w:bookmarkEnd w:id="61"/>
      <w:r>
        <w:rPr>
          <w:rFonts w:ascii="Arial" w:eastAsia="Arial" w:hAnsi="Arial" w:cs="Arial"/>
        </w:rPr>
        <w:t>I.2. Контекст и цели</w:t>
      </w:r>
    </w:p>
    <w:p w14:paraId="1E1D3A3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§2.1]: цели внедрения ПО на базе ИИ</w:t>
      </w:r>
    </w:p>
    <w:p w14:paraId="624E302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.2 описывает бизнес-контекст проекта: цели оптимизации процессов банка, текущее состояние Контакт-центра (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) и ключевые проектные решения по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9A5DDF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 по телефонии, онлайн-чату и СУЗ</w:t>
      </w:r>
    </w:p>
    <w:p w14:paraId="79103110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Фиксацию решения: оператор онлайн-чата получает 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р только в АРМ, не во вкладке </w:t>
      </w:r>
      <w:r>
        <w:rPr>
          <w:rFonts w:ascii="Arial" w:eastAsia="Arial" w:hAnsi="Arial" w:cs="Arial"/>
          <w:color w:val="000000"/>
        </w:rPr>
        <w:t>Hub</w:t>
      </w:r>
    </w:p>
    <w:p w14:paraId="7D373928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Связь целей §2.1 с модулями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</w:p>
    <w:p w14:paraId="4A98A79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и исполнитель разделяют понимание мотивации проекта и ограничений текущей инфраструктуры.</w:t>
      </w:r>
    </w:p>
    <w:p w14:paraId="5D6259FE" w14:textId="77777777" w:rsidR="009D43E8" w:rsidRPr="00A1095A" w:rsidRDefault="00317F00">
      <w:pPr>
        <w:pStyle w:val="3"/>
        <w:rPr>
          <w:rFonts w:ascii="Arial" w:eastAsia="Arial" w:hAnsi="Arial" w:cs="Arial"/>
          <w:lang w:val="ru-RU"/>
        </w:rPr>
      </w:pPr>
      <w:bookmarkStart w:id="62" w:name="bookmark=id.vibna3r2ebp7" w:colFirst="0" w:colLast="0"/>
      <w:bookmarkEnd w:id="62"/>
      <w:r w:rsidRPr="00A1095A">
        <w:rPr>
          <w:rFonts w:ascii="Arial" w:eastAsia="Arial" w:hAnsi="Arial" w:cs="Arial"/>
          <w:lang w:val="ru-RU"/>
        </w:rPr>
        <w:t xml:space="preserve">Цели </w:t>
      </w:r>
      <w:r w:rsidRPr="00A1095A">
        <w:rPr>
          <w:rFonts w:ascii="Arial" w:eastAsia="Arial" w:hAnsi="Arial" w:cs="Arial"/>
          <w:b/>
          <w:bCs/>
          <w:lang w:val="ru-RU"/>
        </w:rPr>
        <w:t>[Прил.1 §2.1]</w:t>
      </w:r>
    </w:p>
    <w:p w14:paraId="21235512" w14:textId="7B6428ED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Усовершенствовать и оптимизировать процессы банка, повысить эффективность работы пользователей пут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 внедрения инструментов на базе ИИ: модуль </w:t>
      </w:r>
      <w:r>
        <w:rPr>
          <w:rFonts w:ascii="Arial" w:eastAsia="Arial" w:hAnsi="Arial" w:cs="Arial"/>
          <w:color w:val="000000"/>
        </w:rPr>
        <w:t>LLM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="00F040D4">
        <w:rPr>
          <w:rFonts w:ascii="Arial" w:eastAsia="Arial" w:hAnsi="Arial" w:cs="Arial"/>
          <w:color w:val="000000"/>
          <w:lang w:val="ru-RU"/>
        </w:rPr>
        <w:t xml:space="preserve">модуль </w:t>
      </w:r>
      <w:r w:rsidR="000335FD">
        <w:rPr>
          <w:rFonts w:ascii="Arial" w:eastAsia="Arial" w:hAnsi="Arial" w:cs="Arial"/>
          <w:color w:val="000000"/>
          <w:lang w:val="ru-RU"/>
        </w:rPr>
        <w:t>К</w:t>
      </w:r>
      <w:r w:rsidRPr="00A1095A">
        <w:rPr>
          <w:rFonts w:ascii="Arial" w:eastAsia="Arial" w:hAnsi="Arial" w:cs="Arial"/>
          <w:color w:val="000000"/>
          <w:lang w:val="ru-RU"/>
        </w:rPr>
        <w:t>онтакт-центр (суфл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 телефония/онлайн-чат, онлайн-чат), ИИ-ассистент, распознавание документов.</w:t>
      </w:r>
    </w:p>
    <w:p w14:paraId="63834750" w14:textId="77777777" w:rsidR="009D43E8" w:rsidRDefault="00317F00">
      <w:pPr>
        <w:pStyle w:val="3"/>
        <w:rPr>
          <w:rFonts w:ascii="Arial" w:eastAsia="Arial" w:hAnsi="Arial" w:cs="Arial"/>
        </w:rPr>
      </w:pPr>
      <w:bookmarkStart w:id="63" w:name="bookmark=id.2j1aocniln" w:colFirst="0" w:colLast="0"/>
      <w:bookmarkEnd w:id="63"/>
      <w:r>
        <w:rPr>
          <w:rFonts w:ascii="Arial" w:eastAsia="Arial" w:hAnsi="Arial" w:cs="Arial"/>
        </w:rPr>
        <w:t>As-Is — Контакт-центр</w:t>
      </w:r>
    </w:p>
    <w:tbl>
      <w:tblPr>
        <w:tblStyle w:val="150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140"/>
        <w:gridCol w:w="4260"/>
      </w:tblGrid>
      <w:tr w:rsidR="009D43E8" w14:paraId="0D17427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3E53B5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4140" w:type="dxa"/>
          </w:tcPr>
          <w:p w14:paraId="2C6AEA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4260" w:type="dxa"/>
          </w:tcPr>
          <w:p w14:paraId="1CB5FF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:rsidRPr="0050000B" w14:paraId="555D6521" w14:textId="77777777" w:rsidTr="009D43E8">
        <w:tc>
          <w:tcPr>
            <w:tcW w:w="1605" w:type="dxa"/>
          </w:tcPr>
          <w:p w14:paraId="505CAF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 vs онлайн-чат</w:t>
            </w:r>
          </w:p>
        </w:tc>
        <w:tc>
          <w:tcPr>
            <w:tcW w:w="4140" w:type="dxa"/>
          </w:tcPr>
          <w:p w14:paraId="0EBF38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Разные отделы и ПО; один оператор не вед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 звонок и онлайн-чат одновременно</w:t>
            </w:r>
          </w:p>
        </w:tc>
        <w:tc>
          <w:tcPr>
            <w:tcW w:w="4260" w:type="dxa"/>
          </w:tcPr>
          <w:p w14:paraId="58DDF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Единый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модуль Контакт-центра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раздельные АРМ каналов</w:t>
            </w:r>
          </w:p>
        </w:tc>
      </w:tr>
      <w:tr w:rsidR="009D43E8" w:rsidRPr="0050000B" w14:paraId="00B81921" w14:textId="77777777" w:rsidTr="009D43E8">
        <w:tc>
          <w:tcPr>
            <w:tcW w:w="1605" w:type="dxa"/>
          </w:tcPr>
          <w:p w14:paraId="7AFD93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Каналы онлайн-чата</w:t>
            </w:r>
          </w:p>
        </w:tc>
        <w:tc>
          <w:tcPr>
            <w:tcW w:w="4140" w:type="dxa"/>
          </w:tcPr>
          <w:p w14:paraId="6D119B8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и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оператора; виджет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сайт банка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интернет-банкинг, М-банкинг, лендинги)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нет</w:t>
            </w:r>
          </w:p>
        </w:tc>
        <w:tc>
          <w:tcPr>
            <w:tcW w:w="4260" w:type="dxa"/>
          </w:tcPr>
          <w:p w14:paraId="57876846" w14:textId="290B65CE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всех текстовых каналов: виджет (сайт, лендинги) +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+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+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-каналы — §4.4;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клиента — §4.3.1.13–14</w:t>
            </w:r>
          </w:p>
        </w:tc>
      </w:tr>
      <w:tr w:rsidR="009D43E8" w:rsidRPr="0050000B" w14:paraId="308ED8EC" w14:textId="77777777" w:rsidTr="009D43E8">
        <w:tc>
          <w:tcPr>
            <w:tcW w:w="1605" w:type="dxa"/>
          </w:tcPr>
          <w:p w14:paraId="31A8B6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ответов</w:t>
            </w:r>
          </w:p>
        </w:tc>
        <w:tc>
          <w:tcPr>
            <w:tcW w:w="4140" w:type="dxa"/>
          </w:tcPr>
          <w:p w14:paraId="306820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 (система управления знаниями)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основной; курсы, адреса — с корп. сайта; эскалация — старший оператор / контент-менеджеры</w:t>
            </w:r>
          </w:p>
        </w:tc>
        <w:tc>
          <w:tcPr>
            <w:tcW w:w="4260" w:type="dxa"/>
          </w:tcPr>
          <w:p w14:paraId="25A11AD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по СУЗ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подсказок; ручной поиск в СУЗ/сайте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исключается</w:t>
            </w:r>
          </w:p>
        </w:tc>
      </w:tr>
      <w:tr w:rsidR="009D43E8" w:rsidRPr="0050000B" w14:paraId="11C97958" w14:textId="77777777" w:rsidTr="009D43E8">
        <w:tc>
          <w:tcPr>
            <w:tcW w:w="1605" w:type="dxa"/>
          </w:tcPr>
          <w:p w14:paraId="7324A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клиента</w:t>
            </w:r>
          </w:p>
        </w:tc>
        <w:tc>
          <w:tcPr>
            <w:tcW w:w="4140" w:type="dxa"/>
          </w:tcPr>
          <w:p w14:paraId="5FABB0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в рамках звонка;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(мессенджеры, соцсети, виджет) — история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 рамках канала</w:t>
            </w:r>
            <w:sdt>
              <w:sdtPr>
                <w:tag w:val="goog_rdk_7"/>
                <w:id w:val="-231235940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кросс-канальной и телефония↔онлайн-чат истории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589CC8A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во всех каналах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настраиваемый контекст — §4.1.12, §4.3.1.13,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§4.3.1.14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§4.3.2.11</w:t>
            </w:r>
          </w:p>
        </w:tc>
      </w:tr>
      <w:tr w:rsidR="009D43E8" w:rsidRPr="0050000B" w14:paraId="711B322D" w14:textId="77777777" w:rsidTr="009D43E8">
        <w:tc>
          <w:tcPr>
            <w:tcW w:w="1605" w:type="dxa"/>
          </w:tcPr>
          <w:p w14:paraId="7940E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140" w:type="dxa"/>
          </w:tcPr>
          <w:p w14:paraId="4A34C2A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Тематики обязательны (влияют на оценку оператора); оценок подсказок ИИ/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651BA87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§4.3 ТТ: релевантность/полезность; единые кнопки §4.3.1.9</w:t>
            </w:r>
          </w:p>
        </w:tc>
      </w:tr>
      <w:tr w:rsidR="009D43E8" w:rsidRPr="0050000B" w14:paraId="4A98A78B" w14:textId="77777777" w:rsidTr="009D43E8">
        <w:tc>
          <w:tcPr>
            <w:tcW w:w="1605" w:type="dxa"/>
          </w:tcPr>
          <w:p w14:paraId="3B60CA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</w:t>
            </w:r>
          </w:p>
        </w:tc>
        <w:tc>
          <w:tcPr>
            <w:tcW w:w="4140" w:type="dxa"/>
          </w:tcPr>
          <w:p w14:paraId="0B4E2E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Черновики скриптов в КЦ; эталон 10 тем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64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65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66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67" w:author="Никита Гринь" w:date="2026-07-31T11:14:00Z" w16du:dateUtc="2026-07-31T08:14:00Z">
                  <w:rPr/>
                </w:rPrChange>
              </w:rPr>
              <w:instrText>.</w:instrText>
            </w:r>
            <w:r>
              <w:instrText>czf</w:instrText>
            </w:r>
            <w:r w:rsidRPr="003D1E67">
              <w:rPr>
                <w:lang w:val="ru-RU"/>
                <w:rPrChange w:id="68" w:author="Никита Гринь" w:date="2026-07-31T11:14:00Z" w16du:dateUtc="2026-07-31T08:14:00Z">
                  <w:rPr/>
                </w:rPrChange>
              </w:rPr>
              <w:instrText>1</w:instrText>
            </w:r>
            <w:r>
              <w:instrText>gpwckqlg</w:instrText>
            </w:r>
            <w:r w:rsidRPr="003D1E67">
              <w:rPr>
                <w:lang w:val="ru-RU"/>
                <w:rPrChange w:id="69" w:author="Никита Гринь" w:date="2026-07-31T11:14:00Z" w16du:dateUtc="2026-07-31T08:1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8"/>
                <w:id w:val="1688931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; ≥50 к внедрению</w:t>
                </w:r>
              </w:sdtContent>
            </w:sdt>
          </w:p>
        </w:tc>
        <w:tc>
          <w:tcPr>
            <w:tcW w:w="4260" w:type="dxa"/>
          </w:tcPr>
          <w:p w14:paraId="78A1B531" w14:textId="2BE05AC7" w:rsidR="00123587" w:rsidRPr="00123587" w:rsidRDefault="00317F00" w:rsidP="0012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При вводе в промышленную эксплуатацию настраивает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ся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 порядка 50 сценарных диалогов. В процессе эксплуатации 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а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дминистратор диалоговых сценариев может создавать любое дополнительное количество сценариев.</w:t>
            </w:r>
          </w:p>
          <w:p w14:paraId="51587BF8" w14:textId="6EB118B3" w:rsidR="009D43E8" w:rsidRPr="00123587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</w:tbl>
    <w:p w14:paraId="5D6060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0" w:name="bookmark=id.cmfx7mestbcz" w:colFirst="0" w:colLast="0"/>
      <w:bookmarkEnd w:id="7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3C42DA">
        <w:rPr>
          <w:rFonts w:ascii="Arial" w:eastAsia="Arial" w:hAnsi="Arial" w:cs="Arial"/>
          <w:lang w:val="ru-RU"/>
        </w:rPr>
        <w:t xml:space="preserve"> (суфлер и ассистент)</w:t>
      </w:r>
    </w:p>
    <w:p w14:paraId="55559E25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р в работе»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фактическое отображение подсказок оператору в канале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телефония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панель АРМ онлайн-чата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«Окно ассистента»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отдельное </w:t>
      </w:r>
      <w:r>
        <w:fldChar w:fldCharType="begin"/>
      </w:r>
      <w:r>
        <w:instrText>HYPERLINK</w:instrText>
      </w:r>
      <w:r w:rsidRPr="003D1E67">
        <w:rPr>
          <w:lang w:val="ru-RU"/>
          <w:rPrChange w:id="7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7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7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4" w:author="Никита Гринь" w:date="2026-07-31T11:15:00Z" w16du:dateUtc="2026-07-31T08:1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75" w:author="Никита Гринь" w:date="2026-07-31T11:15:00Z" w16du:dateUtc="2026-07-31T08:1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A1095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модуля ИИ-ассистент, вызываемое из портального лаунчера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76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77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78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9" w:author="Никита Гринь" w:date="2026-07-31T11:15:00Z" w16du:dateUtc="2026-07-31T08:15:00Z">
            <w:rPr/>
          </w:rPrChange>
        </w:rPr>
        <w:instrText>.</w:instrText>
      </w:r>
      <w:r>
        <w:instrText>var</w:instrText>
      </w:r>
      <w:r w:rsidRPr="003D1E67">
        <w:rPr>
          <w:lang w:val="ru-RU"/>
          <w:rPrChange w:id="80" w:author="Никита Гринь" w:date="2026-07-31T11:15:00Z" w16du:dateUtc="2026-07-31T08:15:00Z">
            <w:rPr/>
          </w:rPrChange>
        </w:rPr>
        <w:instrText>47</w:instrText>
      </w:r>
      <w:r>
        <w:instrText>dt</w:instrText>
      </w:r>
      <w:r w:rsidRPr="003D1E67">
        <w:rPr>
          <w:lang w:val="ru-RU"/>
          <w:rPrChange w:id="81" w:author="Никита Гринь" w:date="2026-07-31T11:15:00Z" w16du:dateUtc="2026-07-31T08:15:00Z">
            <w:rPr/>
          </w:rPrChange>
        </w:rPr>
        <w:instrText>214</w:instrText>
      </w:r>
      <w:r>
        <w:instrText>r</w:instrText>
      </w:r>
      <w:r w:rsidRPr="003D1E67">
        <w:rPr>
          <w:lang w:val="ru-RU"/>
          <w:rPrChange w:id="82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83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84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85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86" w:author="Никита Гринь" w:date="2026-07-31T11:15:00Z" w16du:dateUtc="2026-07-31T08:15:00Z">
            <w:rPr/>
          </w:rPrChange>
        </w:rPr>
        <w:instrText>.</w:instrText>
      </w:r>
      <w:r>
        <w:instrText>gha</w:instrText>
      </w:r>
      <w:r w:rsidRPr="003D1E67">
        <w:rPr>
          <w:lang w:val="ru-RU"/>
          <w:rPrChange w:id="87" w:author="Никита Гринь" w:date="2026-07-31T11:15:00Z" w16du:dateUtc="2026-07-31T08:15:00Z">
            <w:rPr/>
          </w:rPrChange>
        </w:rPr>
        <w:instrText>19</w:instrText>
      </w:r>
      <w:r>
        <w:instrText>d</w:instrText>
      </w:r>
      <w:r w:rsidRPr="003D1E67">
        <w:rPr>
          <w:lang w:val="ru-RU"/>
          <w:rPrChange w:id="88" w:author="Никита Гринь" w:date="2026-07-31T11:15:00Z" w16du:dateUtc="2026-07-31T08:15:00Z">
            <w:rPr/>
          </w:rPrChange>
        </w:rPr>
        <w:instrText>2</w:instrText>
      </w:r>
      <w:r>
        <w:instrText>qwtbc</w:instrText>
      </w:r>
      <w:r w:rsidRPr="003D1E67">
        <w:rPr>
          <w:lang w:val="ru-RU"/>
          <w:rPrChange w:id="89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-0).</w:t>
      </w:r>
    </w:p>
    <w:tbl>
      <w:tblPr>
        <w:tblStyle w:val="149"/>
        <w:tblW w:w="97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2400"/>
        <w:gridCol w:w="2580"/>
        <w:gridCol w:w="2910"/>
      </w:tblGrid>
      <w:tr w:rsidR="009D43E8" w14:paraId="44DFEFB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50A0D3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Роль (§2.4)</w:t>
            </w:r>
          </w:p>
        </w:tc>
        <w:tc>
          <w:tcPr>
            <w:tcW w:w="2400" w:type="dxa"/>
          </w:tcPr>
          <w:p w14:paraId="44DCA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Окно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  <w:tc>
          <w:tcPr>
            <w:tcW w:w="2580" w:type="dxa"/>
          </w:tcPr>
          <w:p w14:paraId="60DB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ассистента</w:t>
            </w:r>
          </w:p>
        </w:tc>
        <w:tc>
          <w:tcPr>
            <w:tcW w:w="2910" w:type="dxa"/>
          </w:tcPr>
          <w:p w14:paraId="5BF79A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Портал AI Hub</w:t>
            </w:r>
          </w:p>
        </w:tc>
      </w:tr>
      <w:tr w:rsidR="009D43E8" w14:paraId="040266A8" w14:textId="77777777" w:rsidTr="009D43E8">
        <w:tc>
          <w:tcPr>
            <w:tcW w:w="1845" w:type="dxa"/>
          </w:tcPr>
          <w:p w14:paraId="5DFB83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канала телефония (п. 4)</w:t>
            </w:r>
          </w:p>
        </w:tc>
        <w:tc>
          <w:tcPr>
            <w:tcW w:w="2400" w:type="dxa"/>
          </w:tcPr>
          <w:p w14:paraId="14EF331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-2,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580" w:type="dxa"/>
          </w:tcPr>
          <w:p w14:paraId="3788B2E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124534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605E54C8" w14:textId="77777777" w:rsidTr="009D43E8">
        <w:tc>
          <w:tcPr>
            <w:tcW w:w="1845" w:type="dxa"/>
          </w:tcPr>
          <w:p w14:paraId="6B28E9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 (п. 5)</w:t>
            </w:r>
          </w:p>
        </w:tc>
        <w:tc>
          <w:tcPr>
            <w:tcW w:w="2400" w:type="dxa"/>
          </w:tcPr>
          <w:p w14:paraId="1B80EC5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Правая панель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АРМ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-4)</w:t>
            </w:r>
          </w:p>
        </w:tc>
        <w:tc>
          <w:tcPr>
            <w:tcW w:w="2580" w:type="dxa"/>
          </w:tcPr>
          <w:p w14:paraId="3BF7990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24B575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7330585E" w14:textId="77777777" w:rsidTr="009D43E8">
        <w:tc>
          <w:tcPr>
            <w:tcW w:w="1845" w:type="dxa"/>
          </w:tcPr>
          <w:p w14:paraId="1DE77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роли §2.4</w:t>
            </w:r>
          </w:p>
        </w:tc>
        <w:tc>
          <w:tcPr>
            <w:tcW w:w="2400" w:type="dxa"/>
          </w:tcPr>
          <w:p w14:paraId="53DBF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 (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580" w:type="dxa"/>
          </w:tcPr>
          <w:p w14:paraId="39D3C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</w:t>
            </w:r>
          </w:p>
        </w:tc>
        <w:tc>
          <w:tcPr>
            <w:tcW w:w="2910" w:type="dxa"/>
          </w:tcPr>
          <w:p w14:paraId="0DCFA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 / slide-in Hub</w:t>
            </w:r>
          </w:p>
        </w:tc>
      </w:tr>
    </w:tbl>
    <w:p w14:paraId="20BB0882" w14:textId="77777777" w:rsidR="009D43E8" w:rsidRDefault="00317F00">
      <w:pPr>
        <w:pStyle w:val="3"/>
        <w:rPr>
          <w:rFonts w:ascii="Arial" w:eastAsia="Arial" w:hAnsi="Arial" w:cs="Arial"/>
        </w:rPr>
      </w:pPr>
      <w:bookmarkStart w:id="90" w:name="bookmark=id.5u3zb8vhnuzx" w:colFirst="0" w:colLast="0"/>
      <w:bookmarkEnd w:id="90"/>
      <w:r>
        <w:rPr>
          <w:rFonts w:ascii="Arial" w:eastAsia="Arial" w:hAnsi="Arial" w:cs="Arial"/>
        </w:rPr>
        <w:t>I.2.4. Ключевые проектные решения ТЗ</w:t>
      </w:r>
    </w:p>
    <w:p w14:paraId="42422E8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Сводка решений, </w:t>
      </w:r>
      <w:r w:rsidRPr="00A1095A">
        <w:rPr>
          <w:rFonts w:ascii="Arial" w:eastAsia="Arial" w:hAnsi="Arial" w:cs="Arial"/>
          <w:lang w:val="ru-RU"/>
        </w:rPr>
        <w:t>отраженных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настоящем ТЗ:</w:t>
      </w:r>
    </w:p>
    <w:tbl>
      <w:tblPr>
        <w:tblStyle w:val="14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3720"/>
        <w:gridCol w:w="4140"/>
      </w:tblGrid>
      <w:tr w:rsidR="009D43E8" w14:paraId="1BB9AA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5" w:type="dxa"/>
          </w:tcPr>
          <w:p w14:paraId="7FFFDF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3720" w:type="dxa"/>
          </w:tcPr>
          <w:p w14:paraId="163E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  <w:tc>
          <w:tcPr>
            <w:tcW w:w="4140" w:type="dxa"/>
          </w:tcPr>
          <w:p w14:paraId="025B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Отражение в </w:t>
            </w:r>
            <w:r>
              <w:rPr>
                <w:rFonts w:ascii="Arial" w:eastAsia="Arial" w:hAnsi="Arial" w:cs="Arial"/>
              </w:rPr>
              <w:t>ТЗ</w:t>
            </w:r>
          </w:p>
        </w:tc>
      </w:tr>
      <w:tr w:rsidR="009D43E8" w:rsidRPr="0050000B" w14:paraId="57939ED3" w14:textId="77777777" w:rsidTr="009D43E8">
        <w:tc>
          <w:tcPr>
            <w:tcW w:w="2175" w:type="dxa"/>
          </w:tcPr>
          <w:p w14:paraId="3CDCAFC9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"/>
                <w:id w:val="2049482115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Описание реализации (вход → механизм → выход → </w:t>
                </w:r>
              </w:sdtContent>
            </w:sdt>
            <w:r w:rsidR="00317F00"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20" w:type="dxa"/>
          </w:tcPr>
          <w:p w14:paraId="79509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Детализация, не копия ТТ</w:t>
            </w:r>
          </w:p>
        </w:tc>
        <w:tc>
          <w:tcPr>
            <w:tcW w:w="4140" w:type="dxa"/>
          </w:tcPr>
          <w:p w14:paraId="23E9B36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.3.1, колонка «Реализация»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562C38CC" w14:textId="77777777" w:rsidTr="009D43E8">
        <w:tc>
          <w:tcPr>
            <w:tcW w:w="2175" w:type="dxa"/>
          </w:tcPr>
          <w:p w14:paraId="5540F7E4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"/>
                <w:id w:val="-201872854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Портал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AI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→ выбор модуля</w:t>
                </w:r>
              </w:sdtContent>
            </w:sdt>
          </w:p>
        </w:tc>
        <w:tc>
          <w:tcPr>
            <w:tcW w:w="3720" w:type="dxa"/>
          </w:tcPr>
          <w:p w14:paraId="3872CD9B" w14:textId="042F7F34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"/>
                <w:id w:val="114709045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Кнопка в правом нижнем углу портала → </w:t>
                </w:r>
              </w:sdtContent>
            </w:sdt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</w:t>
            </w:r>
            <w:r w:rsidR="00317F00"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«Ассистент»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два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отдельных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окна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Два отдельных виджета: (1) суфлёр — автоматически отображается оператору Контакт-центра; (2) ИИ-ассистент — открывается по вызову пользователя банка.</w:t>
            </w:r>
          </w:p>
        </w:tc>
        <w:tc>
          <w:tcPr>
            <w:tcW w:w="4140" w:type="dxa"/>
          </w:tcPr>
          <w:p w14:paraId="27467C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I.5, I.8 I-0, </w:t>
            </w:r>
            <w:r>
              <w:rPr>
                <w:rFonts w:ascii="Arial" w:eastAsia="Arial" w:hAnsi="Arial" w:cs="Arial"/>
              </w:rPr>
              <w:t>кнопка</w:t>
            </w:r>
            <w:r>
              <w:rPr>
                <w:rFonts w:ascii="Arial" w:eastAsia="Arial" w:hAnsi="Arial" w:cs="Arial"/>
                <w:color w:val="000000"/>
              </w:rPr>
              <w:t xml:space="preserve"> tray-launcher</w:t>
            </w:r>
          </w:p>
        </w:tc>
      </w:tr>
      <w:tr w:rsidR="009D43E8" w14:paraId="2FB02C8C" w14:textId="77777777" w:rsidTr="009D43E8">
        <w:tc>
          <w:tcPr>
            <w:tcW w:w="2175" w:type="dxa"/>
          </w:tcPr>
          <w:p w14:paraId="798BD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Два окна одновременно</w:t>
            </w:r>
          </w:p>
        </w:tc>
        <w:tc>
          <w:tcPr>
            <w:tcW w:w="3720" w:type="dxa"/>
          </w:tcPr>
          <w:p w14:paraId="04DD10F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разные</w:t>
            </w:r>
            <w:sdt>
              <w:sdtPr>
                <w:tag w:val="goog_rdk_12"/>
                <w:id w:val="85897570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окна;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≠ только ассистент+документы</w:t>
                </w:r>
              </w:sdtContent>
            </w:sdt>
          </w:p>
        </w:tc>
        <w:tc>
          <w:tcPr>
            <w:tcW w:w="4140" w:type="dxa"/>
          </w:tcPr>
          <w:p w14:paraId="2FDF96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II.3, III.3</w:t>
            </w:r>
          </w:p>
        </w:tc>
      </w:tr>
      <w:tr w:rsidR="009D43E8" w14:paraId="3DE02706" w14:textId="77777777" w:rsidTr="009D43E8">
        <w:tc>
          <w:tcPr>
            <w:tcW w:w="2175" w:type="dxa"/>
          </w:tcPr>
          <w:p w14:paraId="14A9B9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Онлайн-чат: каналы</w:t>
            </w:r>
          </w:p>
        </w:tc>
        <w:tc>
          <w:tcPr>
            <w:tcW w:w="3720" w:type="dxa"/>
          </w:tcPr>
          <w:p w14:paraId="4E2BDD9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Сайт банка,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Одноклассники,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единообразно</w:t>
            </w:r>
          </w:p>
        </w:tc>
        <w:tc>
          <w:tcPr>
            <w:tcW w:w="4140" w:type="dxa"/>
          </w:tcPr>
          <w:p w14:paraId="03DFD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II.5.1.1</w:t>
              </w:r>
            </w:hyperlink>
            <w:r>
              <w:rPr>
                <w:rFonts w:ascii="Arial" w:eastAsia="Arial" w:hAnsi="Arial" w:cs="Arial"/>
                <w:color w:val="000000"/>
              </w:rPr>
              <w:t>, I.3</w:t>
            </w:r>
          </w:p>
        </w:tc>
      </w:tr>
      <w:tr w:rsidR="009D43E8" w14:paraId="506C1563" w14:textId="77777777" w:rsidTr="009D43E8">
        <w:tc>
          <w:tcPr>
            <w:tcW w:w="2175" w:type="dxa"/>
          </w:tcPr>
          <w:p w14:paraId="5B45DD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Виджет: без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91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92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93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94" w:author="Никита Гринь" w:date="2026-07-31T11:15:00Z" w16du:dateUtc="2026-07-31T08:1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95" w:author="Никита Гринь" w:date="2026-07-31T11:15:00Z" w16du:dateUtc="2026-07-31T08:1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ETA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тема опционально</w:t>
            </w:r>
          </w:p>
        </w:tc>
        <w:tc>
          <w:tcPr>
            <w:tcW w:w="3720" w:type="dxa"/>
          </w:tcPr>
          <w:p w14:paraId="224508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 админа</w:t>
            </w:r>
          </w:p>
        </w:tc>
        <w:tc>
          <w:tcPr>
            <w:tcW w:w="4140" w:type="dxa"/>
          </w:tcPr>
          <w:p w14:paraId="4D5B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II.5.3.1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ETA</w:t>
            </w:r>
            <w:r>
              <w:rPr>
                <w:rFonts w:ascii="Arial" w:eastAsia="Arial" w:hAnsi="Arial" w:cs="Arial"/>
                <w:color w:val="000000"/>
              </w:rPr>
              <w:t>), FR-CHAT-*</w:t>
            </w:r>
          </w:p>
        </w:tc>
      </w:tr>
      <w:tr w:rsidR="009D43E8" w14:paraId="466EB5F7" w14:textId="77777777" w:rsidTr="009D43E8">
        <w:tc>
          <w:tcPr>
            <w:tcW w:w="2175" w:type="dxa"/>
          </w:tcPr>
          <w:p w14:paraId="5D7D64E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АРМ: клиент/оператор,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история</w:t>
            </w:r>
          </w:p>
        </w:tc>
        <w:tc>
          <w:tcPr>
            <w:tcW w:w="3720" w:type="dxa"/>
          </w:tcPr>
          <w:p w14:paraId="2E941D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и summary</w:t>
            </w:r>
          </w:p>
        </w:tc>
        <w:tc>
          <w:tcPr>
            <w:tcW w:w="4140" w:type="dxa"/>
          </w:tcPr>
          <w:p w14:paraId="0349EF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II.5.4, FR-SUF-15, ин</w:t>
            </w:r>
            <w:r>
              <w:rPr>
                <w:rFonts w:ascii="Arial" w:eastAsia="Arial" w:hAnsi="Arial" w:cs="Arial"/>
              </w:rPr>
              <w:t>терфейс</w:t>
            </w:r>
            <w:r>
              <w:rPr>
                <w:rFonts w:ascii="Arial" w:eastAsia="Arial" w:hAnsi="Arial" w:cs="Arial"/>
                <w:color w:val="000000"/>
              </w:rPr>
              <w:t xml:space="preserve"> «Онлайн-чат»</w:t>
            </w:r>
          </w:p>
        </w:tc>
      </w:tr>
      <w:tr w:rsidR="009D43E8" w14:paraId="69016421" w14:textId="77777777" w:rsidTr="009D43E8">
        <w:tc>
          <w:tcPr>
            <w:tcW w:w="2175" w:type="dxa"/>
          </w:tcPr>
          <w:p w14:paraId="20479F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Обратная связь,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лог правок</w:t>
            </w:r>
          </w:p>
        </w:tc>
        <w:tc>
          <w:tcPr>
            <w:tcW w:w="3720" w:type="dxa"/>
          </w:tcPr>
          <w:p w14:paraId="76C92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редакций оператора</w:t>
            </w:r>
          </w:p>
        </w:tc>
        <w:tc>
          <w:tcPr>
            <w:tcW w:w="4140" w:type="dxa"/>
          </w:tcPr>
          <w:p w14:paraId="1EE8E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II.5.10, FR-CHAT-*, post-chat</w:t>
            </w:r>
          </w:p>
        </w:tc>
      </w:tr>
      <w:tr w:rsidR="009D43E8" w14:paraId="0F9F5B72" w14:textId="77777777" w:rsidTr="009D43E8">
        <w:tc>
          <w:tcPr>
            <w:tcW w:w="2175" w:type="dxa"/>
          </w:tcPr>
          <w:p w14:paraId="756B26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Многоязычность RU/EN</w:t>
            </w:r>
          </w:p>
        </w:tc>
        <w:tc>
          <w:tcPr>
            <w:tcW w:w="3720" w:type="dxa"/>
          </w:tcPr>
          <w:p w14:paraId="2A9F6E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140" w:type="dxa"/>
          </w:tcPr>
          <w:p w14:paraId="41706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II.4, FR-SUF-14</w:t>
            </w:r>
          </w:p>
        </w:tc>
      </w:tr>
      <w:tr w:rsidR="009D43E8" w14:paraId="070D4911" w14:textId="77777777" w:rsidTr="009D43E8">
        <w:tc>
          <w:tcPr>
            <w:tcW w:w="2175" w:type="dxa"/>
          </w:tcPr>
          <w:p w14:paraId="6F83D4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3720" w:type="dxa"/>
          </w:tcPr>
          <w:p w14:paraId="2F741D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Маршруты, очереди, UC</w:t>
            </w:r>
          </w:p>
        </w:tc>
        <w:tc>
          <w:tcPr>
            <w:tcW w:w="4140" w:type="dxa"/>
          </w:tcPr>
          <w:p w14:paraId="14A48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II-8</w:t>
              </w:r>
            </w:hyperlink>
            <w:r>
              <w:rPr>
                <w:rFonts w:ascii="Arial" w:eastAsia="Arial" w:hAnsi="Arial" w:cs="Arial"/>
                <w:color w:val="000000"/>
              </w:rPr>
              <w:t>, слайд 22, UC-S1…S3</w:t>
            </w:r>
          </w:p>
        </w:tc>
      </w:tr>
      <w:tr w:rsidR="009D43E8" w14:paraId="233C589E" w14:textId="77777777" w:rsidTr="009D43E8">
        <w:tc>
          <w:tcPr>
            <w:tcW w:w="2175" w:type="dxa"/>
          </w:tcPr>
          <w:p w14:paraId="23B8BD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виджета CSP/вложения</w:t>
            </w:r>
          </w:p>
        </w:tc>
        <w:tc>
          <w:tcPr>
            <w:tcW w:w="3720" w:type="dxa"/>
          </w:tcPr>
          <w:p w14:paraId="015A57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Правила вложений и домены</w:t>
            </w:r>
          </w:p>
        </w:tc>
        <w:tc>
          <w:tcPr>
            <w:tcW w:w="4140" w:type="dxa"/>
          </w:tcPr>
          <w:p w14:paraId="01EE0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FR-CHAT-20, II.5</w:t>
            </w:r>
          </w:p>
        </w:tc>
      </w:tr>
      <w:tr w:rsidR="009D43E8" w14:paraId="779797A6" w14:textId="77777777" w:rsidTr="009D43E8">
        <w:tc>
          <w:tcPr>
            <w:tcW w:w="2175" w:type="dxa"/>
          </w:tcPr>
          <w:p w14:paraId="5D2060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 КЦ</w:t>
            </w:r>
          </w:p>
        </w:tc>
        <w:tc>
          <w:tcPr>
            <w:tcW w:w="3720" w:type="dxa"/>
          </w:tcPr>
          <w:p w14:paraId="3E1C47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Webim, процессы, каналы</w:t>
            </w:r>
          </w:p>
        </w:tc>
        <w:tc>
          <w:tcPr>
            <w:tcW w:w="4140" w:type="dxa"/>
          </w:tcPr>
          <w:p w14:paraId="5DE364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I.2, II.5.1</w:t>
            </w:r>
          </w:p>
        </w:tc>
      </w:tr>
      <w:tr w:rsidR="009D43E8" w:rsidRPr="0050000B" w14:paraId="3FECFFAA" w14:textId="77777777" w:rsidTr="009D43E8">
        <w:tc>
          <w:tcPr>
            <w:tcW w:w="2175" w:type="dxa"/>
          </w:tcPr>
          <w:p w14:paraId="0DA1B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— отдельный интерфейс</w:t>
            </w:r>
          </w:p>
        </w:tc>
        <w:tc>
          <w:tcPr>
            <w:tcW w:w="3720" w:type="dxa"/>
          </w:tcPr>
          <w:p w14:paraId="10559F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одной оболочке с ассистентом/документами</w:t>
            </w:r>
          </w:p>
        </w:tc>
        <w:tc>
          <w:tcPr>
            <w:tcW w:w="4140" w:type="dxa"/>
          </w:tcPr>
          <w:p w14:paraId="3FD094E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.5,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-09/12, макеты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-1 без суфл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</w:p>
        </w:tc>
      </w:tr>
      <w:tr w:rsidR="009D43E8" w14:paraId="096A8727" w14:textId="77777777" w:rsidTr="009D43E8">
        <w:tc>
          <w:tcPr>
            <w:tcW w:w="2175" w:type="dxa"/>
          </w:tcPr>
          <w:p w14:paraId="0218F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Архитектурная схема</w:t>
            </w:r>
          </w:p>
        </w:tc>
        <w:tc>
          <w:tcPr>
            <w:tcW w:w="3720" w:type="dxa"/>
          </w:tcPr>
          <w:p w14:paraId="135CF5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Hub, RAG, Oktell, СУЗ, AD</w:t>
            </w:r>
            <w:del w:id="96" w:author="Никита Гринь" w:date="2026-08-05T12:34:00Z" w16du:dateUtc="2026-08-05T09:34:00Z">
              <w:r w:rsidDel="00D65562">
                <w:rPr>
                  <w:rFonts w:ascii="Arial" w:eastAsia="Arial" w:hAnsi="Arial" w:cs="Arial"/>
                  <w:color w:val="000000"/>
                </w:rPr>
                <w:delText>, KUMA</w:delText>
              </w:r>
            </w:del>
          </w:p>
        </w:tc>
        <w:tc>
          <w:tcPr>
            <w:tcW w:w="4140" w:type="dxa"/>
          </w:tcPr>
          <w:p w14:paraId="7051B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I.7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xcm8pv0xxod">
              <w:r>
                <w:rPr>
                  <w:rFonts w:ascii="Arial" w:eastAsia="Arial" w:hAnsi="Arial" w:cs="Arial"/>
                  <w:color w:val="156082"/>
                </w:rPr>
                <w:t>I.7.1</w:t>
              </w:r>
            </w:hyperlink>
          </w:p>
        </w:tc>
      </w:tr>
      <w:tr w:rsidR="009D43E8" w14:paraId="30F565EE" w14:textId="77777777" w:rsidTr="009D43E8">
        <w:tc>
          <w:tcPr>
            <w:tcW w:w="2175" w:type="dxa"/>
          </w:tcPr>
          <w:p w14:paraId="56CF9C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Роли: read-only просмотр</w:t>
            </w:r>
          </w:p>
        </w:tc>
        <w:tc>
          <w:tcPr>
            <w:tcW w:w="3720" w:type="dxa"/>
          </w:tcPr>
          <w:p w14:paraId="75C47EBF" w14:textId="54A97AA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Без роли «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Руководитель</w:t>
            </w:r>
            <w:r>
              <w:rPr>
                <w:rFonts w:ascii="Arial" w:eastAsia="Arial" w:hAnsi="Arial" w:cs="Arial"/>
                <w:color w:val="000000"/>
              </w:rPr>
              <w:t>» §2.4</w:t>
            </w:r>
          </w:p>
        </w:tc>
        <w:tc>
          <w:tcPr>
            <w:tcW w:w="4140" w:type="dxa"/>
          </w:tcPr>
          <w:p w14:paraId="0E3F6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I.4.2 (супервизор)</w:t>
            </w:r>
          </w:p>
        </w:tc>
      </w:tr>
      <w:tr w:rsidR="009D43E8" w14:paraId="6FBA08D9" w14:textId="77777777" w:rsidTr="009D43E8">
        <w:tc>
          <w:tcPr>
            <w:tcW w:w="2175" w:type="dxa"/>
          </w:tcPr>
          <w:p w14:paraId="515439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Нагрузочное тестирование</w:t>
            </w:r>
          </w:p>
        </w:tc>
        <w:tc>
          <w:tcPr>
            <w:tcW w:w="3720" w:type="dxa"/>
          </w:tcPr>
          <w:p w14:paraId="2725F5C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92878529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75 оп., p95 ≤2 с</w:t>
                </w:r>
              </w:sdtContent>
            </w:sdt>
          </w:p>
        </w:tc>
        <w:tc>
          <w:tcPr>
            <w:tcW w:w="4140" w:type="dxa"/>
          </w:tcPr>
          <w:p w14:paraId="76532B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  <w:tr w:rsidR="009D43E8" w14:paraId="799CD6BD" w14:textId="77777777" w:rsidTr="009D43E8">
        <w:tc>
          <w:tcPr>
            <w:tcW w:w="2175" w:type="dxa"/>
          </w:tcPr>
          <w:p w14:paraId="4EF264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КЦ</w:t>
            </w:r>
          </w:p>
        </w:tc>
        <w:tc>
          <w:tcPr>
            <w:tcW w:w="3720" w:type="dxa"/>
          </w:tcPr>
          <w:p w14:paraId="37E21C0B" w14:textId="4FBE511B" w:rsidR="00C65C41" w:rsidRPr="00C65C41" w:rsidRDefault="00317F00" w:rsidP="00C65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65C41">
              <w:rPr>
                <w:rFonts w:ascii="Arial" w:eastAsia="Arial" w:hAnsi="Arial" w:cs="Arial"/>
                <w:color w:val="000000"/>
                <w:lang w:val="ru-RU"/>
              </w:rPr>
              <w:t>Отдельн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ое</w:t>
            </w:r>
            <w:r w:rsidRPr="00C65C4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</w:p>
          <w:p w14:paraId="43FA9347" w14:textId="785AA4A4" w:rsidR="009D43E8" w:rsidRPr="00C65C41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4140" w:type="dxa"/>
          </w:tcPr>
          <w:p w14:paraId="7EF0DE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II-KC, II.3.5.3</w:t>
            </w:r>
          </w:p>
        </w:tc>
      </w:tr>
    </w:tbl>
    <w:p w14:paraId="10E6FCC9" w14:textId="77777777" w:rsidR="009D43E8" w:rsidRDefault="00317F00">
      <w:pPr>
        <w:pStyle w:val="2"/>
        <w:rPr>
          <w:rFonts w:ascii="Arial" w:eastAsia="Arial" w:hAnsi="Arial" w:cs="Arial"/>
        </w:rPr>
      </w:pPr>
      <w:bookmarkStart w:id="97" w:name="bookmark=id.1fkeonkkdgu5" w:colFirst="0" w:colLast="0"/>
      <w:bookmarkEnd w:id="97"/>
      <w:r>
        <w:rPr>
          <w:rFonts w:ascii="Arial" w:eastAsia="Arial" w:hAnsi="Arial" w:cs="Arial"/>
        </w:rPr>
        <w:t>I.3. Глоссарий</w:t>
      </w:r>
    </w:p>
    <w:p w14:paraId="087C62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§1]: термины и проектные уточнения</w:t>
      </w:r>
    </w:p>
    <w:p w14:paraId="26E2F89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.3 содержит ключевые термины §1 дословно и проектные уточнения (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трассировка, </w:t>
      </w:r>
      <w:r>
        <w:rPr>
          <w:rFonts w:ascii="Arial" w:eastAsia="Arial" w:hAnsi="Arial" w:cs="Arial"/>
          <w:color w:val="000000"/>
        </w:rPr>
        <w:t>INT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66AB77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Единый словарь для всех модулей и интеграций</w:t>
      </w:r>
    </w:p>
    <w:p w14:paraId="39CCD770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Ссылки на </w:t>
      </w:r>
      <w:r>
        <w:fldChar w:fldCharType="begin"/>
      </w:r>
      <w:r>
        <w:instrText>HYPERLINK</w:instrText>
      </w:r>
      <w:r w:rsidRPr="003D1E67">
        <w:rPr>
          <w:lang w:val="ru-RU"/>
          <w:rPrChange w:id="9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9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0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01" w:author="Никита Гринь" w:date="2026-07-31T11:15:00Z" w16du:dateUtc="2026-07-31T08:15:00Z">
            <w:rPr/>
          </w:rPrChange>
        </w:rPr>
        <w:instrText>.</w:instrText>
      </w:r>
      <w:r>
        <w:instrText>owrjk</w:instrText>
      </w:r>
      <w:r w:rsidRPr="003D1E67">
        <w:rPr>
          <w:lang w:val="ru-RU"/>
          <w:rPrChange w:id="102" w:author="Никита Гринь" w:date="2026-07-31T11:15:00Z" w16du:dateUtc="2026-07-31T08:15:00Z">
            <w:rPr/>
          </w:rPrChange>
        </w:rPr>
        <w:instrText>3438</w:instrText>
      </w:r>
      <w:r>
        <w:instrText>ugj</w:instrText>
      </w:r>
      <w:r w:rsidRPr="003D1E67">
        <w:rPr>
          <w:lang w:val="ru-RU"/>
          <w:rPrChange w:id="103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.3.1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меток колонки «Реализация»</w:t>
      </w:r>
    </w:p>
    <w:p w14:paraId="0271AA0D" w14:textId="77777777" w:rsidR="009D43E8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 w:rsidRPr="00A1095A">
        <w:rPr>
          <w:rFonts w:ascii="Arial" w:eastAsia="Arial" w:hAnsi="Arial" w:cs="Arial"/>
          <w:color w:val="000000"/>
          <w:lang w:val="ru-RU"/>
        </w:rPr>
        <w:t>Разграничение «Суфл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р» (интерфейс) и «модуль Контакт-центра»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)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10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0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0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07" w:author="Никита Гринь" w:date="2026-07-31T11:15:00Z" w16du:dateUtc="2026-07-31T08:15:00Z">
            <w:rPr/>
          </w:rPrChange>
        </w:rPr>
        <w:instrText>.</w:instrText>
      </w:r>
      <w:r>
        <w:instrText>yzcfuvkg</w:instrText>
      </w:r>
      <w:r w:rsidRPr="003D1E67">
        <w:rPr>
          <w:lang w:val="ru-RU"/>
          <w:rPrChange w:id="108" w:author="Никита Гринь" w:date="2026-07-31T11:15:00Z" w16du:dateUtc="2026-07-31T08:15:00Z">
            <w:rPr/>
          </w:rPrChange>
        </w:rPr>
        <w:instrText>796</w:instrText>
      </w:r>
      <w:r>
        <w:instrText>m</w:instrText>
      </w:r>
      <w:r w:rsidRPr="003D1E67">
        <w:rPr>
          <w:lang w:val="ru-RU"/>
          <w:rPrChange w:id="109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I.3.0</w:t>
      </w:r>
      <w:r>
        <w:fldChar w:fldCharType="end"/>
      </w:r>
    </w:p>
    <w:p w14:paraId="5D955757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при чтении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 w:rsidRPr="00A1095A">
        <w:rPr>
          <w:rFonts w:ascii="Arial" w:eastAsia="Arial" w:hAnsi="Arial" w:cs="Arial"/>
          <w:lang w:val="ru-RU"/>
        </w:rPr>
        <w:t>приемки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однозначно понимает, о каком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договорном модуле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интерфейсе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ид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т речь</w:t>
      </w:r>
      <w:r w:rsidRPr="00A1095A">
        <w:rPr>
          <w:rFonts w:ascii="Arial" w:eastAsia="Arial" w:hAnsi="Arial" w:cs="Arial"/>
          <w:lang w:val="ru-RU"/>
        </w:rPr>
        <w:t>.</w:t>
      </w:r>
    </w:p>
    <w:p w14:paraId="45447B4D" w14:textId="496D9E81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10" w:name="bookmark=id.yzcfuvkg796m" w:colFirst="0" w:colLast="0"/>
      <w:bookmarkEnd w:id="11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.3.0. </w:t>
      </w:r>
      <w:r w:rsidR="00C74DFC">
        <w:rPr>
          <w:rFonts w:ascii="Arial" w:eastAsia="Arial" w:hAnsi="Arial" w:cs="Arial"/>
          <w:lang w:val="ru-RU"/>
        </w:rPr>
        <w:t>М</w:t>
      </w:r>
      <w:r w:rsidRPr="003C42DA">
        <w:rPr>
          <w:rFonts w:ascii="Arial" w:eastAsia="Arial" w:hAnsi="Arial" w:cs="Arial"/>
          <w:lang w:val="ru-RU"/>
        </w:rPr>
        <w:t>одуль Контакт-центра: разграничение терминов</w:t>
      </w:r>
    </w:p>
    <w:p w14:paraId="385A0CA9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Модуль Контакт-центра — это единый договорный модуль, в который входит всё вместе:</w:t>
      </w:r>
    </w:p>
    <w:p w14:paraId="71A46F4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суфлёр (подсказки оператору в телефонии и онлайн-чате);</w:t>
      </w:r>
    </w:p>
    <w:p w14:paraId="4C4F0137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lastRenderedPageBreak/>
        <w:t>• модуль понимания / распознавания запросов;</w:t>
      </w:r>
    </w:p>
    <w:p w14:paraId="0DEE7AD1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онлайн-чат;</w:t>
      </w:r>
    </w:p>
    <w:p w14:paraId="10EA639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«Отчётность».</w:t>
      </w:r>
    </w:p>
    <w:p w14:paraId="51860043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Разграничение нужно, чтобы в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 не возникало двусмысленности</w:t>
      </w:r>
      <w:r w:rsidRPr="00A1095A">
        <w:rPr>
          <w:rFonts w:ascii="Arial" w:eastAsia="Arial" w:hAnsi="Arial" w:cs="Arial"/>
          <w:lang w:val="ru-RU"/>
        </w:rPr>
        <w:t>, а также для соответствия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§2.2]</w:t>
      </w:r>
      <w:r w:rsidRPr="00A1095A">
        <w:rPr>
          <w:rFonts w:ascii="Arial" w:eastAsia="Arial" w:hAnsi="Arial" w:cs="Arial"/>
          <w:color w:val="000000"/>
          <w:lang w:val="ru-RU"/>
        </w:rPr>
        <w:t>.</w:t>
      </w:r>
    </w:p>
    <w:p w14:paraId="1CC4DCB0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Примеры префиксов 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в настоящем ТЗ:</w:t>
      </w:r>
    </w:p>
    <w:p w14:paraId="47531751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интерфейса </w:t>
      </w:r>
      <w:r w:rsidRPr="00A1095A">
        <w:rPr>
          <w:rFonts w:ascii="Arial" w:eastAsia="Arial" w:hAnsi="Arial" w:cs="Arial"/>
          <w:b/>
          <w:bCs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(подсказки, окно телефонии, панель в АРМ онлайн-чата): </w:t>
      </w:r>
      <w:r>
        <w:fldChar w:fldCharType="begin"/>
      </w:r>
      <w:r>
        <w:instrText>HYPERLINK</w:instrText>
      </w:r>
      <w:r w:rsidRPr="003D1E67">
        <w:rPr>
          <w:lang w:val="ru-RU"/>
          <w:rPrChange w:id="11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1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1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14" w:author="Никита Гринь" w:date="2026-07-31T11:15:00Z" w16du:dateUtc="2026-07-31T08:15:00Z">
            <w:rPr/>
          </w:rPrChange>
        </w:rPr>
        <w:instrText>.</w:instrText>
      </w:r>
      <w:r>
        <w:instrText>wuscu</w:instrText>
      </w:r>
      <w:r w:rsidRPr="003D1E67">
        <w:rPr>
          <w:lang w:val="ru-RU"/>
          <w:rPrChange w:id="115" w:author="Никита Гринь" w:date="2026-07-31T11:15:00Z" w16du:dateUtc="2026-07-31T08:15:00Z">
            <w:rPr/>
          </w:rPrChange>
        </w:rPr>
        <w:instrText>3</w:instrText>
      </w:r>
      <w:r>
        <w:instrText>m</w:instrText>
      </w:r>
      <w:r w:rsidRPr="003D1E67">
        <w:rPr>
          <w:lang w:val="ru-RU"/>
          <w:rPrChange w:id="116" w:author="Никита Гринь" w:date="2026-07-31T11:15:00Z" w16du:dateUtc="2026-07-31T08:15:00Z">
            <w:rPr/>
          </w:rPrChange>
        </w:rPr>
        <w:instrText>9</w:instrText>
      </w:r>
      <w:r>
        <w:instrText>hwe</w:instrText>
      </w:r>
      <w:r w:rsidRPr="003D1E67">
        <w:rPr>
          <w:lang w:val="ru-RU"/>
          <w:rPrChange w:id="117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1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1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2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21" w:author="Никита Гринь" w:date="2026-07-31T11:15:00Z" w16du:dateUtc="2026-07-31T08:15:00Z">
            <w:rPr/>
          </w:rPrChange>
        </w:rPr>
        <w:instrText>.</w:instrText>
      </w:r>
      <w:r>
        <w:instrText>fe</w:instrText>
      </w:r>
      <w:r w:rsidRPr="003D1E67">
        <w:rPr>
          <w:lang w:val="ru-RU"/>
          <w:rPrChange w:id="122" w:author="Никита Гринь" w:date="2026-07-31T11:15:00Z" w16du:dateUtc="2026-07-31T08:15:00Z">
            <w:rPr/>
          </w:rPrChange>
        </w:rPr>
        <w:instrText>42</w:instrText>
      </w:r>
      <w:r>
        <w:instrText>mr</w:instrText>
      </w:r>
      <w:r w:rsidRPr="003D1E67">
        <w:rPr>
          <w:lang w:val="ru-RU"/>
          <w:rPrChange w:id="123" w:author="Никита Гринь" w:date="2026-07-31T11:15:00Z" w16du:dateUtc="2026-07-31T08:15:00Z">
            <w:rPr/>
          </w:rPrChange>
        </w:rPr>
        <w:instrText>8</w:instrText>
      </w:r>
      <w:r>
        <w:instrText>qcsmh</w:instrText>
      </w:r>
      <w:r w:rsidRPr="003D1E67">
        <w:rPr>
          <w:lang w:val="ru-RU"/>
          <w:rPrChange w:id="12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</w:p>
    <w:p w14:paraId="59B24DEC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общие требования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модуля Контакт-центра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(ИБ, язык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, масштабируемость): </w:t>
      </w:r>
      <w:r>
        <w:fldChar w:fldCharType="begin"/>
      </w:r>
      <w:r>
        <w:instrText>HYPERLINK</w:instrText>
      </w:r>
      <w:r w:rsidRPr="003D1E67">
        <w:rPr>
          <w:lang w:val="ru-RU"/>
          <w:rPrChange w:id="12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2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2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28" w:author="Никита Гринь" w:date="2026-07-31T11:15:00Z" w16du:dateUtc="2026-07-31T08:15:00Z">
            <w:rPr/>
          </w:rPrChange>
        </w:rPr>
        <w:instrText>.</w:instrText>
      </w:r>
      <w:r>
        <w:instrText>bp</w:instrText>
      </w:r>
      <w:r w:rsidRPr="003D1E67">
        <w:rPr>
          <w:lang w:val="ru-RU"/>
          <w:rPrChange w:id="129" w:author="Никита Гринь" w:date="2026-07-31T11:15:00Z" w16du:dateUtc="2026-07-31T08:15:00Z">
            <w:rPr/>
          </w:rPrChange>
        </w:rPr>
        <w:instrText>6</w:instrText>
      </w:r>
      <w:r>
        <w:instrText>hjhdikhrz</w:instrText>
      </w:r>
      <w:r w:rsidRPr="003D1E67">
        <w:rPr>
          <w:lang w:val="ru-RU"/>
          <w:rPrChange w:id="13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</w:p>
    <w:p w14:paraId="28644C39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подмодуля онлайн-чат</w:t>
      </w:r>
      <w:r w:rsidRPr="00A1095A">
        <w:rPr>
          <w:rFonts w:ascii="Arial" w:eastAsia="Arial" w:hAnsi="Arial" w:cs="Arial"/>
          <w:color w:val="000000"/>
          <w:lang w:val="ru-RU"/>
        </w:rPr>
        <w:t xml:space="preserve"> (виджет, очереди, АРМ): </w:t>
      </w:r>
      <w:r>
        <w:fldChar w:fldCharType="begin"/>
      </w:r>
      <w:r>
        <w:instrText>HYPERLINK</w:instrText>
      </w:r>
      <w:r w:rsidRPr="003D1E67">
        <w:rPr>
          <w:lang w:val="ru-RU"/>
          <w:rPrChange w:id="13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3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3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34" w:author="Никита Гринь" w:date="2026-07-31T11:15:00Z" w16du:dateUtc="2026-07-31T08:15:00Z">
            <w:rPr/>
          </w:rPrChange>
        </w:rPr>
        <w:instrText>.</w:instrText>
      </w:r>
      <w:r>
        <w:instrText>kkdo</w:instrText>
      </w:r>
      <w:r w:rsidRPr="003D1E67">
        <w:rPr>
          <w:lang w:val="ru-RU"/>
          <w:rPrChange w:id="135" w:author="Никита Гринь" w:date="2026-07-31T11:15:00Z" w16du:dateUtc="2026-07-31T08:15:00Z">
            <w:rPr/>
          </w:rPrChange>
        </w:rPr>
        <w:instrText>6</w:instrText>
      </w:r>
      <w:r>
        <w:instrText>hgu</w:instrText>
      </w:r>
      <w:r w:rsidRPr="003D1E67">
        <w:rPr>
          <w:lang w:val="ru-RU"/>
          <w:rPrChange w:id="136" w:author="Никита Гринь" w:date="2026-07-31T11:15:00Z" w16du:dateUtc="2026-07-31T08:15:00Z">
            <w:rPr/>
          </w:rPrChange>
        </w:rPr>
        <w:instrText>9</w:instrText>
      </w:r>
      <w:r>
        <w:instrText>d</w:instrText>
      </w:r>
      <w:r w:rsidRPr="003D1E67">
        <w:rPr>
          <w:lang w:val="ru-RU"/>
          <w:rPrChange w:id="137" w:author="Никита Гринь" w:date="2026-07-31T11:15:00Z" w16du:dateUtc="2026-07-31T08:1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</w:p>
    <w:p w14:paraId="2ACCF95B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FR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RPT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CC</w:t>
      </w:r>
      <w:r w:rsidRPr="00A1095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модуль понимания запросов и отч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тность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в составе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>
        <w:fldChar w:fldCharType="begin"/>
      </w:r>
      <w:r>
        <w:instrText>HYPERLINK</w:instrText>
      </w:r>
      <w:r w:rsidRPr="003D1E67">
        <w:rPr>
          <w:lang w:val="ru-RU"/>
          <w:rPrChange w:id="13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3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4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41" w:author="Никита Гринь" w:date="2026-07-31T11:15:00Z" w16du:dateUtc="2026-07-31T08:15:00Z">
            <w:rPr/>
          </w:rPrChange>
        </w:rPr>
        <w:instrText>.</w:instrText>
      </w:r>
      <w:r>
        <w:instrText>t</w:instrText>
      </w:r>
      <w:r w:rsidRPr="003D1E67">
        <w:rPr>
          <w:lang w:val="ru-RU"/>
          <w:rPrChange w:id="142" w:author="Никита Гринь" w:date="2026-07-31T11:15:00Z" w16du:dateUtc="2026-07-31T08:15:00Z">
            <w:rPr/>
          </w:rPrChange>
        </w:rPr>
        <w:instrText>7</w:instrText>
      </w:r>
      <w:r>
        <w:instrText>slx</w:instrText>
      </w:r>
      <w:r w:rsidRPr="003D1E67">
        <w:rPr>
          <w:lang w:val="ru-RU"/>
          <w:rPrChange w:id="143" w:author="Никита Гринь" w:date="2026-07-31T11:15:00Z" w16du:dateUtc="2026-07-31T08:15:00Z">
            <w:rPr/>
          </w:rPrChange>
        </w:rPr>
        <w:instrText>0</w:instrText>
      </w:r>
      <w:r>
        <w:instrText>dqttdg</w:instrText>
      </w:r>
      <w:r w:rsidRPr="003D1E67">
        <w:rPr>
          <w:lang w:val="ru-RU"/>
          <w:rPrChange w:id="14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4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4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4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48" w:author="Никита Гринь" w:date="2026-07-31T11:15:00Z" w16du:dateUtc="2026-07-31T08:15:00Z">
            <w:rPr/>
          </w:rPrChange>
        </w:rPr>
        <w:instrText>.1</w:instrText>
      </w:r>
      <w:r>
        <w:instrText>glrqibn</w:instrText>
      </w:r>
      <w:r w:rsidRPr="003D1E67">
        <w:rPr>
          <w:lang w:val="ru-RU"/>
          <w:rPrChange w:id="149" w:author="Никита Гринь" w:date="2026-07-31T11:15:00Z" w16du:dateUtc="2026-07-31T08:15:00Z">
            <w:rPr/>
          </w:rPrChange>
        </w:rPr>
        <w:instrText>37</w:instrText>
      </w:r>
      <w:r>
        <w:instrText>p</w:instrText>
      </w:r>
      <w:r w:rsidRPr="003D1E67">
        <w:rPr>
          <w:lang w:val="ru-RU"/>
          <w:rPrChange w:id="15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.6</w:t>
      </w:r>
      <w:r>
        <w:fldChar w:fldCharType="end"/>
      </w:r>
    </w:p>
    <w:p w14:paraId="1486D8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Термины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(полный перечень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Прил.1 1</w:t>
      </w:r>
      <w:r w:rsidRPr="00A1095A">
        <w:rPr>
          <w:rFonts w:ascii="Arial" w:eastAsia="Arial" w:hAnsi="Arial" w:cs="Arial"/>
          <w:color w:val="000000"/>
          <w:lang w:val="ru-RU"/>
        </w:rPr>
        <w:t xml:space="preserve">). Ниже — ключевые термины настоящего ТЗ;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требований к разделам — см. термин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блоке «Проектные уточнения». </w:t>
      </w:r>
      <w:r>
        <w:rPr>
          <w:rFonts w:ascii="Arial" w:eastAsia="Arial" w:hAnsi="Arial" w:cs="Arial"/>
          <w:color w:val="000000"/>
        </w:rPr>
        <w:t>Уточнения из не заменяют определения §1.</w:t>
      </w:r>
    </w:p>
    <w:tbl>
      <w:tblPr>
        <w:tblStyle w:val="147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0"/>
        <w:gridCol w:w="7545"/>
      </w:tblGrid>
      <w:tr w:rsidR="009D43E8" w14:paraId="0819519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43DA1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 (§1)</w:t>
            </w:r>
          </w:p>
        </w:tc>
        <w:tc>
          <w:tcPr>
            <w:tcW w:w="7545" w:type="dxa"/>
          </w:tcPr>
          <w:p w14:paraId="1B618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 (Прил.1)</w:t>
            </w:r>
          </w:p>
        </w:tc>
      </w:tr>
      <w:tr w:rsidR="009D43E8" w:rsidRPr="0050000B" w14:paraId="2C0B9446" w14:textId="77777777" w:rsidTr="009D43E8">
        <w:tc>
          <w:tcPr>
            <w:tcW w:w="2310" w:type="dxa"/>
          </w:tcPr>
          <w:p w14:paraId="4E5B2F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7545" w:type="dxa"/>
          </w:tcPr>
          <w:p w14:paraId="1B3DC7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большая языковая модель, используемая для обработки и генерации естественного языка на основе большого количества текстовых данных, обучающаяся распознавать закономерности в данных, позволяя им генерировать тексты, отвечать на вопросы, переводить тексты, суммировать информацию и выполнять иные задачи, связанные с языком.</w:t>
            </w:r>
          </w:p>
        </w:tc>
      </w:tr>
      <w:tr w:rsidR="009D43E8" w:rsidRPr="0050000B" w14:paraId="361C07AB" w14:textId="77777777" w:rsidTr="009D43E8">
        <w:tc>
          <w:tcPr>
            <w:tcW w:w="2310" w:type="dxa"/>
          </w:tcPr>
          <w:p w14:paraId="53440F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Актив</w:t>
            </w:r>
          </w:p>
        </w:tc>
        <w:tc>
          <w:tcPr>
            <w:tcW w:w="7545" w:type="dxa"/>
          </w:tcPr>
          <w:p w14:paraId="75220B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компьютер, сетевой ресурс, СУБД, ПО, ПК, СХД и управляемый элемент сети передачи данных</w:t>
            </w:r>
          </w:p>
        </w:tc>
      </w:tr>
      <w:tr w:rsidR="009D43E8" w:rsidRPr="0050000B" w14:paraId="76E48FFE" w14:textId="77777777" w:rsidTr="009D43E8">
        <w:tc>
          <w:tcPr>
            <w:tcW w:w="2310" w:type="dxa"/>
          </w:tcPr>
          <w:p w14:paraId="6C5F0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</w:p>
        </w:tc>
        <w:tc>
          <w:tcPr>
            <w:tcW w:w="7545" w:type="dxa"/>
          </w:tcPr>
          <w:p w14:paraId="158A54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автоматизированная нормативно-информационная ПО ОАО «АСБ Беларусбанк» - программный комплекс, размещенный по адресу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anis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asb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 и предназначенный для размещения в соответствующих электронных сборниках локальных правовых актов, форм договоров и документов, а также иных банковских документов и информации, необходимой для использования пользователями в своей деятельности.</w:t>
            </w:r>
          </w:p>
        </w:tc>
      </w:tr>
      <w:tr w:rsidR="009D43E8" w14:paraId="6A22B432" w14:textId="77777777" w:rsidTr="009D43E8">
        <w:tc>
          <w:tcPr>
            <w:tcW w:w="2310" w:type="dxa"/>
          </w:tcPr>
          <w:p w14:paraId="3974F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База знаний LLM</w:t>
            </w:r>
          </w:p>
        </w:tc>
        <w:tc>
          <w:tcPr>
            <w:tcW w:w="7545" w:type="dxa"/>
          </w:tcPr>
          <w:p w14:paraId="57C2E0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специализированный набор данных, который включает в себя информацию и материалы, необходимые для обучения и функционирования ПО. Может содержать тексты, документы, и другие ресурсы, которые ПО использует для генерации ответов и решения задач в соответствии с определенной предметной областью и спецификой деятельности банка. </w:t>
            </w:r>
            <w:r>
              <w:rPr>
                <w:rFonts w:ascii="Arial" w:eastAsia="Arial" w:hAnsi="Arial" w:cs="Arial"/>
                <w:color w:val="000000"/>
              </w:rPr>
              <w:t>Данные могут быть как структурированными, так и неструктурированными.</w:t>
            </w:r>
          </w:p>
        </w:tc>
      </w:tr>
      <w:tr w:rsidR="009D43E8" w14:paraId="4AAEDFA2" w14:textId="77777777" w:rsidTr="009D43E8">
        <w:tc>
          <w:tcPr>
            <w:tcW w:w="2310" w:type="dxa"/>
          </w:tcPr>
          <w:p w14:paraId="5067C9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Банк</w:t>
            </w:r>
          </w:p>
        </w:tc>
        <w:tc>
          <w:tcPr>
            <w:tcW w:w="7545" w:type="dxa"/>
          </w:tcPr>
          <w:p w14:paraId="38986D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:rsidRPr="0050000B" w14:paraId="3AA537A7" w14:textId="77777777" w:rsidTr="009D43E8">
        <w:tc>
          <w:tcPr>
            <w:tcW w:w="2310" w:type="dxa"/>
          </w:tcPr>
          <w:p w14:paraId="31C63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 (веб-сайт)</w:t>
            </w:r>
          </w:p>
        </w:tc>
        <w:tc>
          <w:tcPr>
            <w:tcW w:w="7545" w:type="dxa"/>
          </w:tcPr>
          <w:p w14:paraId="1B9B94B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официальный корпоративный сайт банка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belarusbank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/, размещенный на сервере банка и доступный для пользователей сети Интернет (на базе ПО «1С-Битрикс: Система управления сайтом»).</w:t>
            </w:r>
          </w:p>
        </w:tc>
      </w:tr>
      <w:tr w:rsidR="009D43E8" w:rsidRPr="0050000B" w14:paraId="10660A07" w14:textId="77777777" w:rsidTr="009D43E8">
        <w:tc>
          <w:tcPr>
            <w:tcW w:w="2310" w:type="dxa"/>
          </w:tcPr>
          <w:p w14:paraId="6F54CF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Внешний источник данных</w:t>
            </w:r>
          </w:p>
        </w:tc>
        <w:tc>
          <w:tcPr>
            <w:tcW w:w="7545" w:type="dxa"/>
          </w:tcPr>
          <w:p w14:paraId="239E711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за пределами закрытого контура банка.</w:t>
            </w:r>
          </w:p>
        </w:tc>
      </w:tr>
      <w:tr w:rsidR="009D43E8" w:rsidRPr="0050000B" w14:paraId="1990681C" w14:textId="77777777" w:rsidTr="009D43E8">
        <w:tc>
          <w:tcPr>
            <w:tcW w:w="2310" w:type="dxa"/>
          </w:tcPr>
          <w:p w14:paraId="359B73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источник данных</w:t>
            </w:r>
          </w:p>
        </w:tc>
        <w:tc>
          <w:tcPr>
            <w:tcW w:w="7545" w:type="dxa"/>
          </w:tcPr>
          <w:p w14:paraId="27AFAD1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в пределах закрытого контура банка.</w:t>
            </w:r>
          </w:p>
        </w:tc>
      </w:tr>
      <w:tr w:rsidR="009D43E8" w:rsidRPr="0050000B" w14:paraId="7476CAA5" w14:textId="77777777" w:rsidTr="009D43E8">
        <w:tc>
          <w:tcPr>
            <w:tcW w:w="2310" w:type="dxa"/>
          </w:tcPr>
          <w:p w14:paraId="53F6AD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Галлюцинации</w:t>
            </w:r>
          </w:p>
        </w:tc>
        <w:tc>
          <w:tcPr>
            <w:tcW w:w="7545" w:type="dxa"/>
          </w:tcPr>
          <w:p w14:paraId="39650B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ответа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который выглядит правдоподобным, однако не имеет логического обоснования или подтверждения данными, на основе которых происходило обучение модели.</w:t>
            </w:r>
          </w:p>
        </w:tc>
      </w:tr>
      <w:tr w:rsidR="009D43E8" w:rsidRPr="0050000B" w14:paraId="4B7B940F" w14:textId="77777777" w:rsidTr="009D43E8">
        <w:tc>
          <w:tcPr>
            <w:tcW w:w="2310" w:type="dxa"/>
          </w:tcPr>
          <w:p w14:paraId="0C490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Диалоговые сценарии</w:t>
            </w:r>
          </w:p>
        </w:tc>
        <w:tc>
          <w:tcPr>
            <w:tcW w:w="7545" w:type="dxa"/>
          </w:tcPr>
          <w:p w14:paraId="69D27F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набор готовых вопросов и предполагаемых ответов, собранных в последовательность, которая приводит пользователя к определенному ответу.</w:t>
            </w:r>
          </w:p>
        </w:tc>
      </w:tr>
      <w:tr w:rsidR="009D43E8" w:rsidRPr="0050000B" w14:paraId="75F472A1" w14:textId="77777777" w:rsidTr="009D43E8">
        <w:tc>
          <w:tcPr>
            <w:tcW w:w="2310" w:type="dxa"/>
          </w:tcPr>
          <w:p w14:paraId="5EEBD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Запрос</w:t>
            </w:r>
          </w:p>
        </w:tc>
        <w:tc>
          <w:tcPr>
            <w:tcW w:w="7545" w:type="dxa"/>
          </w:tcPr>
          <w:p w14:paraId="1983F25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голосовой или текстовый вопрос, сформированный на естественном языке, который направляется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получения ответа.</w:t>
            </w:r>
          </w:p>
        </w:tc>
      </w:tr>
      <w:tr w:rsidR="009D43E8" w:rsidRPr="0050000B" w14:paraId="742658D0" w14:textId="77777777" w:rsidTr="009D43E8">
        <w:tc>
          <w:tcPr>
            <w:tcW w:w="2310" w:type="dxa"/>
          </w:tcPr>
          <w:p w14:paraId="3DDE7C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7545" w:type="dxa"/>
          </w:tcPr>
          <w:p w14:paraId="1B67B20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взаимодействия пользователя с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позволяющий пользователю направлять запросы (промпты) и получать ответы (результаты исполнения промпта) посредством текстовых или иных сообщений (результатов рассмотрения запроса, исполнения промпта),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50000B" w14:paraId="02E88BDD" w14:textId="77777777" w:rsidTr="009D43E8">
        <w:tc>
          <w:tcPr>
            <w:tcW w:w="2310" w:type="dxa"/>
          </w:tcPr>
          <w:p w14:paraId="7E2A1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 телефония</w:t>
            </w:r>
          </w:p>
        </w:tc>
        <w:tc>
          <w:tcPr>
            <w:tcW w:w="7545" w:type="dxa"/>
          </w:tcPr>
          <w:p w14:paraId="2FCDBD6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канал взаимодействия с клиентами, позволяющий предоставлять консультации посредством обработки входящих и исходящих звонков (реализован в банке на основании программной инфраструктуры КЦ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входящей в состав ПТК для автоматизации Контакт-центра).</w:t>
            </w:r>
          </w:p>
        </w:tc>
      </w:tr>
      <w:tr w:rsidR="009D43E8" w:rsidRPr="0050000B" w14:paraId="4778DD90" w14:textId="77777777" w:rsidTr="009D43E8">
        <w:tc>
          <w:tcPr>
            <w:tcW w:w="2310" w:type="dxa"/>
          </w:tcPr>
          <w:p w14:paraId="2E4A56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7545" w:type="dxa"/>
          </w:tcPr>
          <w:p w14:paraId="74E6708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потенциально желающее воспользоваться или уже воспользовавшееся услугами банка.</w:t>
            </w:r>
          </w:p>
        </w:tc>
      </w:tr>
      <w:tr w:rsidR="009D43E8" w:rsidRPr="0050000B" w14:paraId="5C8EA578" w14:textId="77777777" w:rsidTr="009D43E8">
        <w:tc>
          <w:tcPr>
            <w:tcW w:w="2310" w:type="dxa"/>
          </w:tcPr>
          <w:p w14:paraId="02D8BF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7545" w:type="dxa"/>
          </w:tcPr>
          <w:p w14:paraId="503356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канал взаимодействия с клиентами, позволяющий предоставлять консультации посредством текстовых сообщений как в режиме реального времени, так и офлайн.</w:t>
            </w:r>
          </w:p>
        </w:tc>
      </w:tr>
      <w:tr w:rsidR="009D43E8" w:rsidRPr="0050000B" w14:paraId="6461E440" w14:textId="77777777" w:rsidTr="009D43E8">
        <w:tc>
          <w:tcPr>
            <w:tcW w:w="2310" w:type="dxa"/>
          </w:tcPr>
          <w:p w14:paraId="676ED4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7545" w:type="dxa"/>
          </w:tcPr>
          <w:p w14:paraId="21E189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посредством модуля онлайн-чат в Контакт-центре.</w:t>
            </w:r>
          </w:p>
        </w:tc>
      </w:tr>
      <w:tr w:rsidR="009D43E8" w:rsidRPr="0050000B" w14:paraId="42FAD5FE" w14:textId="77777777" w:rsidTr="009D43E8">
        <w:tc>
          <w:tcPr>
            <w:tcW w:w="2310" w:type="dxa"/>
          </w:tcPr>
          <w:p w14:paraId="1A7E5A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канала телефония</w:t>
            </w:r>
          </w:p>
        </w:tc>
        <w:tc>
          <w:tcPr>
            <w:tcW w:w="7545" w:type="dxa"/>
          </w:tcPr>
          <w:p w14:paraId="7C5AD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на канале телефония в Контакт-центре.</w:t>
            </w:r>
          </w:p>
        </w:tc>
      </w:tr>
      <w:tr w:rsidR="009D43E8" w:rsidRPr="0050000B" w14:paraId="74ACC5D1" w14:textId="77777777" w:rsidTr="009D43E8">
        <w:tc>
          <w:tcPr>
            <w:tcW w:w="2310" w:type="dxa"/>
          </w:tcPr>
          <w:p w14:paraId="2BF036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Пользователь</w:t>
            </w:r>
          </w:p>
        </w:tc>
        <w:tc>
          <w:tcPr>
            <w:tcW w:w="7545" w:type="dxa"/>
          </w:tcPr>
          <w:p w14:paraId="39650C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который каким-либо образом взаимодействует с любым из модулей ПО.</w:t>
            </w:r>
          </w:p>
        </w:tc>
      </w:tr>
      <w:tr w:rsidR="009D43E8" w:rsidRPr="0050000B" w14:paraId="5E70A8AC" w14:textId="77777777" w:rsidTr="009D43E8">
        <w:tc>
          <w:tcPr>
            <w:tcW w:w="2310" w:type="dxa"/>
          </w:tcPr>
          <w:p w14:paraId="232DE3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Промпты</w:t>
            </w:r>
          </w:p>
        </w:tc>
        <w:tc>
          <w:tcPr>
            <w:tcW w:w="7545" w:type="dxa"/>
          </w:tcPr>
          <w:p w14:paraId="32721A8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Задание (запрос, инструкция), сформулированное на естественном языке, которое используется для взаимодействия с большой языковой моделью.</w:t>
            </w:r>
          </w:p>
        </w:tc>
      </w:tr>
      <w:tr w:rsidR="009D43E8" w:rsidRPr="0050000B" w14:paraId="2B77B977" w14:textId="77777777" w:rsidTr="009D43E8">
        <w:tc>
          <w:tcPr>
            <w:tcW w:w="2310" w:type="dxa"/>
          </w:tcPr>
          <w:p w14:paraId="2303C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Релевантность</w:t>
            </w:r>
          </w:p>
        </w:tc>
        <w:tc>
          <w:tcPr>
            <w:tcW w:w="7545" w:type="dxa"/>
          </w:tcPr>
          <w:p w14:paraId="626DDB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уровень соответствия ответа, сгенерированного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запросу клиента (%).</w:t>
            </w:r>
          </w:p>
        </w:tc>
      </w:tr>
      <w:tr w:rsidR="009D43E8" w:rsidRPr="0050000B" w14:paraId="536059FA" w14:textId="77777777" w:rsidTr="009D43E8">
        <w:tc>
          <w:tcPr>
            <w:tcW w:w="2310" w:type="dxa"/>
          </w:tcPr>
          <w:p w14:paraId="2B12C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Ретривер</w:t>
            </w:r>
          </w:p>
        </w:tc>
        <w:tc>
          <w:tcPr>
            <w:tcW w:w="7545" w:type="dxa"/>
          </w:tcPr>
          <w:p w14:paraId="0A5AAB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поиска релевантной информации в базах данных для последующей ее передачи модулю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который с учетом такой информации генерирует ответ на запрос.</w:t>
            </w:r>
          </w:p>
        </w:tc>
      </w:tr>
      <w:tr w:rsidR="009D43E8" w:rsidRPr="0050000B" w14:paraId="0E959B71" w14:textId="77777777" w:rsidTr="009D43E8">
        <w:tc>
          <w:tcPr>
            <w:tcW w:w="2310" w:type="dxa"/>
          </w:tcPr>
          <w:p w14:paraId="3268A0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Саммаризация</w:t>
            </w:r>
          </w:p>
        </w:tc>
        <w:tc>
          <w:tcPr>
            <w:tcW w:w="7545" w:type="dxa"/>
          </w:tcPr>
          <w:p w14:paraId="72D91F6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метод сокращения и упрощения большого объема данных до ключевых аспектов, который позволяет сохранять суть исходного набора данных.</w:t>
            </w:r>
          </w:p>
        </w:tc>
      </w:tr>
      <w:tr w:rsidR="009D43E8" w:rsidRPr="0050000B" w14:paraId="75470716" w14:textId="77777777" w:rsidTr="009D43E8">
        <w:tc>
          <w:tcPr>
            <w:tcW w:w="2310" w:type="dxa"/>
          </w:tcPr>
          <w:p w14:paraId="1C78F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</w:t>
            </w:r>
          </w:p>
        </w:tc>
        <w:tc>
          <w:tcPr>
            <w:tcW w:w="7545" w:type="dxa"/>
          </w:tcPr>
          <w:p w14:paraId="66D0D9F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программное обеспечение, предназначенное для внедрения и использования в банковских процессах инструментов (сервисов, модулей, функциональностей), основанных на технологии искусственного интеллекта.</w:t>
            </w:r>
          </w:p>
        </w:tc>
      </w:tr>
      <w:tr w:rsidR="009D43E8" w:rsidRPr="0050000B" w14:paraId="6AADECE9" w14:textId="77777777" w:rsidTr="009D43E8">
        <w:tc>
          <w:tcPr>
            <w:tcW w:w="2310" w:type="dxa"/>
          </w:tcPr>
          <w:p w14:paraId="40E7CA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(система управления знаниями)</w:t>
            </w:r>
          </w:p>
        </w:tc>
        <w:tc>
          <w:tcPr>
            <w:tcW w:w="7545" w:type="dxa"/>
          </w:tcPr>
          <w:p w14:paraId="175D205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«Система управления знаниями» (на базе ПО «1С-Битрикс: Система управления сайтом»), предназначенное для размещения информации о банке, продуктах, услугах и процессах банка, необходимой при консультировании клиентов работниками Контакт-центра и специалистами фронт-офиса розничного бизнеса (специалистами корпоративного бизнеса); раскрытия информации о деятельности Контакт-центра.</w:t>
            </w:r>
          </w:p>
        </w:tc>
      </w:tr>
      <w:tr w:rsidR="009D43E8" w:rsidRPr="0050000B" w14:paraId="0F5B7579" w14:textId="77777777" w:rsidTr="009D43E8">
        <w:tc>
          <w:tcPr>
            <w:tcW w:w="2310" w:type="dxa"/>
          </w:tcPr>
          <w:p w14:paraId="2D66A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</w:t>
            </w:r>
          </w:p>
        </w:tc>
        <w:tc>
          <w:tcPr>
            <w:tcW w:w="7545" w:type="dxa"/>
          </w:tcPr>
          <w:p w14:paraId="555DED0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модуль, который помогает обслуживать клиентов в ходе разговора оператору канала телефония и/или онлайн-чата путем предоставления ответов,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соответствующих запросу клиента.</w:t>
            </w:r>
          </w:p>
        </w:tc>
      </w:tr>
    </w:tbl>
    <w:p w14:paraId="42B65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Проектные уточнения (не §1):</w:t>
      </w:r>
    </w:p>
    <w:tbl>
      <w:tblPr>
        <w:tblStyle w:val="146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7245"/>
      </w:tblGrid>
      <w:tr w:rsidR="009D43E8" w14:paraId="61CD19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686C4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245" w:type="dxa"/>
          </w:tcPr>
          <w:p w14:paraId="1E0C88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9D43E8" w:rsidRPr="0050000B" w14:paraId="2CB6ED42" w14:textId="77777777" w:rsidTr="009D43E8">
        <w:tc>
          <w:tcPr>
            <w:tcW w:w="2370" w:type="dxa"/>
          </w:tcPr>
          <w:p w14:paraId="144E3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7245" w:type="dxa"/>
          </w:tcPr>
          <w:p w14:paraId="18DE8C3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 (не «интернет-банкинг»)</w:t>
            </w:r>
          </w:p>
        </w:tc>
      </w:tr>
      <w:tr w:rsidR="009D43E8" w:rsidRPr="0050000B" w14:paraId="0DAC01B7" w14:textId="77777777" w:rsidTr="009D43E8">
        <w:tc>
          <w:tcPr>
            <w:tcW w:w="2370" w:type="dxa"/>
          </w:tcPr>
          <w:p w14:paraId="00B8C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</w:p>
        </w:tc>
        <w:tc>
          <w:tcPr>
            <w:tcW w:w="7245" w:type="dxa"/>
          </w:tcPr>
          <w:p w14:paraId="4B0804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</w:tr>
      <w:tr w:rsidR="009D43E8" w:rsidRPr="0050000B" w14:paraId="54B88336" w14:textId="77777777" w:rsidTr="009D43E8">
        <w:tc>
          <w:tcPr>
            <w:tcW w:w="2370" w:type="dxa"/>
          </w:tcPr>
          <w:p w14:paraId="1ACA89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245" w:type="dxa"/>
          </w:tcPr>
          <w:p w14:paraId="671CBE2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Описание функциональности после внедрения согласно настоящему ТЗ 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</w:p>
        </w:tc>
      </w:tr>
      <w:tr w:rsidR="009D43E8" w:rsidRPr="0050000B" w14:paraId="379D098B" w14:textId="77777777" w:rsidTr="009D43E8">
        <w:tc>
          <w:tcPr>
            <w:tcW w:w="2370" w:type="dxa"/>
          </w:tcPr>
          <w:p w14:paraId="458E97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7245" w:type="dxa"/>
          </w:tcPr>
          <w:p w14:paraId="0A5D47E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Оболочка — единая точка входа к модулям</w:t>
            </w:r>
          </w:p>
        </w:tc>
      </w:tr>
      <w:tr w:rsidR="009D43E8" w:rsidRPr="0050000B" w14:paraId="4C234354" w14:textId="77777777" w:rsidTr="009D43E8">
        <w:tc>
          <w:tcPr>
            <w:tcW w:w="2370" w:type="dxa"/>
          </w:tcPr>
          <w:p w14:paraId="1E83E7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(Knowledge Base, база знаний)</w:t>
            </w:r>
          </w:p>
        </w:tc>
        <w:tc>
          <w:tcPr>
            <w:tcW w:w="7245" w:type="dxa"/>
          </w:tcPr>
          <w:p w14:paraId="4543912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Проектное сокращение договорного термина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«База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»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(§1): логически выделенный набор документов, метаданных и обучающей выборки с собственным векторным индексом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Экземпляры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 создаются и настраиваются в Центре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5D28870A" w14:textId="77777777" w:rsidTr="009D43E8">
        <w:tc>
          <w:tcPr>
            <w:tcW w:w="2370" w:type="dxa"/>
          </w:tcPr>
          <w:p w14:paraId="7FDACB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ETA</w:t>
            </w:r>
            <w:r>
              <w:rPr>
                <w:rFonts w:ascii="Arial" w:eastAsia="Arial" w:hAnsi="Arial" w:cs="Arial"/>
                <w:color w:val="000000"/>
              </w:rPr>
              <w:t xml:space="preserve"> (Expected Time To Answer)</w:t>
            </w:r>
          </w:p>
        </w:tc>
        <w:tc>
          <w:tcPr>
            <w:tcW w:w="7245" w:type="dxa"/>
          </w:tcPr>
          <w:p w14:paraId="07AB9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Оценочное (прогнозируемое)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время ожидания ответа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очереди; в виджете показывается клиенту вместе со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статусом очереди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Настраиваемый элемент (FR-CHAT-13);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по умолчанию выключен</w:t>
            </w:r>
          </w:p>
        </w:tc>
      </w:tr>
      <w:tr w:rsidR="009D43E8" w:rsidRPr="0050000B" w14:paraId="5F0676F1" w14:textId="77777777" w:rsidTr="009D43E8">
        <w:tc>
          <w:tcPr>
            <w:tcW w:w="2370" w:type="dxa"/>
          </w:tcPr>
          <w:p w14:paraId="76D17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рабочий индекс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7245" w:type="dxa"/>
          </w:tcPr>
          <w:p w14:paraId="5C164F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-индекс базы знаний Контакт-центра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отдельный от индексов ассистента</w:t>
            </w:r>
          </w:p>
        </w:tc>
      </w:tr>
      <w:tr w:rsidR="009D43E8" w:rsidRPr="0050000B" w14:paraId="6AA2F91A" w14:textId="77777777" w:rsidTr="009D43E8">
        <w:tc>
          <w:tcPr>
            <w:tcW w:w="2370" w:type="dxa"/>
          </w:tcPr>
          <w:p w14:paraId="160D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7245" w:type="dxa"/>
          </w:tcPr>
          <w:p w14:paraId="2F946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Перечень технических мер защиты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-приложений (инъекции, утечки данных, небезопасные плагины и др.)</w:t>
            </w:r>
          </w:p>
        </w:tc>
      </w:tr>
      <w:tr w:rsidR="009D43E8" w:rsidRPr="0050000B" w14:paraId="4F0F11AE" w14:textId="77777777" w:rsidTr="009D43E8">
        <w:tc>
          <w:tcPr>
            <w:tcW w:w="2370" w:type="dxa"/>
          </w:tcPr>
          <w:p w14:paraId="093B5B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</w:p>
        </w:tc>
        <w:tc>
          <w:tcPr>
            <w:tcW w:w="7245" w:type="dxa"/>
          </w:tcPr>
          <w:p w14:paraId="4539A22A" w14:textId="2F5FE035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§2.2.2 — объединяющий договорный модуль КЦ: понимание запросов, интерфейсы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и онлайн-чат), онлайн-чат, </w:t>
            </w:r>
            <w:r w:rsidR="00C74DFC" w:rsidRPr="00C74DFC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  <w:r w:rsidR="00C74DFC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50000B" w14:paraId="384C7160" w14:textId="77777777" w:rsidTr="009D43E8">
        <w:tc>
          <w:tcPr>
            <w:tcW w:w="2370" w:type="dxa"/>
          </w:tcPr>
          <w:p w14:paraId="102613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«Отчетность»</w:t>
            </w:r>
          </w:p>
        </w:tc>
        <w:tc>
          <w:tcPr>
            <w:tcW w:w="7245" w:type="dxa"/>
          </w:tcPr>
          <w:p w14:paraId="1FCDE16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подсистема </w:t>
            </w:r>
            <w:r w:rsidRPr="00A1095A">
              <w:rPr>
                <w:rFonts w:ascii="Arial" w:eastAsia="Arial" w:hAnsi="Arial" w:cs="Arial"/>
                <w:lang w:val="ru-RU"/>
              </w:rPr>
              <w:t>отчетов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мониторинга КЦ</w:t>
            </w:r>
          </w:p>
        </w:tc>
      </w:tr>
      <w:tr w:rsidR="009D43E8" w:rsidRPr="0050000B" w14:paraId="43A567FE" w14:textId="77777777" w:rsidTr="009D43E8">
        <w:tc>
          <w:tcPr>
            <w:tcW w:w="2370" w:type="dxa"/>
          </w:tcPr>
          <w:p w14:paraId="67A64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Oktell / ПТК</w:t>
            </w:r>
          </w:p>
        </w:tc>
        <w:tc>
          <w:tcPr>
            <w:tcW w:w="7245" w:type="dxa"/>
          </w:tcPr>
          <w:p w14:paraId="70A34BF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Телефония Контакт-центра,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premise</w:t>
            </w:r>
          </w:p>
        </w:tc>
      </w:tr>
      <w:tr w:rsidR="009D43E8" w:rsidRPr="0050000B" w14:paraId="0529C12C" w14:textId="77777777" w:rsidTr="009D43E8">
        <w:tc>
          <w:tcPr>
            <w:tcW w:w="2370" w:type="dxa"/>
          </w:tcPr>
          <w:p w14:paraId="58D130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 с повышенным уровнем шума</w:t>
            </w:r>
          </w:p>
        </w:tc>
        <w:tc>
          <w:tcPr>
            <w:tcW w:w="7245" w:type="dxa"/>
          </w:tcPr>
          <w:p w14:paraId="6C4A9B0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Аудиоканал телефонного звонка с повышенным уровнем фонового шума и/или акустическими помехами (эхо, паразитные разговоры, звонки соседних операторов); подлежит обработке алгоритмами подавления шума и эха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51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52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53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54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55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56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57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58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5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§4.2.2.6)</w:t>
            </w:r>
          </w:p>
        </w:tc>
      </w:tr>
      <w:tr w:rsidR="009D43E8" w14:paraId="0620EC07" w14:textId="77777777" w:rsidTr="009D43E8">
        <w:tc>
          <w:tcPr>
            <w:tcW w:w="2370" w:type="dxa"/>
          </w:tcPr>
          <w:p w14:paraId="2DE46AD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ключевых слов)</w:t>
            </w:r>
          </w:p>
        </w:tc>
        <w:tc>
          <w:tcPr>
            <w:tcW w:w="7245" w:type="dxa"/>
          </w:tcPr>
          <w:p w14:paraId="2EE44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Механизм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повышение вероятности распознавания заданных словарных статей (банковские термины, аббревиатуры, сокращения) в потоковом транскрипте;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6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6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6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6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64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65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66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6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6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FR-ASR-09</w:t>
            </w:r>
            <w:r>
              <w:fldChar w:fldCharType="end"/>
            </w:r>
          </w:p>
        </w:tc>
      </w:tr>
      <w:tr w:rsidR="009D43E8" w14:paraId="1983AF41" w14:textId="77777777" w:rsidTr="009D43E8">
        <w:tc>
          <w:tcPr>
            <w:tcW w:w="2370" w:type="dxa"/>
          </w:tcPr>
          <w:p w14:paraId="380B7C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INT-T</w:t>
            </w:r>
          </w:p>
        </w:tc>
        <w:tc>
          <w:tcPr>
            <w:tcW w:w="7245" w:type="dxa"/>
          </w:tcPr>
          <w:p w14:paraId="2BAFF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Критерии </w:t>
            </w:r>
            <w:r>
              <w:rPr>
                <w:rFonts w:ascii="Arial" w:eastAsia="Arial" w:hAnsi="Arial" w:cs="Arial"/>
              </w:rPr>
              <w:t>приемки</w:t>
            </w:r>
            <w:r>
              <w:rPr>
                <w:rFonts w:ascii="Arial" w:eastAsia="Arial" w:hAnsi="Arial" w:cs="Arial"/>
                <w:color w:val="000000"/>
              </w:rPr>
              <w:t xml:space="preserve"> интеграций</w:t>
            </w:r>
          </w:p>
        </w:tc>
      </w:tr>
      <w:tr w:rsidR="009D43E8" w:rsidRPr="0050000B" w14:paraId="2976C02B" w14:textId="77777777" w:rsidTr="009D43E8">
        <w:tc>
          <w:tcPr>
            <w:tcW w:w="2370" w:type="dxa"/>
          </w:tcPr>
          <w:p w14:paraId="6BE72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245" w:type="dxa"/>
          </w:tcPr>
          <w:p w14:paraId="1CDEC6A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Требует уточнения в процессе дальнейшего конфигурирования и переноса на среду Заказчика</w:t>
            </w:r>
          </w:p>
        </w:tc>
      </w:tr>
      <w:tr w:rsidR="009D43E8" w:rsidRPr="0050000B" w14:paraId="10757890" w14:textId="77777777" w:rsidTr="009D43E8">
        <w:tc>
          <w:tcPr>
            <w:tcW w:w="2370" w:type="dxa"/>
          </w:tcPr>
          <w:p w14:paraId="4BB6F5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245" w:type="dxa"/>
          </w:tcPr>
          <w:p w14:paraId="44F5456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Установление соответствия между пунктами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§2.2, §4–§6 и разделами настоящего ТЗ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1.4</w:t>
            </w:r>
          </w:p>
        </w:tc>
      </w:tr>
      <w:tr w:rsidR="009D43E8" w14:paraId="4565A5A9" w14:textId="77777777" w:rsidTr="009D43E8">
        <w:tc>
          <w:tcPr>
            <w:tcW w:w="2370" w:type="dxa"/>
          </w:tcPr>
          <w:p w14:paraId="059ED9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Standalone-окно</w:t>
            </w:r>
            <w:r>
              <w:rPr>
                <w:rFonts w:ascii="Arial" w:eastAsia="Arial" w:hAnsi="Arial" w:cs="Arial"/>
                <w:color w:val="000000"/>
              </w:rPr>
              <w:t xml:space="preserve"> (отдельное окно)</w:t>
            </w:r>
          </w:p>
        </w:tc>
        <w:tc>
          <w:tcPr>
            <w:tcW w:w="7245" w:type="dxa"/>
          </w:tcPr>
          <w:p w14:paraId="3A0AA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Самостоятельное окно приложения, открываемое из портального лаунчера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вкладка оболочки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для модуля ИИ-ассистент (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окна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69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70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71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72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wuscu</w:instrText>
            </w:r>
            <w:r w:rsidRPr="003D1E67">
              <w:rPr>
                <w:lang w:val="ru-RU"/>
                <w:rPrChange w:id="173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m</w:instrText>
            </w:r>
            <w:r w:rsidRPr="003D1E67">
              <w:rPr>
                <w:lang w:val="ru-RU"/>
                <w:rPrChange w:id="174" w:author="Никита Гринь" w:date="2026-07-31T11:15:00Z" w16du:dateUtc="2026-07-31T08:15:00Z">
                  <w:rPr/>
                </w:rPrChange>
              </w:rPr>
              <w:instrText>9</w:instrText>
            </w:r>
            <w:r>
              <w:instrText>hwe</w:instrText>
            </w:r>
            <w:r w:rsidRPr="003D1E67">
              <w:rPr>
                <w:lang w:val="ru-RU"/>
                <w:rPrChange w:id="175" w:author="Никита Гринь" w:date="2026-07-31T11:15:00Z" w16du:dateUtc="2026-07-31T08:1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7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7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7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79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fe</w:instrText>
            </w:r>
            <w:r w:rsidRPr="003D1E67">
              <w:rPr>
                <w:lang w:val="ru-RU"/>
                <w:rPrChange w:id="180" w:author="Никита Гринь" w:date="2026-07-31T11:15:00Z" w16du:dateUtc="2026-07-31T08:15:00Z">
                  <w:rPr/>
                </w:rPrChange>
              </w:rPr>
              <w:instrText>42</w:instrText>
            </w:r>
            <w:r>
              <w:instrText>mr</w:instrText>
            </w:r>
            <w:r w:rsidRPr="003D1E67">
              <w:rPr>
                <w:lang w:val="ru-RU"/>
                <w:rPrChange w:id="181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qcsmh</w:instrText>
            </w:r>
            <w:r w:rsidRPr="003D1E67">
              <w:rPr>
                <w:lang w:val="ru-RU"/>
                <w:rPrChange w:id="18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8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8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8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8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cmfx</w:instrText>
            </w:r>
            <w:r w:rsidRPr="003D1E67">
              <w:rPr>
                <w:lang w:val="ru-RU"/>
                <w:rPrChange w:id="187" w:author="Никита Гринь" w:date="2026-07-31T11:15:00Z" w16du:dateUtc="2026-07-31T08:15:00Z">
                  <w:rPr/>
                </w:rPrChange>
              </w:rPr>
              <w:instrText>7</w:instrText>
            </w:r>
            <w:r>
              <w:instrText>mestbcz</w:instrText>
            </w:r>
            <w:r w:rsidRPr="003D1E67">
              <w:rPr>
                <w:lang w:val="ru-RU"/>
                <w:rPrChange w:id="18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I.2.3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I.8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I-0</w:t>
            </w:r>
          </w:p>
        </w:tc>
      </w:tr>
    </w:tbl>
    <w:p w14:paraId="67911983" w14:textId="77777777" w:rsidR="009D43E8" w:rsidRPr="006100D9" w:rsidRDefault="00317F00">
      <w:pPr>
        <w:pStyle w:val="3"/>
        <w:rPr>
          <w:rFonts w:ascii="Arial" w:eastAsia="Arial" w:hAnsi="Arial" w:cs="Arial"/>
          <w:lang w:val="ru-RU"/>
        </w:rPr>
      </w:pPr>
      <w:bookmarkStart w:id="189" w:name="bookmark=id.owrjk3438ugj" w:colFirst="0" w:colLast="0"/>
      <w:bookmarkEnd w:id="189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.3.1. Формат описания реализации</w:t>
      </w:r>
    </w:p>
    <w:p w14:paraId="448C9D9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.1.2]: метки </w:t>
      </w:r>
      <w:r w:rsidRPr="00A1095A">
        <w:rPr>
          <w:rFonts w:ascii="Arial" w:eastAsia="Arial" w:hAnsi="Arial" w:cs="Arial"/>
          <w:color w:val="000000"/>
          <w:lang w:val="ru-RU"/>
        </w:rPr>
        <w:t>Вход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Механизм реализации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 xml:space="preserve">Обеспечивается за </w:t>
      </w:r>
      <w:r w:rsidRPr="00A1095A">
        <w:rPr>
          <w:rFonts w:ascii="Arial" w:eastAsia="Arial" w:hAnsi="Arial" w:cs="Arial"/>
          <w:lang w:val="ru-RU"/>
        </w:rPr>
        <w:t>счет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Выход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</w:t>
      </w:r>
    </w:p>
    <w:p w14:paraId="618786D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.3.1 расшифровывает сокращения и метки колонки «Реализация»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>) для бизнес-аудитории.</w:t>
      </w:r>
    </w:p>
    <w:p w14:paraId="274DF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Метки и сокращения колонки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«Реализация»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 xml:space="preserve">Полный шаблон блока — </w:t>
      </w:r>
      <w:r>
        <w:rPr>
          <w:rFonts w:ascii="Arial" w:eastAsia="Arial" w:hAnsi="Arial" w:cs="Arial"/>
          <w:b/>
          <w:bCs/>
          <w:color w:val="000000"/>
        </w:rPr>
        <w:t>I.1.2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45"/>
        <w:tblW w:w="95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3915"/>
        <w:gridCol w:w="3870"/>
      </w:tblGrid>
      <w:tr w:rsidR="009D43E8" w14:paraId="62537E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</w:tcPr>
          <w:p w14:paraId="74E32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3915" w:type="dxa"/>
          </w:tcPr>
          <w:p w14:paraId="48868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  <w:tc>
          <w:tcPr>
            <w:tcW w:w="3870" w:type="dxa"/>
          </w:tcPr>
          <w:p w14:paraId="6CA072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ТТ / примечание</w:t>
            </w:r>
          </w:p>
        </w:tc>
      </w:tr>
      <w:tr w:rsidR="009D43E8" w:rsidRPr="0050000B" w14:paraId="0CFF066D" w14:textId="77777777" w:rsidTr="009D43E8">
        <w:tc>
          <w:tcPr>
            <w:tcW w:w="1770" w:type="dxa"/>
          </w:tcPr>
          <w:p w14:paraId="381744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</w:t>
            </w:r>
          </w:p>
        </w:tc>
        <w:tc>
          <w:tcPr>
            <w:tcW w:w="3915" w:type="dxa"/>
          </w:tcPr>
          <w:p w14:paraId="6FBC75F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Исходное событие, роль или данные, с которых начинается сценарий или проверка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кто инициирует действие, канал (телефония / онлайн-чат / виджет), входные артефакты (текст,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идентификаторы клиента)</w:t>
            </w:r>
          </w:p>
        </w:tc>
        <w:tc>
          <w:tcPr>
            <w:tcW w:w="3870" w:type="dxa"/>
          </w:tcPr>
          <w:p w14:paraId="2C06693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Метка блока в колонке «Реализация»;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.1.2</w:t>
            </w:r>
          </w:p>
        </w:tc>
      </w:tr>
      <w:tr w:rsidR="009D43E8" w:rsidRPr="0050000B" w14:paraId="554AAE40" w14:textId="77777777" w:rsidTr="009D43E8">
        <w:tc>
          <w:tcPr>
            <w:tcW w:w="1770" w:type="dxa"/>
          </w:tcPr>
          <w:p w14:paraId="2EA63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</w:t>
            </w:r>
          </w:p>
        </w:tc>
        <w:tc>
          <w:tcPr>
            <w:tcW w:w="3915" w:type="dxa"/>
          </w:tcPr>
          <w:p w14:paraId="39200B23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4"/>
                <w:id w:val="-224866399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Техническая цепочка обработки без описания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компоненты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пайплайн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понимания запросов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конфигурация, политики</w:t>
                </w:r>
              </w:sdtContent>
            </w:sdt>
          </w:p>
        </w:tc>
        <w:tc>
          <w:tcPr>
            <w:tcW w:w="3870" w:type="dxa"/>
          </w:tcPr>
          <w:p w14:paraId="1D5808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Основная метка «середины» блока; типична для </w:t>
            </w:r>
            <w:r>
              <w:rPr>
                <w:rFonts w:ascii="Arial" w:eastAsia="Arial" w:hAnsi="Arial" w:cs="Arial"/>
                <w:color w:val="000000"/>
              </w:rPr>
              <w:t>orchestration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</w:tr>
      <w:tr w:rsidR="009D43E8" w:rsidRPr="0050000B" w14:paraId="716F8345" w14:textId="77777777" w:rsidTr="009D43E8">
        <w:tc>
          <w:tcPr>
            <w:tcW w:w="1770" w:type="dxa"/>
          </w:tcPr>
          <w:p w14:paraId="2D0BB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Обеспечивается за </w:t>
            </w:r>
            <w:r>
              <w:rPr>
                <w:rFonts w:ascii="Arial" w:eastAsia="Arial" w:hAnsi="Arial" w:cs="Arial"/>
                <w:b/>
                <w:bCs/>
              </w:rPr>
              <w:t>счет</w:t>
            </w:r>
          </w:p>
        </w:tc>
        <w:tc>
          <w:tcPr>
            <w:tcW w:w="3915" w:type="dxa"/>
          </w:tcPr>
          <w:p w14:paraId="366BA89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Инфраструктурные, организационные или политические меры, которыми достигается требование: ИБ, сегментация сети,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18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CD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log</w:t>
            </w:r>
          </w:p>
        </w:tc>
        <w:tc>
          <w:tcPr>
            <w:tcW w:w="3870" w:type="dxa"/>
          </w:tcPr>
          <w:p w14:paraId="5B30927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акцент 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средствах обеспечения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а не на пайплайне обработки</w:t>
            </w:r>
          </w:p>
        </w:tc>
      </w:tr>
      <w:tr w:rsidR="009D43E8" w:rsidRPr="0050000B" w14:paraId="74249974" w14:textId="77777777" w:rsidTr="009D43E8">
        <w:tc>
          <w:tcPr>
            <w:tcW w:w="1770" w:type="dxa"/>
          </w:tcPr>
          <w:p w14:paraId="5E0BD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Реализовано посредством</w:t>
            </w:r>
          </w:p>
        </w:tc>
        <w:tc>
          <w:tcPr>
            <w:tcW w:w="3915" w:type="dxa"/>
          </w:tcPr>
          <w:p w14:paraId="0720288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Конкретный элемент реализации: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-компонент,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-виджет,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-интеграция, отдельная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3870" w:type="dxa"/>
          </w:tcPr>
          <w:p w14:paraId="77BEF75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ключевой носитель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интерфейс или интеграция</w:t>
            </w:r>
          </w:p>
        </w:tc>
      </w:tr>
      <w:tr w:rsidR="009D43E8" w:rsidRPr="0050000B" w14:paraId="2BBD9000" w14:textId="77777777" w:rsidTr="009D43E8">
        <w:tc>
          <w:tcPr>
            <w:tcW w:w="1770" w:type="dxa"/>
          </w:tcPr>
          <w:p w14:paraId="3B1FDB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Выход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 (UI)</w:t>
            </w:r>
          </w:p>
        </w:tc>
        <w:tc>
          <w:tcPr>
            <w:tcW w:w="3915" w:type="dxa"/>
          </w:tcPr>
          <w:p w14:paraId="5044AC0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Наблюдаемый результат для оператора, клиента или системы после обработки; в полном блоке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 — со ссылкой на макет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9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9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9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9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gha</w:instrText>
            </w:r>
            <w:r w:rsidRPr="003D1E67">
              <w:rPr>
                <w:lang w:val="ru-RU"/>
                <w:rPrChange w:id="194" w:author="Никита Гринь" w:date="2026-07-31T11:15:00Z" w16du:dateUtc="2026-07-31T08:15:00Z">
                  <w:rPr/>
                </w:rPrChange>
              </w:rPr>
              <w:instrText>19</w:instrText>
            </w:r>
            <w:r>
              <w:instrText>d</w:instrText>
            </w:r>
            <w:r w:rsidRPr="003D1E67">
              <w:rPr>
                <w:lang w:val="ru-RU"/>
                <w:rPrChange w:id="195" w:author="Никита Гринь" w:date="2026-07-31T11:15:00Z" w16du:dateUtc="2026-07-31T08:15:00Z">
                  <w:rPr/>
                </w:rPrChange>
              </w:rPr>
              <w:instrText>2</w:instrText>
            </w:r>
            <w:r>
              <w:instrText>qwtbc</w:instrText>
            </w:r>
            <w:r w:rsidRPr="003D1E67">
              <w:rPr>
                <w:lang w:val="ru-RU"/>
                <w:rPrChange w:id="196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  <w:tc>
          <w:tcPr>
            <w:tcW w:w="3870" w:type="dxa"/>
          </w:tcPr>
          <w:p w14:paraId="75893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 сжатой колонке «Реализация» допускается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«(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)»</w:t>
            </w:r>
          </w:p>
        </w:tc>
      </w:tr>
      <w:tr w:rsidR="009D43E8" w:rsidRPr="0050000B" w14:paraId="02DB7621" w14:textId="77777777" w:rsidTr="009D43E8">
        <w:tc>
          <w:tcPr>
            <w:tcW w:w="1770" w:type="dxa"/>
          </w:tcPr>
          <w:p w14:paraId="224A0C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3915" w:type="dxa"/>
          </w:tcPr>
          <w:p w14:paraId="0DD8A0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Критерий проверки выполнения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набора тестов (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др.), метрика, стенд</w:t>
            </w:r>
          </w:p>
        </w:tc>
        <w:tc>
          <w:tcPr>
            <w:tcW w:w="3870" w:type="dxa"/>
          </w:tcPr>
          <w:p w14:paraId="4AA3A41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97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98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99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0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sw</w:instrText>
            </w:r>
            <w:r w:rsidRPr="003D1E67">
              <w:rPr>
                <w:lang w:val="ru-RU"/>
                <w:rPrChange w:id="201" w:author="Никита Гринь" w:date="2026-07-31T11:15:00Z" w16du:dateUtc="2026-07-31T08:15:00Z">
                  <w:rPr/>
                </w:rPrChange>
              </w:rPr>
              <w:instrText>436</w:instrText>
            </w:r>
            <w:r>
              <w:instrText>iahyvu</w:instrText>
            </w:r>
            <w:r w:rsidRPr="003D1E67">
              <w:rPr>
                <w:lang w:val="ru-RU"/>
                <w:rPrChange w:id="202" w:author="Никита Гринь" w:date="2026-07-31T11:15:00Z" w16du:dateUtc="2026-07-31T08:1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.7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блок «Проектные уточнения»</w:t>
            </w:r>
          </w:p>
        </w:tc>
      </w:tr>
      <w:tr w:rsidR="009D43E8" w:rsidRPr="0050000B" w14:paraId="271F572D" w14:textId="77777777" w:rsidTr="009D43E8">
        <w:tc>
          <w:tcPr>
            <w:tcW w:w="1770" w:type="dxa"/>
          </w:tcPr>
          <w:p w14:paraId="384F8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Реализация</w:t>
            </w:r>
            <w:r>
              <w:rPr>
                <w:rFonts w:ascii="Arial" w:eastAsia="Arial" w:hAnsi="Arial" w:cs="Arial"/>
                <w:color w:val="000000"/>
              </w:rPr>
              <w:t xml:space="preserve"> (колонка)</w:t>
            </w:r>
          </w:p>
        </w:tc>
        <w:tc>
          <w:tcPr>
            <w:tcW w:w="3915" w:type="dxa"/>
          </w:tcPr>
          <w:p w14:paraId="5EE32D5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Сжатое описание «как работает» в одной ячейке таблицы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схеме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</w:t>
            </w:r>
            <w:sdt>
              <w:sdtPr>
                <w:tag w:val="goog_rdk_15"/>
                <w:id w:val="-80119592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метка механизма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sdt>
              <w:sdtPr>
                <w:tag w:val="goog_rdk_16"/>
                <w:id w:val="251069994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</w:p>
        </w:tc>
        <w:tc>
          <w:tcPr>
            <w:tcW w:w="3870" w:type="dxa"/>
          </w:tcPr>
          <w:p w14:paraId="4C4FA95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дублирует колонку «Описание» (формулировка ТТ)</w:t>
            </w:r>
          </w:p>
        </w:tc>
      </w:tr>
      <w:tr w:rsidR="009D43E8" w:rsidRPr="0050000B" w14:paraId="27034179" w14:textId="77777777" w:rsidTr="009D43E8">
        <w:tc>
          <w:tcPr>
            <w:tcW w:w="1770" w:type="dxa"/>
          </w:tcPr>
          <w:p w14:paraId="78602F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on-prem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on-premise</w:t>
            </w:r>
          </w:p>
        </w:tc>
        <w:tc>
          <w:tcPr>
            <w:tcW w:w="3915" w:type="dxa"/>
          </w:tcPr>
          <w:p w14:paraId="1D0BB07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Размещение ПО, моделей и данных в инфраструктуре банка (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8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закрытый контур), без публичного облака</w:t>
            </w:r>
          </w:p>
        </w:tc>
        <w:tc>
          <w:tcPr>
            <w:tcW w:w="3870" w:type="dxa"/>
          </w:tcPr>
          <w:p w14:paraId="647CE8F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§4.1.1, §4.1.4;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ПТК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«Проектные уточнения»</w:t>
            </w:r>
          </w:p>
        </w:tc>
      </w:tr>
      <w:tr w:rsidR="009D43E8" w:rsidRPr="0050000B" w14:paraId="1C065A05" w14:textId="77777777" w:rsidTr="009D43E8">
        <w:tc>
          <w:tcPr>
            <w:tcW w:w="1770" w:type="dxa"/>
          </w:tcPr>
          <w:p w14:paraId="42F39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runtime</w:t>
            </w:r>
          </w:p>
        </w:tc>
        <w:tc>
          <w:tcPr>
            <w:tcW w:w="3915" w:type="dxa"/>
          </w:tcPr>
          <w:p w14:paraId="165C1A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Режим штатной эксплуатации: обработка запросов и диалогов в работающей системе (в отличие от </w:t>
            </w:r>
            <w:r>
              <w:rPr>
                <w:rFonts w:ascii="Arial" w:eastAsia="Arial" w:hAnsi="Arial" w:cs="Arial"/>
                <w:color w:val="000000"/>
              </w:rPr>
              <w:t>deploy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обучения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66717B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СУЗ»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запрещ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через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-индекс</w:t>
            </w:r>
          </w:p>
        </w:tc>
      </w:tr>
      <w:tr w:rsidR="009D43E8" w:rsidRPr="0050000B" w14:paraId="1ACEC538" w14:textId="77777777" w:rsidTr="009D43E8">
        <w:tc>
          <w:tcPr>
            <w:tcW w:w="1770" w:type="dxa"/>
          </w:tcPr>
          <w:p w14:paraId="3AB83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egress</w:t>
            </w:r>
          </w:p>
        </w:tc>
        <w:tc>
          <w:tcPr>
            <w:tcW w:w="3915" w:type="dxa"/>
          </w:tcPr>
          <w:p w14:paraId="48895C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Исходящий сетевой трафик из </w:t>
            </w:r>
            <w:r w:rsidRPr="00A1095A">
              <w:rPr>
                <w:rFonts w:ascii="Arial" w:eastAsia="Arial" w:hAnsi="Arial" w:cs="Arial"/>
                <w:lang w:val="ru-RU"/>
              </w:rPr>
              <w:t>защищенного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сегмента контура банка</w:t>
            </w:r>
          </w:p>
        </w:tc>
        <w:tc>
          <w:tcPr>
            <w:tcW w:w="3870" w:type="dxa"/>
          </w:tcPr>
          <w:p w14:paraId="58B7B6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§4.1.4: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допускается для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виджета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остальной модуль КЦ — без Интернет</w:t>
            </w:r>
          </w:p>
        </w:tc>
      </w:tr>
      <w:tr w:rsidR="009D43E8" w:rsidRPr="0050000B" w14:paraId="67B51CA4" w14:textId="77777777" w:rsidTr="009D43E8">
        <w:tc>
          <w:tcPr>
            <w:tcW w:w="1770" w:type="dxa"/>
          </w:tcPr>
          <w:p w14:paraId="0970C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air-gapped</w:t>
            </w:r>
          </w:p>
        </w:tc>
        <w:tc>
          <w:tcPr>
            <w:tcW w:w="3915" w:type="dxa"/>
          </w:tcPr>
          <w:p w14:paraId="45DAA5F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Сегмент инфраструктуры без маршрута в сеть Интернет («изолированный контур»)</w:t>
            </w:r>
          </w:p>
        </w:tc>
        <w:tc>
          <w:tcPr>
            <w:tcW w:w="3870" w:type="dxa"/>
          </w:tcPr>
          <w:p w14:paraId="701EC69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-04; синоним в тексте: «без доступа к сети Интернет»</w:t>
            </w:r>
          </w:p>
        </w:tc>
      </w:tr>
      <w:tr w:rsidR="009D43E8" w:rsidRPr="0050000B" w14:paraId="20187E7D" w14:textId="77777777" w:rsidTr="009D43E8">
        <w:tc>
          <w:tcPr>
            <w:tcW w:w="1770" w:type="dxa"/>
          </w:tcPr>
          <w:p w14:paraId="2A18A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i18n</w:t>
            </w:r>
          </w:p>
        </w:tc>
        <w:tc>
          <w:tcPr>
            <w:tcW w:w="3915" w:type="dxa"/>
          </w:tcPr>
          <w:p w14:paraId="0F2F53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Интернационализация пользовательского интерфейса (локализация строк, язык по умолчанию)</w:t>
            </w:r>
          </w:p>
        </w:tc>
        <w:tc>
          <w:tcPr>
            <w:tcW w:w="3870" w:type="dxa"/>
          </w:tcPr>
          <w:p w14:paraId="25A7594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-02: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умолчанию для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модуля КЦ</w:t>
            </w:r>
          </w:p>
        </w:tc>
      </w:tr>
      <w:tr w:rsidR="009D43E8" w14:paraId="1306AFA7" w14:textId="77777777" w:rsidTr="009D43E8">
        <w:tc>
          <w:tcPr>
            <w:tcW w:w="1770" w:type="dxa"/>
          </w:tcPr>
          <w:p w14:paraId="66B953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RBAC</w:t>
            </w:r>
          </w:p>
        </w:tc>
        <w:tc>
          <w:tcPr>
            <w:tcW w:w="3915" w:type="dxa"/>
          </w:tcPr>
          <w:p w14:paraId="6ECF0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Role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Based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Access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Control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разграничение доступа по ролям §2.4;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прав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отображаются</w:t>
            </w:r>
          </w:p>
        </w:tc>
        <w:tc>
          <w:tcPr>
            <w:tcW w:w="3870" w:type="dxa"/>
          </w:tcPr>
          <w:p w14:paraId="16FA15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I.2.3; 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</w:tr>
      <w:tr w:rsidR="009D43E8" w:rsidRPr="0050000B" w14:paraId="0ECECBB7" w14:textId="77777777" w:rsidTr="009D43E8">
        <w:tc>
          <w:tcPr>
            <w:tcW w:w="1770" w:type="dxa"/>
          </w:tcPr>
          <w:p w14:paraId="028D4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audit log</w:t>
            </w:r>
          </w:p>
        </w:tc>
        <w:tc>
          <w:tcPr>
            <w:tcW w:w="3915" w:type="dxa"/>
          </w:tcPr>
          <w:p w14:paraId="01CCB6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>
            <w:tcW w:w="3870" w:type="dxa"/>
          </w:tcPr>
          <w:p w14:paraId="258232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§8–9 ТТ; выгрузка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i</w:instrText>
            </w:r>
            <w:r w:rsidRPr="003D1E67">
              <w:rPr>
                <w:lang w:val="ru-RU"/>
                <w:rPrChange w:id="20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vdwf</w:instrText>
            </w:r>
            <w:r w:rsidRPr="003D1E67">
              <w:rPr>
                <w:lang w:val="ru-RU"/>
                <w:rPrChange w:id="208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wftdq</w:instrText>
            </w:r>
            <w:r w:rsidRPr="003D1E67">
              <w:rPr>
                <w:lang w:val="ru-RU"/>
                <w:rPrChange w:id="20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:rsidRPr="0050000B" w14:paraId="5280CF74" w14:textId="77777777" w:rsidTr="009D43E8">
        <w:tc>
          <w:tcPr>
            <w:tcW w:w="1770" w:type="dxa"/>
          </w:tcPr>
          <w:p w14:paraId="2E69F1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TLS</w:t>
            </w:r>
          </w:p>
        </w:tc>
        <w:tc>
          <w:tcPr>
            <w:tcW w:w="3915" w:type="dxa"/>
          </w:tcPr>
          <w:p w14:paraId="3152CF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Transport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Layer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шифрование каналов связи между компонентами и клиентами</w:t>
            </w:r>
          </w:p>
        </w:tc>
        <w:tc>
          <w:tcPr>
            <w:tcW w:w="3870" w:type="dxa"/>
          </w:tcPr>
          <w:p w14:paraId="50EA95C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 ТТ;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-01 вместе с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политиками ИБ</w:t>
            </w:r>
          </w:p>
        </w:tc>
      </w:tr>
      <w:tr w:rsidR="009D43E8" w:rsidRPr="0050000B" w14:paraId="00BE89E6" w14:textId="77777777" w:rsidTr="009D43E8">
        <w:tc>
          <w:tcPr>
            <w:tcW w:w="1770" w:type="dxa"/>
          </w:tcPr>
          <w:p w14:paraId="32A3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orchestration</w:t>
            </w:r>
          </w:p>
        </w:tc>
        <w:tc>
          <w:tcPr>
            <w:tcW w:w="3915" w:type="dxa"/>
          </w:tcPr>
          <w:p w14:paraId="454C892E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"/>
                <w:id w:val="280868278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Координация цепочки сервисов и инструментов в одном запросе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tools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ассистента §5.1.30)</w:t>
                </w:r>
              </w:sdtContent>
            </w:sdt>
          </w:p>
        </w:tc>
        <w:tc>
          <w:tcPr>
            <w:tcW w:w="3870" w:type="dxa"/>
          </w:tcPr>
          <w:p w14:paraId="2437838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-03; 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комбинированные источники</w:t>
            </w:r>
          </w:p>
        </w:tc>
      </w:tr>
      <w:tr w:rsidR="009D43E8" w14:paraId="61EB86CD" w14:textId="77777777" w:rsidTr="009D43E8">
        <w:tc>
          <w:tcPr>
            <w:tcW w:w="1770" w:type="dxa"/>
          </w:tcPr>
          <w:p w14:paraId="28BCEF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CI/CD</w:t>
            </w:r>
          </w:p>
        </w:tc>
        <w:tc>
          <w:tcPr>
            <w:tcW w:w="3915" w:type="dxa"/>
          </w:tcPr>
          <w:p w14:paraId="733FF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Continuous Integration / Continuous Delivery — сборка, тестирование и доставка обновлений Hub</w:t>
            </w:r>
          </w:p>
        </w:tc>
        <w:tc>
          <w:tcPr>
            <w:tcW w:w="3870" w:type="dxa"/>
          </w:tcPr>
          <w:p w14:paraId="77B47B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FR-CC-10; regression SUF-T / CHAT-T после патча</w:t>
            </w:r>
          </w:p>
        </w:tc>
      </w:tr>
      <w:tr w:rsidR="009D43E8" w:rsidRPr="0050000B" w14:paraId="7FB2F9EA" w14:textId="77777777" w:rsidTr="009D43E8">
        <w:tc>
          <w:tcPr>
            <w:tcW w:w="1770" w:type="dxa"/>
          </w:tcPr>
          <w:p w14:paraId="239F3F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smoke (test)</w:t>
            </w:r>
          </w:p>
        </w:tc>
        <w:tc>
          <w:tcPr>
            <w:tcW w:w="3915" w:type="dxa"/>
          </w:tcPr>
          <w:p w14:paraId="2F4510C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Минимальная проверка работоспособности («дымовой» тест) ключевых сценариев без полного регресса</w:t>
            </w:r>
          </w:p>
        </w:tc>
        <w:tc>
          <w:tcPr>
            <w:tcW w:w="3870" w:type="dxa"/>
          </w:tcPr>
          <w:p w14:paraId="07A27D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В колонке «</w:t>
            </w:r>
            <w:r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»: «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», «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», «модульный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</w:tr>
      <w:tr w:rsidR="009D43E8" w:rsidRPr="0050000B" w14:paraId="2024BF17" w14:textId="77777777" w:rsidTr="009D43E8">
        <w:tc>
          <w:tcPr>
            <w:tcW w:w="1770" w:type="dxa"/>
          </w:tcPr>
          <w:p w14:paraId="102A8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</w:p>
        </w:tc>
        <w:tc>
          <w:tcPr>
            <w:tcW w:w="3915" w:type="dxa"/>
          </w:tcPr>
          <w:p w14:paraId="4B0110A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Automatic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Speech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Recognition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автоматическое распознавание речи</w:t>
            </w:r>
          </w:p>
        </w:tc>
        <w:tc>
          <w:tcPr>
            <w:tcW w:w="3870" w:type="dxa"/>
          </w:tcPr>
          <w:p w14:paraId="02E82D7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Потоковое (</w:t>
            </w:r>
            <w:r>
              <w:rPr>
                <w:rFonts w:ascii="Arial" w:eastAsia="Arial" w:hAnsi="Arial" w:cs="Arial"/>
                <w:color w:val="000000"/>
              </w:rPr>
              <w:t>streaming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распознавание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телефонии;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1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1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1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13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214" w:author="Никита Гринь" w:date="2026-07-31T10:54:00Z" w16du:dateUtc="2026-07-31T07:54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215" w:author="Никита Гринь" w:date="2026-07-31T10:54:00Z" w16du:dateUtc="2026-07-31T07:54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216" w:author="Никита Гринь" w:date="2026-07-31T10:54:00Z" w16du:dateUtc="2026-07-31T07:54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217" w:author="Никита Гринь" w:date="2026-07-31T10:54:00Z" w16du:dateUtc="2026-07-31T07:54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218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.2.2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1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2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2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2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wuscu</w:instrText>
            </w:r>
            <w:r w:rsidRPr="003339CA">
              <w:rPr>
                <w:lang w:val="ru-RU"/>
                <w:rPrChange w:id="223" w:author="Никита Гринь" w:date="2026-07-31T10:54:00Z" w16du:dateUtc="2026-07-31T07:54:00Z">
                  <w:rPr/>
                </w:rPrChange>
              </w:rPr>
              <w:instrText>3</w:instrText>
            </w:r>
            <w:r>
              <w:instrText>m</w:instrText>
            </w:r>
            <w:r w:rsidRPr="003339CA">
              <w:rPr>
                <w:lang w:val="ru-RU"/>
                <w:rPrChange w:id="224" w:author="Никита Гринь" w:date="2026-07-31T10:54:00Z" w16du:dateUtc="2026-07-31T07:54:00Z">
                  <w:rPr/>
                </w:rPrChange>
              </w:rPr>
              <w:instrText>9</w:instrText>
            </w:r>
            <w:r>
              <w:instrText>hwe</w:instrText>
            </w:r>
            <w:r w:rsidRPr="003339CA">
              <w:rPr>
                <w:lang w:val="ru-RU"/>
                <w:rPrChange w:id="225" w:author="Никита Гринь" w:date="2026-07-31T10:54:00Z" w16du:dateUtc="2026-07-31T07:54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14:paraId="068CB66E" w14:textId="77777777" w:rsidTr="009D43E8">
        <w:tc>
          <w:tcPr>
            <w:tcW w:w="1770" w:type="dxa"/>
          </w:tcPr>
          <w:p w14:paraId="3CC3A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</w:p>
        </w:tc>
        <w:tc>
          <w:tcPr>
            <w:tcW w:w="3915" w:type="dxa"/>
          </w:tcPr>
          <w:p w14:paraId="396462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Retrieval-Augmented Generation — поиск по индексу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(см.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«Проектные уточнения»)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подготовка контекста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870" w:type="dxa"/>
          </w:tcPr>
          <w:p w14:paraId="5B23C6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Не прямой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9" w:author="Никита Гринь" w:date="2026-07-31T11:15:00Z" w16du:dateUtc="2026-07-31T08:15:00Z">
                  <w:rPr/>
                </w:rPrChange>
              </w:rPr>
              <w:instrText>.6</w:instrText>
            </w:r>
            <w:r>
              <w:instrText>hrwvs</w:instrText>
            </w:r>
            <w:r w:rsidRPr="003D1E67">
              <w:rPr>
                <w:lang w:val="ru-RU"/>
                <w:rPrChange w:id="230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g</w:instrText>
            </w:r>
            <w:r w:rsidRPr="003D1E67">
              <w:rPr>
                <w:lang w:val="ru-RU"/>
                <w:rPrChange w:id="231" w:author="Никита Гринь" w:date="2026-07-31T11:15:00Z" w16du:dateUtc="2026-07-31T08:15:00Z">
                  <w:rPr/>
                </w:rPrChange>
              </w:rPr>
              <w:instrText>5</w:instrText>
            </w:r>
            <w:r>
              <w:instrText>dom</w:instrText>
            </w:r>
            <w:r w:rsidRPr="003D1E67">
              <w:rPr>
                <w:lang w:val="ru-RU"/>
                <w:rPrChange w:id="23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рабочий индекс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rPr>
                <w:rFonts w:ascii="Arial" w:eastAsia="Arial" w:hAnsi="Arial" w:cs="Arial"/>
                <w:color w:val="000000"/>
              </w:rPr>
              <w:t>«Проектные уточнения»</w:t>
            </w:r>
          </w:p>
        </w:tc>
      </w:tr>
      <w:tr w:rsidR="009D43E8" w14:paraId="48D62814" w14:textId="77777777" w:rsidTr="009D43E8">
        <w:tc>
          <w:tcPr>
            <w:tcW w:w="1770" w:type="dxa"/>
          </w:tcPr>
          <w:p w14:paraId="5F3F45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</w:p>
        </w:tc>
        <w:tc>
          <w:tcPr>
            <w:tcW w:w="3915" w:type="dxa"/>
          </w:tcPr>
          <w:p w14:paraId="1948A1D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Query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Understanding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модуль понимания запросов</w:t>
            </w:r>
          </w:p>
        </w:tc>
        <w:tc>
          <w:tcPr>
            <w:tcW w:w="3870" w:type="dxa"/>
          </w:tcPr>
          <w:p w14:paraId="1275B6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  <w:r>
              <w:rPr>
                <w:rFonts w:ascii="Arial" w:eastAsia="Arial" w:hAnsi="Arial" w:cs="Arial"/>
                <w:color w:val="000000"/>
              </w:rPr>
              <w:t>, §4.2.1 ТТ</w:t>
            </w:r>
          </w:p>
        </w:tc>
      </w:tr>
      <w:tr w:rsidR="009D43E8" w14:paraId="042B7049" w14:textId="77777777" w:rsidTr="009D43E8">
        <w:tc>
          <w:tcPr>
            <w:tcW w:w="1770" w:type="dxa"/>
          </w:tcPr>
          <w:p w14:paraId="5ACC5D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ETL</w:t>
            </w:r>
          </w:p>
        </w:tc>
        <w:tc>
          <w:tcPr>
            <w:tcW w:w="3915" w:type="dxa"/>
          </w:tcPr>
          <w:p w14:paraId="6D37A0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166572674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Extract-Transform-Load — загрузка и синхронизация данных СУЗ → RAG-индекс</w:t>
                </w:r>
              </w:sdtContent>
            </w:sdt>
          </w:p>
        </w:tc>
        <w:tc>
          <w:tcPr>
            <w:tcW w:w="3870" w:type="dxa"/>
          </w:tcPr>
          <w:p w14:paraId="0A088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Вне runtime </w:t>
            </w:r>
            <w:r>
              <w:rPr>
                <w:rFonts w:ascii="Arial" w:eastAsia="Arial" w:hAnsi="Arial" w:cs="Arial"/>
              </w:rPr>
              <w:t>суфлера</w:t>
            </w:r>
            <w:r>
              <w:rPr>
                <w:rFonts w:ascii="Arial" w:eastAsia="Arial" w:hAnsi="Arial" w:cs="Arial"/>
                <w:color w:val="000000"/>
              </w:rPr>
              <w:t xml:space="preserve">; обновление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</w:tr>
      <w:tr w:rsidR="009D43E8" w:rsidRPr="0050000B" w14:paraId="5F1A985F" w14:textId="77777777" w:rsidTr="009D43E8">
        <w:tc>
          <w:tcPr>
            <w:tcW w:w="1770" w:type="dxa"/>
          </w:tcPr>
          <w:p w14:paraId="117F4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3915" w:type="dxa"/>
          </w:tcPr>
          <w:p w14:paraId="5BEE99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См. таблицу §1 выше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B70BD4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определение §1 не дублировать</w:t>
            </w:r>
          </w:p>
        </w:tc>
      </w:tr>
    </w:tbl>
    <w:p w14:paraId="1A546249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233" w:name="bookmark=id.5aua2jouqqnk" w:colFirst="0" w:colLast="0"/>
      <w:bookmarkEnd w:id="233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.4. Матрица ролей и доступа</w:t>
      </w:r>
    </w:p>
    <w:p w14:paraId="324B41F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§2.4, §8.1]: 13 договорных ролей и </w:t>
      </w:r>
      <w:r>
        <w:rPr>
          <w:rFonts w:ascii="Arial" w:eastAsia="Arial" w:hAnsi="Arial" w:cs="Arial"/>
          <w:b/>
          <w:bCs/>
          <w:color w:val="000000"/>
        </w:rPr>
        <w:t>RBAC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</w:p>
    <w:p w14:paraId="0C2E8A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 фиксирует минимальный набор из 13 ролей §2.4 дословно, дополнительные проектные роли и принципы отображения вкладок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2694B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Таблицу ролей с привязкой к разделам ТЗ и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 (</w:t>
      </w:r>
      <w:r>
        <w:rPr>
          <w:rFonts w:ascii="Arial" w:eastAsia="Arial" w:hAnsi="Arial" w:cs="Arial"/>
          <w:color w:val="000000"/>
        </w:rPr>
        <w:t>TBD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зона Заказчика)</w:t>
      </w:r>
    </w:p>
    <w:p w14:paraId="560E4454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Разделение договорных ролей §2.4 и проектных (</w:t>
      </w:r>
      <w:r>
        <w:fldChar w:fldCharType="begin"/>
      </w:r>
      <w:r>
        <w:instrText>HYPERLINK</w:instrText>
      </w:r>
      <w:r w:rsidRPr="003D1E67">
        <w:rPr>
          <w:lang w:val="ru-RU"/>
          <w:rPrChange w:id="23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3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3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37" w:author="Никита Гринь" w:date="2026-07-31T11:15:00Z" w16du:dateUtc="2026-07-31T08:15:00Z">
            <w:rPr/>
          </w:rPrChange>
        </w:rPr>
        <w:instrText>.6</w:instrText>
      </w:r>
      <w:r>
        <w:instrText>bgru</w:instrText>
      </w:r>
      <w:r w:rsidRPr="003D1E67">
        <w:rPr>
          <w:lang w:val="ru-RU"/>
          <w:rPrChange w:id="238" w:author="Никита Гринь" w:date="2026-07-31T11:15:00Z" w16du:dateUtc="2026-07-31T08:15:00Z">
            <w:rPr/>
          </w:rPrChange>
        </w:rPr>
        <w:instrText>03</w:instrText>
      </w:r>
      <w:r>
        <w:instrText>gsk</w:instrText>
      </w:r>
      <w:r w:rsidRPr="003D1E67">
        <w:rPr>
          <w:lang w:val="ru-RU"/>
          <w:rPrChange w:id="239" w:author="Никита Гринь" w:date="2026-07-31T11:15:00Z" w16du:dateUtc="2026-07-31T08:15:00Z">
            <w:rPr/>
          </w:rPrChange>
        </w:rPr>
        <w:instrText>8</w:instrText>
      </w:r>
      <w:r>
        <w:instrText>c</w:instrText>
      </w:r>
      <w:r w:rsidRPr="003D1E67">
        <w:rPr>
          <w:lang w:val="ru-RU"/>
          <w:rPrChange w:id="24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7C601B82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Основу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всех модулей и Центра настроек</w:t>
      </w:r>
    </w:p>
    <w:p w14:paraId="0E0C57F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доступ пользователей к функциям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соответствует договорной модели и политикам ИБ банка.</w:t>
      </w:r>
    </w:p>
    <w:p w14:paraId="0A98783A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Минимальный набор ролей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A1095A">
        <w:rPr>
          <w:rFonts w:ascii="Arial" w:eastAsia="Arial" w:hAnsi="Arial" w:cs="Arial"/>
          <w:color w:val="000000"/>
          <w:lang w:val="ru-RU"/>
        </w:rPr>
        <w:t xml:space="preserve"> (13 ролей, формулировки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). Сопоставление с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-группами — зона Заказчика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ДРиРИТ</w:t>
      </w:r>
      <w:r w:rsidRPr="00A1095A">
        <w:rPr>
          <w:rFonts w:ascii="Arial" w:eastAsia="Arial" w:hAnsi="Arial" w:cs="Arial"/>
          <w:color w:val="000000"/>
          <w:lang w:val="ru-RU"/>
        </w:rPr>
        <w:t xml:space="preserve">); структура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тестовый экспорт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тестовый экспорт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test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asb</w:t>
      </w:r>
      <w:r w:rsidRPr="00A1095A">
        <w:rPr>
          <w:rFonts w:ascii="Arial" w:eastAsia="Arial" w:hAnsi="Arial" w:cs="Arial"/>
          <w:color w:val="000000"/>
          <w:lang w:val="ru-RU"/>
        </w:rPr>
        <w:t>).</w:t>
      </w:r>
    </w:p>
    <w:p w14:paraId="16491174" w14:textId="77777777" w:rsidR="009D43E8" w:rsidRPr="002F7C39" w:rsidRDefault="00317F00">
      <w:pPr>
        <w:pStyle w:val="3"/>
        <w:rPr>
          <w:rFonts w:ascii="Arial" w:eastAsia="Arial" w:hAnsi="Arial" w:cs="Arial"/>
          <w:lang w:val="ru-RU"/>
        </w:rPr>
      </w:pPr>
      <w:bookmarkStart w:id="241" w:name="bookmark=id.qqe4w267k1ew" w:colFirst="0" w:colLast="0"/>
      <w:bookmarkEnd w:id="241"/>
      <w:r>
        <w:rPr>
          <w:rFonts w:ascii="Arial" w:eastAsia="Arial" w:hAnsi="Arial" w:cs="Arial"/>
        </w:rPr>
        <w:t>I</w:t>
      </w:r>
      <w:r w:rsidRPr="002F7C39">
        <w:rPr>
          <w:rFonts w:ascii="Arial" w:eastAsia="Arial" w:hAnsi="Arial" w:cs="Arial"/>
          <w:lang w:val="ru-RU"/>
        </w:rPr>
        <w:t>.4.1. Роли Прил.1 (§2.4)</w:t>
      </w:r>
    </w:p>
    <w:p w14:paraId="0C2F547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§2.4]: 13 ролей — формулировки дословно</w:t>
      </w:r>
    </w:p>
    <w:p w14:paraId="0EC79A4B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.4.1 — единственный источник договорных наименований ролей; сокращения в заголовках 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запрещены.</w:t>
      </w:r>
    </w:p>
    <w:p w14:paraId="1A76F2E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матрица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настраиваются по согласованному списку ролей.</w:t>
      </w:r>
    </w:p>
    <w:tbl>
      <w:tblPr>
        <w:tblStyle w:val="144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2835"/>
        <w:gridCol w:w="1080"/>
        <w:gridCol w:w="3090"/>
        <w:gridCol w:w="2415"/>
      </w:tblGrid>
      <w:tr w:rsidR="009D43E8" w14:paraId="69449D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605188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835" w:type="dxa"/>
          </w:tcPr>
          <w:p w14:paraId="32FF7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 §2.4, дословно)</w:t>
            </w:r>
          </w:p>
        </w:tc>
        <w:tc>
          <w:tcPr>
            <w:tcW w:w="1080" w:type="dxa"/>
          </w:tcPr>
          <w:p w14:paraId="0E7ED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  <w:tc>
          <w:tcPr>
            <w:tcW w:w="3090" w:type="dxa"/>
          </w:tcPr>
          <w:p w14:paraId="33F18E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Вкладки / права Hub</w:t>
            </w:r>
          </w:p>
        </w:tc>
        <w:tc>
          <w:tcPr>
            <w:tcW w:w="2415" w:type="dxa"/>
          </w:tcPr>
          <w:p w14:paraId="54F22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CF1FB31" w14:textId="77777777" w:rsidTr="009D43E8">
        <w:tc>
          <w:tcPr>
            <w:tcW w:w="705" w:type="dxa"/>
          </w:tcPr>
          <w:p w14:paraId="0861C4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35" w:type="dxa"/>
          </w:tcPr>
          <w:p w14:paraId="29CE57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1080" w:type="dxa"/>
          </w:tcPr>
          <w:p w14:paraId="6BF06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 Заказчик</w:t>
            </w:r>
          </w:p>
        </w:tc>
        <w:tc>
          <w:tcPr>
            <w:tcW w:w="3090" w:type="dxa"/>
          </w:tcPr>
          <w:p w14:paraId="00C6FD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 настройки, интеграции, ИБ</w:t>
            </w:r>
          </w:p>
        </w:tc>
        <w:tc>
          <w:tcPr>
            <w:tcW w:w="2415" w:type="dxa"/>
          </w:tcPr>
          <w:p w14:paraId="6CE65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Hub, I.5–I.6</w:t>
            </w:r>
          </w:p>
        </w:tc>
      </w:tr>
      <w:tr w:rsidR="009D43E8" w14:paraId="5C3CB5A5" w14:textId="77777777" w:rsidTr="009D43E8">
        <w:tc>
          <w:tcPr>
            <w:tcW w:w="705" w:type="dxa"/>
          </w:tcPr>
          <w:p w14:paraId="4A3E6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35" w:type="dxa"/>
          </w:tcPr>
          <w:p w14:paraId="5852EB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080" w:type="dxa"/>
          </w:tcPr>
          <w:p w14:paraId="00130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64887C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Панель адм.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обновление и переиндексация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4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4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4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45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46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настройка и мониторинг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(пороги релевантности, тестовый поиск); управление промптами и сценариями; контроль доступов 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4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4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4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50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51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журнал обучения и откат выборки (§2.4 п.2, §4.2.1, §4.5.1)</w:t>
            </w:r>
          </w:p>
        </w:tc>
        <w:tc>
          <w:tcPr>
            <w:tcW w:w="2415" w:type="dxa"/>
          </w:tcPr>
          <w:p w14:paraId="578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II.3.5, III, V</w:t>
            </w:r>
          </w:p>
        </w:tc>
      </w:tr>
      <w:tr w:rsidR="009D43E8" w14:paraId="4252BD68" w14:textId="77777777" w:rsidTr="009D43E8">
        <w:tc>
          <w:tcPr>
            <w:tcW w:w="705" w:type="dxa"/>
          </w:tcPr>
          <w:p w14:paraId="20115F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835" w:type="dxa"/>
          </w:tcPr>
          <w:p w14:paraId="5594D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1080" w:type="dxa"/>
          </w:tcPr>
          <w:p w14:paraId="4AAE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266A31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Панель адм.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Контакт-центра — каналы, онлайн-чат, очереди, АРМ;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контроль доступов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роли §2.4, права операторов и супервизоров в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IDM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настройки безопасности; управление интеграциями (§2.4 п.3, §4.4,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52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53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54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55" w:author="Никита Гринь" w:date="2026-07-31T11:15:00Z" w16du:dateUtc="2026-07-31T08:15:00Z">
                  <w:rPr/>
                </w:rPrChange>
              </w:rPr>
              <w:instrText>.2</w:instrText>
            </w:r>
            <w:r>
              <w:instrText>x</w:instrText>
            </w:r>
            <w:r w:rsidRPr="003D1E67">
              <w:rPr>
                <w:lang w:val="ru-RU"/>
                <w:rPrChange w:id="256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wqwev</w:instrText>
            </w:r>
            <w:r w:rsidRPr="003D1E67">
              <w:rPr>
                <w:lang w:val="ru-RU"/>
                <w:rPrChange w:id="257" w:author="Никита Гринь" w:date="2026-07-31T11:15:00Z" w16du:dateUtc="2026-07-31T08:15:00Z">
                  <w:rPr/>
                </w:rPrChange>
              </w:rPr>
              <w:instrText>29</w:instrText>
            </w:r>
            <w:r>
              <w:instrText>s</w:instrText>
            </w:r>
            <w:r w:rsidRPr="003D1E67">
              <w:rPr>
                <w:lang w:val="ru-RU"/>
                <w:rPrChange w:id="25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415" w:type="dxa"/>
          </w:tcPr>
          <w:p w14:paraId="52F2A9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II.5, I.4, I.6</w:t>
            </w:r>
          </w:p>
        </w:tc>
      </w:tr>
      <w:tr w:rsidR="009D43E8" w14:paraId="4F912E2C" w14:textId="77777777" w:rsidTr="009D43E8">
        <w:tc>
          <w:tcPr>
            <w:tcW w:w="705" w:type="dxa"/>
          </w:tcPr>
          <w:p w14:paraId="7B392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35" w:type="dxa"/>
          </w:tcPr>
          <w:p w14:paraId="5A8625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1080" w:type="dxa"/>
          </w:tcPr>
          <w:p w14:paraId="6759CA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BCC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интерфейс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(тел.)</w:t>
            </w:r>
          </w:p>
        </w:tc>
        <w:tc>
          <w:tcPr>
            <w:tcW w:w="2415" w:type="dxa"/>
          </w:tcPr>
          <w:p w14:paraId="36BB6E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  <w:tr w:rsidR="009D43E8" w14:paraId="2DA1CFA8" w14:textId="77777777" w:rsidTr="009D43E8">
        <w:tc>
          <w:tcPr>
            <w:tcW w:w="705" w:type="dxa"/>
          </w:tcPr>
          <w:p w14:paraId="0FA533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835" w:type="dxa"/>
          </w:tcPr>
          <w:p w14:paraId="4FB8E7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1080" w:type="dxa"/>
          </w:tcPr>
          <w:p w14:paraId="03838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683A0A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(онлайн-чат), АРМ онлайн-чата</w:t>
            </w:r>
          </w:p>
        </w:tc>
        <w:tc>
          <w:tcPr>
            <w:tcW w:w="2415" w:type="dxa"/>
          </w:tcPr>
          <w:p w14:paraId="15B3CB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</w:t>
            </w:r>
          </w:p>
        </w:tc>
      </w:tr>
      <w:tr w:rsidR="009D43E8" w14:paraId="686C0C9A" w14:textId="77777777" w:rsidTr="009D43E8">
        <w:tc>
          <w:tcPr>
            <w:tcW w:w="705" w:type="dxa"/>
          </w:tcPr>
          <w:p w14:paraId="33A83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835" w:type="dxa"/>
          </w:tcPr>
          <w:p w14:paraId="56E39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Контакт-центра</w:t>
            </w:r>
          </w:p>
        </w:tc>
        <w:tc>
          <w:tcPr>
            <w:tcW w:w="1080" w:type="dxa"/>
          </w:tcPr>
          <w:p w14:paraId="74D6C6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638917" w14:textId="5B2CB1F2" w:rsidR="001D44AC" w:rsidRPr="003E5A84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highlight w:val="yellow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Отдельный интерфейс тест-диалога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тестовый контур системы и не АРМ оператора): </w:t>
            </w:r>
            <w:r w:rsidR="003E5A84" w:rsidRPr="003E5A84">
              <w:rPr>
                <w:rFonts w:ascii="Arial" w:eastAsia="Arial" w:hAnsi="Arial" w:cs="Arial"/>
                <w:color w:val="000000"/>
                <w:highlight w:val="yellow"/>
                <w:lang w:val="ru-RU"/>
              </w:rPr>
              <w:lastRenderedPageBreak/>
              <w:t>Отдельное диалоговое окно с отображением текстовых запросов и ответов. Используется внутренними пользователями Контакт-центра для проверки ответов системы и обработки запросов (в том числе в рамках электронных обращений)</w:t>
            </w:r>
          </w:p>
          <w:p w14:paraId="6E857557" w14:textId="67C219C5" w:rsidR="009D43E8" w:rsidRPr="001D44A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проверка промптов, диалоговых сценариев и качества ответов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клиентского канала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5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6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6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6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63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64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65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1D44AC">
              <w:rPr>
                <w:rFonts w:ascii="Arial" w:eastAsia="Arial" w:hAnsi="Arial" w:cs="Arial"/>
                <w:color w:val="156082"/>
                <w:lang w:val="ru-RU"/>
              </w:rPr>
              <w:t>.3.5.5</w:t>
            </w:r>
            <w:r>
              <w:fldChar w:fldCharType="end"/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 xml:space="preserve">, макет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</w:p>
        </w:tc>
        <w:tc>
          <w:tcPr>
            <w:tcW w:w="2415" w:type="dxa"/>
          </w:tcPr>
          <w:p w14:paraId="10F37F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II.3.5.5, II-KC</w:t>
            </w:r>
          </w:p>
        </w:tc>
      </w:tr>
      <w:tr w:rsidR="009D43E8" w14:paraId="5E06853A" w14:textId="77777777" w:rsidTr="009D43E8">
        <w:tc>
          <w:tcPr>
            <w:tcW w:w="705" w:type="dxa"/>
          </w:tcPr>
          <w:p w14:paraId="142C5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835" w:type="dxa"/>
          </w:tcPr>
          <w:p w14:paraId="04F47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1080" w:type="dxa"/>
          </w:tcPr>
          <w:p w14:paraId="312E5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A5E9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модуль «Отчетность»</w:t>
            </w:r>
          </w:p>
        </w:tc>
        <w:tc>
          <w:tcPr>
            <w:tcW w:w="2415" w:type="dxa"/>
          </w:tcPr>
          <w:p w14:paraId="7A02F1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9D43E8" w14:paraId="1B9ADB37" w14:textId="77777777" w:rsidTr="009D43E8">
        <w:tc>
          <w:tcPr>
            <w:tcW w:w="705" w:type="dxa"/>
          </w:tcPr>
          <w:p w14:paraId="3B31F4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35" w:type="dxa"/>
          </w:tcPr>
          <w:p w14:paraId="067761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080" w:type="dxa"/>
          </w:tcPr>
          <w:p w14:paraId="2CD714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22DB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ИИ-ассистент, источники</w:t>
            </w:r>
          </w:p>
        </w:tc>
        <w:tc>
          <w:tcPr>
            <w:tcW w:w="2415" w:type="dxa"/>
          </w:tcPr>
          <w:p w14:paraId="3DF5D9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1B5AE38" w14:textId="77777777" w:rsidTr="009D43E8">
        <w:tc>
          <w:tcPr>
            <w:tcW w:w="705" w:type="dxa"/>
          </w:tcPr>
          <w:p w14:paraId="1ED884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835" w:type="dxa"/>
          </w:tcPr>
          <w:p w14:paraId="735A5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080" w:type="dxa"/>
          </w:tcPr>
          <w:p w14:paraId="6B404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B270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ассистента</w:t>
            </w:r>
          </w:p>
        </w:tc>
        <w:tc>
          <w:tcPr>
            <w:tcW w:w="2415" w:type="dxa"/>
          </w:tcPr>
          <w:p w14:paraId="0492E0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6C7FD6E9" w14:textId="77777777" w:rsidTr="009D43E8">
        <w:tc>
          <w:tcPr>
            <w:tcW w:w="705" w:type="dxa"/>
          </w:tcPr>
          <w:p w14:paraId="01E96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835" w:type="dxa"/>
          </w:tcPr>
          <w:p w14:paraId="71F31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080" w:type="dxa"/>
          </w:tcPr>
          <w:p w14:paraId="16290D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0022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ассистента</w:t>
            </w:r>
          </w:p>
        </w:tc>
        <w:tc>
          <w:tcPr>
            <w:tcW w:w="2415" w:type="dxa"/>
          </w:tcPr>
          <w:p w14:paraId="2DDC0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9CA125E" w14:textId="77777777" w:rsidTr="009D43E8">
        <w:tc>
          <w:tcPr>
            <w:tcW w:w="705" w:type="dxa"/>
          </w:tcPr>
          <w:p w14:paraId="7F64A1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835" w:type="dxa"/>
          </w:tcPr>
          <w:p w14:paraId="5291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1080" w:type="dxa"/>
          </w:tcPr>
          <w:p w14:paraId="3E3161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0768E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2415" w:type="dxa"/>
          </w:tcPr>
          <w:p w14:paraId="5F2497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34A90030" w14:textId="77777777" w:rsidTr="009D43E8">
        <w:tc>
          <w:tcPr>
            <w:tcW w:w="705" w:type="dxa"/>
          </w:tcPr>
          <w:p w14:paraId="782F5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835" w:type="dxa"/>
          </w:tcPr>
          <w:p w14:paraId="4C236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1080" w:type="dxa"/>
          </w:tcPr>
          <w:p w14:paraId="0468EF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8ADF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документов</w:t>
            </w:r>
          </w:p>
        </w:tc>
        <w:tc>
          <w:tcPr>
            <w:tcW w:w="2415" w:type="dxa"/>
          </w:tcPr>
          <w:p w14:paraId="5518D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7B835061" w14:textId="77777777" w:rsidTr="009D43E8">
        <w:tc>
          <w:tcPr>
            <w:tcW w:w="705" w:type="dxa"/>
          </w:tcPr>
          <w:p w14:paraId="5278F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835" w:type="dxa"/>
          </w:tcPr>
          <w:p w14:paraId="058219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1080" w:type="dxa"/>
          </w:tcPr>
          <w:p w14:paraId="6B0D5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35F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OCR</w:t>
            </w:r>
          </w:p>
        </w:tc>
        <w:tc>
          <w:tcPr>
            <w:tcW w:w="2415" w:type="dxa"/>
          </w:tcPr>
          <w:p w14:paraId="02A127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</w:tbl>
    <w:p w14:paraId="77AF862F" w14:textId="77777777" w:rsidR="009D43E8" w:rsidRDefault="00317F00">
      <w:pPr>
        <w:pStyle w:val="4"/>
        <w:rPr>
          <w:rFonts w:ascii="Arial" w:eastAsia="Arial" w:hAnsi="Arial" w:cs="Arial"/>
        </w:rPr>
      </w:pPr>
      <w:bookmarkStart w:id="266" w:name="bookmark=id.2ys4grbx4omr" w:colFirst="0" w:colLast="0"/>
      <w:bookmarkStart w:id="267" w:name="bookmark=id.6bgru03gsk8c" w:colFirst="0" w:colLast="0"/>
      <w:bookmarkEnd w:id="266"/>
      <w:bookmarkEnd w:id="267"/>
      <w:r>
        <w:rPr>
          <w:rFonts w:ascii="Arial" w:eastAsia="Arial" w:hAnsi="Arial" w:cs="Arial"/>
        </w:rPr>
        <w:t>I.4.2. Дополнительные роли проекта</w:t>
      </w:r>
    </w:p>
    <w:p w14:paraId="23BBAE0A" w14:textId="5F7CBB20" w:rsidR="009D43E8" w:rsidRPr="003E5A84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§2.4]: дополнительные роли проекта (супервизор, </w:t>
      </w:r>
      <w:r w:rsidR="003E5A84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="003E5A84" w:rsidRPr="003E5A84">
        <w:rPr>
          <w:rFonts w:ascii="Arial" w:eastAsia="Arial" w:hAnsi="Arial" w:cs="Arial"/>
          <w:b/>
          <w:bCs/>
          <w:color w:val="000000"/>
          <w:lang w:val="ru-RU"/>
        </w:rPr>
        <w:t>уководитель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72107DF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роли расширяют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и операционную модель онлайн-чата; они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§2.4.</w:t>
      </w:r>
    </w:p>
    <w:p w14:paraId="7DBC44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минимального набора §2.4 — для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операционной модели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1.1;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договорные роли §2.4.</w:t>
      </w:r>
    </w:p>
    <w:tbl>
      <w:tblPr>
        <w:tblStyle w:val="143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2085"/>
        <w:gridCol w:w="2880"/>
        <w:gridCol w:w="2295"/>
      </w:tblGrid>
      <w:tr w:rsidR="009D43E8" w14:paraId="3C3507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AABBD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(проект)</w:t>
            </w:r>
          </w:p>
        </w:tc>
        <w:tc>
          <w:tcPr>
            <w:tcW w:w="2085" w:type="dxa"/>
          </w:tcPr>
          <w:p w14:paraId="699041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 v1.1)</w:t>
            </w:r>
          </w:p>
        </w:tc>
        <w:tc>
          <w:tcPr>
            <w:tcW w:w="2880" w:type="dxa"/>
          </w:tcPr>
          <w:p w14:paraId="5E3123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295" w:type="dxa"/>
          </w:tcPr>
          <w:p w14:paraId="1E18E5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B860C65" w14:textId="77777777" w:rsidTr="009D43E8">
        <w:tc>
          <w:tcPr>
            <w:tcW w:w="2760" w:type="dxa"/>
          </w:tcPr>
          <w:p w14:paraId="595F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Контакт-центра</w:t>
            </w:r>
          </w:p>
        </w:tc>
        <w:tc>
          <w:tcPr>
            <w:tcW w:w="2085" w:type="dxa"/>
          </w:tcPr>
          <w:p w14:paraId="2F104D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2880" w:type="dxa"/>
          </w:tcPr>
          <w:p w14:paraId="1F8313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Наблюдение за очередями, АРМ онлайн-чата</w:t>
            </w:r>
          </w:p>
        </w:tc>
        <w:tc>
          <w:tcPr>
            <w:tcW w:w="2295" w:type="dxa"/>
          </w:tcPr>
          <w:p w14:paraId="02964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</w:tr>
      <w:tr w:rsidR="009D43E8" w14:paraId="54362B75" w14:textId="77777777" w:rsidTr="009D43E8">
        <w:tc>
          <w:tcPr>
            <w:tcW w:w="2760" w:type="dxa"/>
          </w:tcPr>
          <w:p w14:paraId="409666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2085" w:type="dxa"/>
          </w:tcPr>
          <w:p w14:paraId="64F44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2880" w:type="dxa"/>
          </w:tcPr>
          <w:p w14:paraId="0AAFF113" w14:textId="580D24AA" w:rsidR="009D43E8" w:rsidRPr="007B3D8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§4.5.2;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= п.6 §2.4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«Внутренний пользователь Контакт-центра» для диалога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68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69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70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71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72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73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74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7B3D8D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</w:p>
        </w:tc>
        <w:tc>
          <w:tcPr>
            <w:tcW w:w="2295" w:type="dxa"/>
          </w:tcPr>
          <w:p w14:paraId="1AC00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</w:tbl>
    <w:p w14:paraId="3D2DFC53" w14:textId="77777777" w:rsidR="009D43E8" w:rsidRDefault="00317F00">
      <w:pPr>
        <w:pStyle w:val="3"/>
        <w:rPr>
          <w:rFonts w:ascii="Arial" w:eastAsia="Arial" w:hAnsi="Arial" w:cs="Arial"/>
        </w:rPr>
      </w:pPr>
      <w:bookmarkStart w:id="275" w:name="bookmark=id.ih4ugy9h7ja7" w:colFirst="0" w:colLast="0"/>
      <w:bookmarkEnd w:id="275"/>
      <w:r>
        <w:rPr>
          <w:rFonts w:ascii="Arial" w:eastAsia="Arial" w:hAnsi="Arial" w:cs="Arial"/>
        </w:rPr>
        <w:t>I.4.3. Матрица доступа (сводка)</w:t>
      </w:r>
    </w:p>
    <w:p w14:paraId="2835C74F" w14:textId="41E31FAE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Детальная матрица вкладок </w:t>
      </w:r>
      <w:r>
        <w:rPr>
          <w:rFonts w:ascii="Arial" w:eastAsia="Arial" w:hAnsi="Arial" w:cs="Arial"/>
          <w:color w:val="000000"/>
        </w:rPr>
        <w:t>Hub</w:t>
      </w:r>
      <w:ins w:id="276" w:author="Никита Гринь" w:date="2026-07-31T10:55:00Z" w16du:dateUtc="2026-07-31T07:55:00Z">
        <w:r w:rsidR="003339CA">
          <w:rPr>
            <w:rFonts w:ascii="Arial" w:eastAsia="Arial" w:hAnsi="Arial" w:cs="Arial"/>
            <w:color w:val="000000"/>
            <w:lang w:val="ru-RU"/>
          </w:rPr>
          <w:t xml:space="preserve">. </w:t>
        </w:r>
      </w:ins>
      <w:del w:id="277" w:author="Никита Гринь" w:date="2026-07-31T10:55:00Z" w16du:dateUtc="2026-07-31T07:55:00Z"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 — перенос из </w:delText>
        </w:r>
        <w:commentRangeStart w:id="278"/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версии 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v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1.1 </w:delText>
        </w:r>
        <w:commentRangeEnd w:id="278"/>
        <w:r w:rsidR="004E522C" w:rsidRPr="003C42DA" w:rsidDel="003339CA">
          <w:rPr>
            <w:rStyle w:val="a5"/>
            <w:rFonts w:ascii="Arial" w:eastAsia="Arial" w:hAnsi="Arial" w:cs="Arial"/>
            <w:b/>
            <w:bCs/>
            <w:color w:val="000000"/>
            <w:sz w:val="24"/>
            <w:szCs w:val="24"/>
            <w:lang w:val="ru-RU"/>
          </w:rPr>
          <w:commentReference w:id="278"/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(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I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.4)</w:delText>
        </w:r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. 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Принцип: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13 ролей §2.4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обязательны; дополнительные роли §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.4.2 — по согласованию с Заказчиком.</w:t>
      </w:r>
    </w:p>
    <w:p w14:paraId="322BDC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членство в группах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атрибуты УЗ — </w:t>
      </w:r>
      <w:r>
        <w:rPr>
          <w:rFonts w:ascii="Arial" w:eastAsia="Arial" w:hAnsi="Arial" w:cs="Arial"/>
          <w:color w:val="000000"/>
        </w:rPr>
        <w:t>First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Last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name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(обяз.), </w:t>
      </w:r>
      <w:r>
        <w:rPr>
          <w:rFonts w:ascii="Arial" w:eastAsia="Arial" w:hAnsi="Arial" w:cs="Arial"/>
          <w:color w:val="000000"/>
        </w:rPr>
        <w:t>Department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Company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Job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Title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telephone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группы — древовидная структура, именование согласуется с админами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7AF04B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79" w:name="bookmark=id.var47dt214r8" w:colFirst="0" w:colLast="0"/>
      <w:bookmarkEnd w:id="279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.5. Оболочка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705571D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[Проект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]: единая точка входа, портальный лаунчер, </w:t>
      </w:r>
      <w:r>
        <w:rPr>
          <w:rFonts w:ascii="Arial" w:eastAsia="Arial" w:hAnsi="Arial" w:cs="Arial"/>
          <w:b/>
          <w:bCs/>
          <w:color w:val="000000"/>
        </w:rPr>
        <w:t>RBAC</w:t>
      </w:r>
    </w:p>
    <w:p w14:paraId="18FC50B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описывает оболочку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§2.2, не путать с договорным названием модуля.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2B25F91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Портальный лаунчер</w:t>
      </w:r>
      <w:sdt>
        <w:sdtPr>
          <w:tag w:val="goog_rdk_19"/>
          <w:id w:val="66683823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правом нижнем углу корпоративного портала) → выбор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«Ассистент»</w:t>
      </w:r>
      <w:sdt>
        <w:sdtPr>
          <w:tag w:val="goog_rdk_20"/>
          <w:id w:val="96137577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открытие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окна выбранного модуля</w:t>
      </w:r>
    </w:p>
    <w:p w14:paraId="30090FA6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FAB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(~400 </w:t>
      </w:r>
      <w:r>
        <w:rPr>
          <w:rFonts w:ascii="Arial" w:eastAsia="Arial" w:hAnsi="Arial" w:cs="Arial"/>
          <w:color w:val="000000"/>
        </w:rPr>
        <w:t>px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с вкладками «Ассистент» и «Документы»</w:t>
      </w:r>
    </w:p>
    <w:p w14:paraId="66AA2234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и онлайн-чата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ассистент оператора КЦ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не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</w:t>
      </w:r>
    </w:p>
    <w:p w14:paraId="27EF08FF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: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отображаются. 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и администраторы работают в едином контуре;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р, ассистент 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одном окне.</w:t>
      </w:r>
    </w:p>
    <w:p w14:paraId="1838EBE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Единый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§2.2. Детали вкладок — в Частях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42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7845"/>
      </w:tblGrid>
      <w:tr w:rsidR="009D43E8" w14:paraId="2BE2C3E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</w:tcPr>
          <w:p w14:paraId="5ABE4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7845" w:type="dxa"/>
          </w:tcPr>
          <w:p w14:paraId="50D239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9D43E8" w14:paraId="5D0A5236" w14:textId="77777777" w:rsidTr="009D43E8">
        <w:tc>
          <w:tcPr>
            <w:tcW w:w="2250" w:type="dxa"/>
          </w:tcPr>
          <w:p w14:paraId="3582E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Портальный лаунчер (I-0)</w:t>
            </w:r>
          </w:p>
        </w:tc>
        <w:tc>
          <w:tcPr>
            <w:tcW w:w="7845" w:type="dxa"/>
          </w:tcPr>
          <w:p w14:paraId="7A63AD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правый нижний угол портала; по клику — меню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«Суфл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| Ассистент»</w:t>
            </w:r>
          </w:p>
        </w:tc>
      </w:tr>
      <w:tr w:rsidR="009D43E8" w:rsidRPr="0050000B" w14:paraId="6E3E5244" w14:textId="77777777" w:rsidTr="009D43E8">
        <w:tc>
          <w:tcPr>
            <w:tcW w:w="2250" w:type="dxa"/>
          </w:tcPr>
          <w:p w14:paraId="7000B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 xml:space="preserve">Окно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7845" w:type="dxa"/>
          </w:tcPr>
          <w:p w14:paraId="66FC0A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8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8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8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83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84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р» (телефония) или панель АРМ (онлайн-чат);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макет вызова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85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86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87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88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289" w:author="Никита Гринь" w:date="2026-07-31T10:54:00Z" w16du:dateUtc="2026-07-31T07:54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290" w:author="Никита Гринь" w:date="2026-07-31T10:54:00Z" w16du:dateUtc="2026-07-31T07:54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291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</w:t>
            </w:r>
          </w:p>
        </w:tc>
      </w:tr>
      <w:tr w:rsidR="009D43E8" w:rsidRPr="0050000B" w14:paraId="40A7835F" w14:textId="77777777" w:rsidTr="009D43E8">
        <w:tc>
          <w:tcPr>
            <w:tcW w:w="2250" w:type="dxa"/>
          </w:tcPr>
          <w:p w14:paraId="67E6E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ассистента</w:t>
            </w:r>
          </w:p>
        </w:tc>
        <w:tc>
          <w:tcPr>
            <w:tcW w:w="7845" w:type="dxa"/>
          </w:tcPr>
          <w:p w14:paraId="20ADA5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92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93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94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95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96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«ИИ-ассистент»;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</w:t>
            </w:r>
          </w:p>
        </w:tc>
      </w:tr>
      <w:tr w:rsidR="009D43E8" w:rsidRPr="0050000B" w14:paraId="0B857E94" w14:textId="77777777" w:rsidTr="009D43E8">
        <w:tc>
          <w:tcPr>
            <w:tcW w:w="2250" w:type="dxa"/>
          </w:tcPr>
          <w:p w14:paraId="7567B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 (back-office)</w:t>
            </w:r>
          </w:p>
        </w:tc>
        <w:tc>
          <w:tcPr>
            <w:tcW w:w="7845" w:type="dxa"/>
          </w:tcPr>
          <w:p w14:paraId="2715D4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бейдж уведомлений; для ролей §2.4 п.8–13</w:t>
            </w:r>
          </w:p>
        </w:tc>
      </w:tr>
      <w:tr w:rsidR="009D43E8" w14:paraId="2923B1AB" w14:textId="77777777" w:rsidTr="009D43E8">
        <w:tc>
          <w:tcPr>
            <w:tcW w:w="2250" w:type="dxa"/>
          </w:tcPr>
          <w:p w14:paraId="1B55AB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Hub</w:t>
            </w:r>
          </w:p>
        </w:tc>
        <w:tc>
          <w:tcPr>
            <w:tcW w:w="7845" w:type="dxa"/>
          </w:tcPr>
          <w:p w14:paraId="40B2DF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9D43E8" w:rsidRPr="0050000B" w14:paraId="4DC7C882" w14:textId="77777777" w:rsidTr="009D43E8">
        <w:tc>
          <w:tcPr>
            <w:tcW w:w="2250" w:type="dxa"/>
          </w:tcPr>
          <w:p w14:paraId="5963AC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7845" w:type="dxa"/>
          </w:tcPr>
          <w:p w14:paraId="5FE0CA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Минимальная: ФИО оператора (без «подключено к СУЗ», без лишних метаданных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096FCFAF" w14:textId="77777777" w:rsidTr="009D43E8">
        <w:tc>
          <w:tcPr>
            <w:tcW w:w="2250" w:type="dxa"/>
          </w:tcPr>
          <w:p w14:paraId="04640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7845" w:type="dxa"/>
          </w:tcPr>
          <w:p w14:paraId="0C6E95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back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</w:t>
            </w:r>
            <w:r w:rsidRPr="003C42DA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9D43E8" w14:paraId="4B747C4D" w14:textId="77777777" w:rsidTr="009D43E8">
        <w:tc>
          <w:tcPr>
            <w:tcW w:w="2250" w:type="dxa"/>
          </w:tcPr>
          <w:p w14:paraId="217F1F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20162770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7845" w:type="dxa"/>
          </w:tcPr>
          <w:p w14:paraId="24F7A4A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-15996055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(админ-роли); deep-link «KB · полное окно»</w:t>
            </w:r>
          </w:p>
        </w:tc>
      </w:tr>
      <w:tr w:rsidR="009D43E8" w:rsidRPr="0050000B" w14:paraId="409FA73A" w14:textId="77777777" w:rsidTr="009D43E8">
        <w:tc>
          <w:tcPr>
            <w:tcW w:w="2250" w:type="dxa"/>
          </w:tcPr>
          <w:p w14:paraId="4ED1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7845" w:type="dxa"/>
          </w:tcPr>
          <w:p w14:paraId="51E105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7DF393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RBAC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</w:t>
      </w:r>
      <w:r w:rsidRPr="003C42DA">
        <w:rPr>
          <w:rFonts w:ascii="Arial" w:eastAsia="Arial" w:hAnsi="Arial" w:cs="Arial"/>
          <w:lang w:val="ru-RU"/>
        </w:rPr>
        <w:t>- м</w:t>
      </w:r>
      <w:r w:rsidRPr="003C42DA">
        <w:rPr>
          <w:rFonts w:ascii="Arial" w:eastAsia="Arial" w:hAnsi="Arial" w:cs="Arial"/>
          <w:color w:val="000000"/>
          <w:lang w:val="ru-RU"/>
        </w:rPr>
        <w:t xml:space="preserve">атрица — </w:t>
      </w:r>
      <w:r>
        <w:fldChar w:fldCharType="begin"/>
      </w:r>
      <w:r>
        <w:instrText>HYPERLINK</w:instrText>
      </w:r>
      <w:r w:rsidRPr="003339CA">
        <w:rPr>
          <w:lang w:val="ru-RU"/>
          <w:rPrChange w:id="29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9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9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0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301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30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A277A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Отдельные окна модулей (v1.4)</w:t>
      </w:r>
    </w:p>
    <w:p w14:paraId="48D41901" w14:textId="77777777" w:rsidR="009D43E8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Телефония: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standalone-окно</w:t>
        </w:r>
      </w:hyperlink>
      <w:r>
        <w:rPr>
          <w:rFonts w:ascii="Arial" w:eastAsia="Arial" w:hAnsi="Arial" w:cs="Arial"/>
          <w:color w:val="000000"/>
        </w:rPr>
        <w:t xml:space="preserve"> «Суфл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р» (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II-1…II-2, canvas </w:t>
      </w:r>
      <w:r>
        <w:rPr>
          <w:rFonts w:ascii="Arial" w:eastAsia="Arial" w:hAnsi="Arial" w:cs="Arial"/>
          <w:color w:val="000000"/>
          <w:sz w:val="22"/>
          <w:szCs w:val="22"/>
        </w:rPr>
        <w:t>sufer-phone-mockup</w:t>
      </w:r>
      <w:r>
        <w:rPr>
          <w:rFonts w:ascii="Arial" w:eastAsia="Arial" w:hAnsi="Arial" w:cs="Arial"/>
          <w:color w:val="000000"/>
        </w:rPr>
        <w:t>); вызов из лаунчера или автоматически при звонке Oktell.</w:t>
      </w:r>
    </w:p>
    <w:p w14:paraId="0BD01A13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(оператор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30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6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0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«ИИ-ассистент»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-1,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 xml:space="preserve">); вызов из лаунчера;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может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работать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одновременно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ра.</w:t>
      </w:r>
    </w:p>
    <w:p w14:paraId="49851528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правая панель АРМ (</w:t>
      </w:r>
      <w:r>
        <w:fldChar w:fldCharType="begin"/>
      </w:r>
      <w:r>
        <w:instrText>HYPERLINK</w:instrText>
      </w:r>
      <w:r w:rsidRPr="003339CA">
        <w:rPr>
          <w:lang w:val="ru-RU"/>
          <w:rPrChange w:id="3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1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1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1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 и АРМ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11897999" w14:textId="5EEAE2D4" w:rsidR="009D43E8" w:rsidRPr="00F21D96" w:rsidRDefault="00317F00" w:rsidP="00F21D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Внутренний пользователь КЦ (§2.4 п.6):отдельный интерфейс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тест-диалога </w:t>
      </w:r>
      <w:r>
        <w:rPr>
          <w:rFonts w:ascii="Arial" w:eastAsia="Arial" w:hAnsi="Arial" w:cs="Arial"/>
          <w:color w:val="000000"/>
        </w:rPr>
        <w:t>LLM</w:t>
      </w:r>
      <w:r w:rsidR="00F21D96" w:rsidRPr="00F21D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="00F21D96" w:rsidRPr="00F21D96">
        <w:rPr>
          <w:rFonts w:ascii="Arial" w:eastAsia="Arial" w:hAnsi="Arial" w:cs="Arial"/>
          <w:color w:val="000000"/>
          <w:lang w:val="ru-RU"/>
        </w:rPr>
        <w:t>(§4.6 ТТ)</w:t>
      </w:r>
      <w:r w:rsidRPr="00F21D96">
        <w:rPr>
          <w:rFonts w:ascii="Arial" w:eastAsia="Arial" w:hAnsi="Arial" w:cs="Arial"/>
          <w:color w:val="000000"/>
          <w:lang w:val="ru-RU"/>
        </w:rPr>
        <w:t xml:space="preserve"> — </w:t>
      </w:r>
      <w:r w:rsidRPr="00F21D96">
        <w:rPr>
          <w:rFonts w:ascii="Arial" w:eastAsia="Arial" w:hAnsi="Arial" w:cs="Arial"/>
          <w:b/>
          <w:bCs/>
          <w:color w:val="000000"/>
          <w:lang w:val="ru-RU"/>
        </w:rPr>
        <w:t>Тест-диалог внутреннего пользователя КЦ</w:t>
      </w:r>
      <w:r w:rsidRPr="00F21D96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1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8" w:author="Никита Гринь" w:date="2026-07-31T10:55:00Z" w16du:dateUtc="2026-07-31T07:55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319" w:author="Никита Гринь" w:date="2026-07-31T10:55:00Z" w16du:dateUtc="2026-07-31T07:55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320" w:author="Никита Гринь" w:date="2026-07-31T10:55:00Z" w16du:dateUtc="2026-07-31T07:55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321" w:author="Никита Гринь" w:date="2026-07-31T10:55:00Z" w16du:dateUtc="2026-07-31T07:55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F21D96">
        <w:rPr>
          <w:rFonts w:ascii="Arial" w:eastAsia="Arial" w:hAnsi="Arial" w:cs="Arial"/>
          <w:color w:val="156082"/>
        </w:rPr>
        <w:t>II</w:t>
      </w:r>
      <w:r w:rsidRPr="00F21D96">
        <w:rPr>
          <w:rFonts w:ascii="Arial" w:eastAsia="Arial" w:hAnsi="Arial" w:cs="Arial"/>
          <w:color w:val="156082"/>
          <w:lang w:val="ru-RU"/>
        </w:rPr>
        <w:t>.3.5.3</w:t>
      </w:r>
      <w:r>
        <w:fldChar w:fldCharType="end"/>
      </w:r>
      <w:r w:rsidRPr="00F21D96">
        <w:rPr>
          <w:rFonts w:ascii="Arial" w:eastAsia="Arial" w:hAnsi="Arial" w:cs="Arial"/>
          <w:color w:val="000000"/>
          <w:lang w:val="ru-RU"/>
        </w:rPr>
        <w:t xml:space="preserve">, </w:t>
      </w:r>
      <w:r w:rsidRPr="00F21D96">
        <w:rPr>
          <w:rFonts w:ascii="Arial" w:eastAsia="Arial" w:hAnsi="Arial" w:cs="Arial"/>
          <w:color w:val="000000"/>
        </w:rPr>
        <w:t>II</w:t>
      </w:r>
      <w:r w:rsidRPr="00F21D96">
        <w:rPr>
          <w:rFonts w:ascii="Arial" w:eastAsia="Arial" w:hAnsi="Arial" w:cs="Arial"/>
          <w:color w:val="000000"/>
          <w:lang w:val="ru-RU"/>
        </w:rPr>
        <w:t>-</w:t>
      </w:r>
      <w:r w:rsidRPr="00F21D96">
        <w:rPr>
          <w:rFonts w:ascii="Arial" w:eastAsia="Arial" w:hAnsi="Arial" w:cs="Arial"/>
          <w:color w:val="000000"/>
        </w:rPr>
        <w:t>KC</w:t>
      </w:r>
      <w:r w:rsidRPr="00F21D96">
        <w:rPr>
          <w:rFonts w:ascii="Arial" w:eastAsia="Arial" w:hAnsi="Arial" w:cs="Arial"/>
          <w:color w:val="000000"/>
          <w:lang w:val="ru-RU"/>
        </w:rPr>
        <w:t>).</w:t>
      </w:r>
    </w:p>
    <w:p w14:paraId="620AA2C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Сценарий лаунчера:</w:t>
      </w:r>
    </w:p>
    <w:p w14:paraId="4D143923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Оператор нажимает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sdt>
        <w:sdtPr>
          <w:tag w:val="goog_rdk_23"/>
          <w:id w:val="90298861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 → меню с двумя иконками: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E0C311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sdt>
        <w:sdtPr>
          <w:tag w:val="goog_rdk_24"/>
          <w:id w:val="161213249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открывается/разворачивается окно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(при активном звонке — с текущей сессией).</w:t>
      </w:r>
    </w:p>
    <w:p w14:paraId="18A8245E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sdt>
        <w:sdtPr>
          <w:tag w:val="goog_rdk_25"/>
          <w:id w:val="84303103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окно чата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lang w:val="ru-RU"/>
        </w:rPr>
        <w:t>.</w:t>
      </w:r>
    </w:p>
    <w:p w14:paraId="0587DEAD" w14:textId="77777777" w:rsidR="009D43E8" w:rsidRPr="003C42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6"/>
          <w:id w:val="124548875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Сворачивание окна → повторный вызов через кнопку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портале.</w:t>
          </w:r>
        </w:sdtContent>
      </w:sdt>
    </w:p>
    <w:p w14:paraId="487652F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footerReference w:type="default" r:id="rId12"/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7E5A79F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0. Макет портального лаунчера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C79ABF" wp14:editId="6C8852DF">
            <wp:extent cx="8075601" cy="4982542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5601" cy="4982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5F29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F3765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Окно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из портального лаунчера (</w:t>
      </w:r>
      <w:r>
        <w:rPr>
          <w:rFonts w:ascii="Arial" w:eastAsia="Arial" w:hAnsi="Arial" w:cs="Arial"/>
          <w:b/>
          <w:bCs/>
          <w:color w:val="000000"/>
        </w:rPr>
        <w:t>standalone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44E02BC6" wp14:editId="66FC2105">
            <wp:extent cx="8453438" cy="5256759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5256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30AA2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55FBE2A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B343AE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входит во вкладки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 1,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-1): оператор выбирает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sdt>
        <w:sdtPr>
          <w:tag w:val="goog_rdk_27"/>
          <w:id w:val="39680942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лаунчере (</w:t>
          </w:r>
          <w:r>
            <w:rPr>
              <w:rFonts w:ascii="Arial Unicode MS" w:eastAsia="Arial Unicode MS" w:hAnsi="Arial Unicode MS" w:cs="Arial Unicode MS"/>
              <w:color w:val="000000"/>
            </w:rPr>
            <w:t>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-0)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32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2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2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25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2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Для канала телефония — полный макет ленты подсказок: </w:t>
      </w:r>
      <w:r>
        <w:fldChar w:fldCharType="begin"/>
      </w:r>
      <w:r>
        <w:instrText>HYPERLINK</w:instrText>
      </w:r>
      <w:r w:rsidRPr="003339CA">
        <w:rPr>
          <w:lang w:val="ru-RU"/>
          <w:rPrChange w:id="32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2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2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30" w:author="Никита Гринь" w:date="2026-07-31T10:55:00Z" w16du:dateUtc="2026-07-31T07:55:00Z">
            <w:rPr/>
          </w:rPrChange>
        </w:rPr>
        <w:instrText>.6</w:instrText>
      </w:r>
      <w:r>
        <w:instrText>zmko</w:instrText>
      </w:r>
      <w:r w:rsidRPr="003339CA">
        <w:rPr>
          <w:lang w:val="ru-RU"/>
          <w:rPrChange w:id="331" w:author="Никита Гринь" w:date="2026-07-31T10:55:00Z" w16du:dateUtc="2026-07-31T07:55:00Z">
            <w:rPr/>
          </w:rPrChange>
        </w:rPr>
        <w:instrText>4</w:instrText>
      </w:r>
      <w:r>
        <w:instrText>ya</w:instrText>
      </w:r>
      <w:r w:rsidRPr="003339CA">
        <w:rPr>
          <w:lang w:val="ru-RU"/>
          <w:rPrChange w:id="332" w:author="Никита Гринь" w:date="2026-07-31T10:55:00Z" w16du:dateUtc="2026-07-31T07:55:00Z">
            <w:rPr/>
          </w:rPrChange>
        </w:rPr>
        <w:instrText>7</w:instrText>
      </w:r>
      <w:r>
        <w:instrText>e</w:instrText>
      </w:r>
      <w:r w:rsidRPr="003339CA">
        <w:rPr>
          <w:lang w:val="ru-RU"/>
          <w:rPrChange w:id="333" w:author="Никита Гринь" w:date="2026-07-31T10:55:00Z" w16du:dateUtc="2026-07-31T07:55:00Z">
            <w:rPr/>
          </w:rPrChange>
        </w:rPr>
        <w:instrText>4</w:instrText>
      </w:r>
      <w:r>
        <w:instrText>j</w:instrText>
      </w:r>
      <w:r w:rsidRPr="003339CA">
        <w:rPr>
          <w:lang w:val="ru-RU"/>
          <w:rPrChange w:id="33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-2); для онлайн-чата — панель в АРМ: </w:t>
      </w:r>
      <w:r>
        <w:fldChar w:fldCharType="begin"/>
      </w:r>
      <w:r>
        <w:instrText>HYPERLINK</w:instrText>
      </w:r>
      <w:r w:rsidRPr="003339CA">
        <w:rPr>
          <w:lang w:val="ru-RU"/>
          <w:rPrChange w:id="33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3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3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38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39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40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4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5DC475E6" w14:textId="4322E134" w:rsidR="009D43E8" w:rsidRPr="00A475F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A475F8">
          <w:pgSz w:w="12240" w:h="15840"/>
          <w:pgMar w:top="1440" w:right="1440" w:bottom="1440" w:left="1440" w:header="360" w:footer="360" w:gutter="0"/>
          <w:cols w:space="720"/>
        </w:sectPr>
      </w:pPr>
    </w:p>
    <w:p w14:paraId="564CB75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noProof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1. Макет интерфейса оболочки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back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office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54EBEB6B" w14:textId="65B9D485" w:rsidR="000335FD" w:rsidRPr="003C42DA" w:rsidRDefault="000335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0335FD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>
        <w:rPr>
          <w:noProof/>
          <w:lang w:val="ru-RU"/>
        </w:rPr>
        <w:drawing>
          <wp:inline distT="0" distB="0" distL="0" distR="0" wp14:anchorId="251ADB85" wp14:editId="407C9ECF">
            <wp:extent cx="3373107" cy="5432258"/>
            <wp:effectExtent l="0" t="0" r="0" b="0"/>
            <wp:docPr id="71722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6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264" cy="54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532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6F8A76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отдельное окно,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данной оболочки. См. слайды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(телефония),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(онлайн-чат в АРМ).</w:t>
      </w:r>
    </w:p>
    <w:p w14:paraId="2DF6E36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Режим активной сессии КЦ[Прил.1 §4.6.2.3]: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смешивает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с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одном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окне.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Телефония: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4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4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4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45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346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34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АРМ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правой панелью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4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4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5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5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5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оператора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вызываемое из лаунчера; блокировка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ограничение «во время сессии» по умолчанию.</w:t>
      </w:r>
    </w:p>
    <w:p w14:paraId="737D935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55" w:name="bookmark=id.p2ehouhi5tdo" w:colFirst="0" w:colLast="0"/>
      <w:bookmarkEnd w:id="355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38A7D0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§2.4, §3–§6]: сводка областей настройки по модулям</w:t>
      </w:r>
    </w:p>
    <w:p w14:paraId="62EB11F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— навигационная карта Центра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: какие параметры (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5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5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9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сценарии, онлайн-чат,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настраивает каждая роль §2.4.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F1C1E51" w14:textId="77777777" w:rsidR="009D43E8" w:rsidRPr="003C42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8"/>
          <w:id w:val="-51944242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Таблицу «область настройки → пункт ТТ → роль → раздел ТЗ»</w:t>
          </w:r>
        </w:sdtContent>
      </w:sdt>
    </w:p>
    <w:p w14:paraId="24C40C7A" w14:textId="77777777" w:rsidR="009D43E8" w:rsidRPr="003C42DA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Ссылки на детальные разделы </w:t>
      </w:r>
      <w:r>
        <w:rPr>
          <w:rFonts w:ascii="Arial" w:eastAsia="Arial" w:hAnsi="Arial" w:cs="Arial"/>
          <w:color w:val="000000"/>
        </w:rPr>
        <w:t>Parts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</w:t>
      </w:r>
    </w:p>
    <w:p w14:paraId="101F7253" w14:textId="77777777" w:rsidR="009D43E8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Макет I-2 (canvas ai-hub-settings)</w:t>
      </w:r>
    </w:p>
    <w:p w14:paraId="2171910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используют  нужный раздел конфигурации без программирования.</w:t>
      </w:r>
    </w:p>
    <w:tbl>
      <w:tblPr>
        <w:tblStyle w:val="141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220"/>
        <w:gridCol w:w="3330"/>
        <w:gridCol w:w="2370"/>
      </w:tblGrid>
      <w:tr w:rsidR="009D43E8" w14:paraId="15E611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CD485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 настройки</w:t>
            </w:r>
          </w:p>
        </w:tc>
        <w:tc>
          <w:tcPr>
            <w:tcW w:w="2220" w:type="dxa"/>
          </w:tcPr>
          <w:p w14:paraId="200C3A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  <w:tc>
          <w:tcPr>
            <w:tcW w:w="3330" w:type="dxa"/>
          </w:tcPr>
          <w:p w14:paraId="1027E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 (основная)</w:t>
            </w:r>
          </w:p>
        </w:tc>
        <w:tc>
          <w:tcPr>
            <w:tcW w:w="2370" w:type="dxa"/>
          </w:tcPr>
          <w:p w14:paraId="64EA91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</w:tr>
      <w:tr w:rsidR="009D43E8" w14:paraId="7044DA25" w14:textId="77777777" w:rsidTr="009D43E8">
        <w:tc>
          <w:tcPr>
            <w:tcW w:w="2385" w:type="dxa"/>
          </w:tcPr>
          <w:p w14:paraId="364773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Общее управление ПО, интеграции, ИБ</w:t>
            </w:r>
          </w:p>
        </w:tc>
        <w:tc>
          <w:tcPr>
            <w:tcW w:w="2220" w:type="dxa"/>
          </w:tcPr>
          <w:p w14:paraId="6E36E0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п.1</w:t>
            </w:r>
          </w:p>
        </w:tc>
        <w:tc>
          <w:tcPr>
            <w:tcW w:w="3330" w:type="dxa"/>
          </w:tcPr>
          <w:p w14:paraId="4A4213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2370" w:type="dxa"/>
          </w:tcPr>
          <w:p w14:paraId="63F605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I.9, VI</w:t>
            </w:r>
          </w:p>
        </w:tc>
      </w:tr>
      <w:tr w:rsidR="009D43E8" w14:paraId="537FC528" w14:textId="77777777" w:rsidTr="009D43E8">
        <w:tc>
          <w:tcPr>
            <w:tcW w:w="2385" w:type="dxa"/>
          </w:tcPr>
          <w:p w14:paraId="1C71B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 (temperature, chunk, пороги)</w:t>
            </w:r>
          </w:p>
        </w:tc>
        <w:tc>
          <w:tcPr>
            <w:tcW w:w="2220" w:type="dxa"/>
          </w:tcPr>
          <w:p w14:paraId="51F57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§3.3.1–3.3.6</w:t>
            </w:r>
          </w:p>
        </w:tc>
        <w:tc>
          <w:tcPr>
            <w:tcW w:w="3330" w:type="dxa"/>
          </w:tcPr>
          <w:p w14:paraId="5182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 2)</w:t>
            </w:r>
          </w:p>
        </w:tc>
        <w:tc>
          <w:tcPr>
            <w:tcW w:w="2370" w:type="dxa"/>
          </w:tcPr>
          <w:p w14:paraId="14EC97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mf5ep3abrbj">
              <w:r>
                <w:rPr>
                  <w:rFonts w:ascii="Arial" w:eastAsia="Arial" w:hAnsi="Arial" w:cs="Arial"/>
                  <w:color w:val="156082"/>
                </w:rPr>
                <w:t>V.2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33c18hut3xlv">
              <w:r>
                <w:rPr>
                  <w:rFonts w:ascii="Arial" w:eastAsia="Arial" w:hAnsi="Arial" w:cs="Arial"/>
                  <w:color w:val="156082"/>
                </w:rPr>
                <w:t>II.3.5.2</w:t>
              </w:r>
            </w:hyperlink>
          </w:p>
        </w:tc>
      </w:tr>
      <w:tr w:rsidR="009D43E8" w14:paraId="5087DC45" w14:textId="77777777" w:rsidTr="009D43E8">
        <w:tc>
          <w:tcPr>
            <w:tcW w:w="2385" w:type="dxa"/>
          </w:tcPr>
          <w:p w14:paraId="67BB78C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промпты, сценарии КЦ</w:t>
            </w:r>
          </w:p>
        </w:tc>
        <w:tc>
          <w:tcPr>
            <w:tcW w:w="2220" w:type="dxa"/>
          </w:tcPr>
          <w:p w14:paraId="1E1658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§4.1.8, §4.5.1–4.5.3</w:t>
            </w:r>
          </w:p>
        </w:tc>
        <w:tc>
          <w:tcPr>
            <w:tcW w:w="3330" w:type="dxa"/>
          </w:tcPr>
          <w:p w14:paraId="5A4FA0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2; администратор диалоговых сценариев (§2.3 п.6)</w:t>
            </w:r>
          </w:p>
        </w:tc>
        <w:tc>
          <w:tcPr>
            <w:tcW w:w="2370" w:type="dxa"/>
          </w:tcPr>
          <w:p w14:paraId="3BDE0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2B64BA13" w14:textId="77777777" w:rsidTr="009D43E8">
        <w:tc>
          <w:tcPr>
            <w:tcW w:w="2385" w:type="dxa"/>
          </w:tcPr>
          <w:p w14:paraId="071A1CAF" w14:textId="2714C170" w:rsidR="009D43E8" w:rsidRPr="00F21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9"/>
                <w:id w:val="-747076309"/>
              </w:sdtPr>
              <w:sdtContent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Диалоговые сценарии (≥50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(разработчик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настраивает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порядка 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сценарных диалогов. В процессе эксплуатации 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>а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дминистратор диалоговых сценариев может создавать любое дополнительное количество сценариев.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</w:t>
                </w:r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тестирование</w:t>
                </w:r>
              </w:sdtContent>
            </w:sdt>
          </w:p>
        </w:tc>
        <w:tc>
          <w:tcPr>
            <w:tcW w:w="2220" w:type="dxa"/>
          </w:tcPr>
          <w:p w14:paraId="0FCB22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§4.5.2.1–4.5.2.8</w:t>
            </w:r>
          </w:p>
        </w:tc>
        <w:tc>
          <w:tcPr>
            <w:tcW w:w="3330" w:type="dxa"/>
          </w:tcPr>
          <w:p w14:paraId="7EF149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администратор диалоговых сценариев</w:t>
            </w:r>
          </w:p>
        </w:tc>
        <w:tc>
          <w:tcPr>
            <w:tcW w:w="2370" w:type="dxa"/>
          </w:tcPr>
          <w:p w14:paraId="09981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</w:tr>
      <w:tr w:rsidR="009D43E8" w14:paraId="17D8CF2E" w14:textId="77777777" w:rsidTr="009D43E8">
        <w:tc>
          <w:tcPr>
            <w:tcW w:w="2385" w:type="dxa"/>
          </w:tcPr>
          <w:p w14:paraId="52432E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онлайн-чат: каналы, очереди, АРМ</w:t>
            </w:r>
          </w:p>
        </w:tc>
        <w:tc>
          <w:tcPr>
            <w:tcW w:w="2220" w:type="dxa"/>
          </w:tcPr>
          <w:p w14:paraId="766C84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  <w:tc>
          <w:tcPr>
            <w:tcW w:w="3330" w:type="dxa"/>
          </w:tcPr>
          <w:p w14:paraId="3C1D6D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Контакт-центра (п. 3)</w:t>
            </w:r>
          </w:p>
        </w:tc>
        <w:tc>
          <w:tcPr>
            <w:tcW w:w="2370" w:type="dxa"/>
          </w:tcPr>
          <w:p w14:paraId="500CD8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kkdo6hgu9d54">
              <w:r>
                <w:rPr>
                  <w:rFonts w:ascii="Arial" w:eastAsia="Arial" w:hAnsi="Arial" w:cs="Arial"/>
                  <w:color w:val="156082"/>
                </w:rPr>
                <w:t>II.5</w:t>
              </w:r>
            </w:hyperlink>
          </w:p>
        </w:tc>
      </w:tr>
      <w:tr w:rsidR="009D43E8" w14:paraId="4DC1C76A" w14:textId="77777777" w:rsidTr="009D43E8">
        <w:tc>
          <w:tcPr>
            <w:tcW w:w="2385" w:type="dxa"/>
          </w:tcPr>
          <w:p w14:paraId="7390E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КЦ</w:t>
            </w:r>
          </w:p>
        </w:tc>
        <w:tc>
          <w:tcPr>
            <w:tcW w:w="2220" w:type="dxa"/>
          </w:tcPr>
          <w:p w14:paraId="18F75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§4.7</w:t>
            </w:r>
          </w:p>
        </w:tc>
        <w:tc>
          <w:tcPr>
            <w:tcW w:w="3330" w:type="dxa"/>
          </w:tcPr>
          <w:p w14:paraId="631B9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 (п. 7)</w:t>
            </w:r>
          </w:p>
        </w:tc>
        <w:tc>
          <w:tcPr>
            <w:tcW w:w="2370" w:type="dxa"/>
          </w:tcPr>
          <w:p w14:paraId="339A9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</w:tr>
      <w:tr w:rsidR="009D43E8" w14:paraId="37339304" w14:textId="77777777" w:rsidTr="009D43E8">
        <w:tc>
          <w:tcPr>
            <w:tcW w:w="2385" w:type="dxa"/>
          </w:tcPr>
          <w:p w14:paraId="1E0C03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Базы знаний и промпты ассистента</w:t>
            </w:r>
          </w:p>
        </w:tc>
        <w:tc>
          <w:tcPr>
            <w:tcW w:w="2220" w:type="dxa"/>
          </w:tcPr>
          <w:p w14:paraId="4DFB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§5.1.41, §5.3.1–5.3.3</w:t>
            </w:r>
          </w:p>
        </w:tc>
        <w:tc>
          <w:tcPr>
            <w:tcW w:w="3330" w:type="dxa"/>
          </w:tcPr>
          <w:p w14:paraId="482C9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2, Администратор модуля ИИ-ассистент (п. 8)</w:t>
            </w:r>
          </w:p>
        </w:tc>
        <w:tc>
          <w:tcPr>
            <w:tcW w:w="2370" w:type="dxa"/>
          </w:tcPr>
          <w:p w14:paraId="717F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0D9338CB" w14:textId="77777777" w:rsidTr="009D43E8">
        <w:tc>
          <w:tcPr>
            <w:tcW w:w="2385" w:type="dxa"/>
          </w:tcPr>
          <w:p w14:paraId="509BD5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Источники данных,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политика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</w:p>
        </w:tc>
        <w:tc>
          <w:tcPr>
            <w:tcW w:w="2220" w:type="dxa"/>
          </w:tcPr>
          <w:p w14:paraId="0565C8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§5.1.10, §5.1.30–31, §5.1.39</w:t>
            </w:r>
          </w:p>
        </w:tc>
        <w:tc>
          <w:tcPr>
            <w:tcW w:w="3330" w:type="dxa"/>
          </w:tcPr>
          <w:p w14:paraId="2CD07F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2370" w:type="dxa"/>
          </w:tcPr>
          <w:p w14:paraId="55B14A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  <w:r>
              <w:rPr>
                <w:rFonts w:ascii="Arial" w:eastAsia="Arial" w:hAnsi="Arial" w:cs="Arial"/>
                <w:color w:val="000000"/>
              </w:rPr>
              <w:t>–</w:t>
            </w: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</w:tr>
      <w:tr w:rsidR="009D43E8" w14:paraId="78C99245" w14:textId="77777777" w:rsidTr="009D43E8">
        <w:tc>
          <w:tcPr>
            <w:tcW w:w="2385" w:type="dxa"/>
          </w:tcPr>
          <w:p w14:paraId="63F672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Шаблоны документов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типы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220" w:type="dxa"/>
          </w:tcPr>
          <w:p w14:paraId="008240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§6.1.7, §6.1.13, §6.1.20</w:t>
            </w:r>
          </w:p>
        </w:tc>
        <w:tc>
          <w:tcPr>
            <w:tcW w:w="3330" w:type="dxa"/>
          </w:tcPr>
          <w:p w14:paraId="1FE9B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распознавания документов (п. 11)</w:t>
            </w:r>
          </w:p>
        </w:tc>
        <w:tc>
          <w:tcPr>
            <w:tcW w:w="2370" w:type="dxa"/>
          </w:tcPr>
          <w:p w14:paraId="638B7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</w:tr>
      <w:tr w:rsidR="009D43E8" w14:paraId="4B3BB8E6" w14:textId="77777777" w:rsidTr="009D43E8">
        <w:tc>
          <w:tcPr>
            <w:tcW w:w="2385" w:type="dxa"/>
          </w:tcPr>
          <w:p w14:paraId="67FD6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OCR, конструктор</w:t>
            </w:r>
          </w:p>
        </w:tc>
        <w:tc>
          <w:tcPr>
            <w:tcW w:w="2220" w:type="dxa"/>
          </w:tcPr>
          <w:p w14:paraId="7EFF4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§6.2.1–6.2.5</w:t>
            </w:r>
          </w:p>
        </w:tc>
        <w:tc>
          <w:tcPr>
            <w:tcW w:w="3330" w:type="dxa"/>
          </w:tcPr>
          <w:p w14:paraId="2157D2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модуля распознавания документов (п. 13)</w:t>
            </w:r>
          </w:p>
        </w:tc>
        <w:tc>
          <w:tcPr>
            <w:tcW w:w="2370" w:type="dxa"/>
          </w:tcPr>
          <w:p w14:paraId="4135E2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ji8lth73sepa">
              <w:r>
                <w:rPr>
                  <w:rFonts w:ascii="Arial" w:eastAsia="Arial" w:hAnsi="Arial" w:cs="Arial"/>
                  <w:color w:val="156082"/>
                </w:rPr>
                <w:t>IV.6.2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sjajsgvw4od8">
              <w:r>
                <w:rPr>
                  <w:rFonts w:ascii="Arial" w:eastAsia="Arial" w:hAnsi="Arial" w:cs="Arial"/>
                  <w:color w:val="156082"/>
                </w:rPr>
                <w:t>IV.8</w:t>
              </w:r>
            </w:hyperlink>
          </w:p>
        </w:tc>
      </w:tr>
      <w:tr w:rsidR="009D43E8" w14:paraId="19AEEB0B" w14:textId="77777777" w:rsidTr="009D43E8">
        <w:tc>
          <w:tcPr>
            <w:tcW w:w="2385" w:type="dxa"/>
          </w:tcPr>
          <w:p w14:paraId="4D313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Разметка СУЗ для LLM</w:t>
            </w:r>
          </w:p>
        </w:tc>
        <w:tc>
          <w:tcPr>
            <w:tcW w:w="2220" w:type="dxa"/>
          </w:tcPr>
          <w:p w14:paraId="745DFE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§4.5.1.6</w:t>
            </w:r>
          </w:p>
        </w:tc>
        <w:tc>
          <w:tcPr>
            <w:tcW w:w="3330" w:type="dxa"/>
          </w:tcPr>
          <w:p w14:paraId="5501D3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  <w:tc>
          <w:tcPr>
            <w:tcW w:w="2370" w:type="dxa"/>
          </w:tcPr>
          <w:p w14:paraId="42217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</w:tbl>
    <w:p w14:paraId="667BB4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32BA132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2. Макет интерфейса Центра настроек — навигация и конфигурация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277CBB3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B4B3163" wp14:editId="4EB265F3">
            <wp:extent cx="8229600" cy="48768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323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CFE03F4" wp14:editId="27EA77F7">
            <wp:extent cx="8492509" cy="5077792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92509" cy="507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CD1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D71708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13F6B2F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1" w:name="bookmark=id.9vumy8ddzpru" w:colFirst="0" w:colLast="0"/>
      <w:bookmarkEnd w:id="361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.7. Состав системы</w:t>
      </w:r>
    </w:p>
    <w:p w14:paraId="7A3CE2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§2.2, §7.1]: компоненты контура и внешние системы</w:t>
      </w:r>
    </w:p>
    <w:p w14:paraId="0CD1207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перечисляет все компоненты §2.2, оболочку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внешние системы банка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СУЗ, </w:t>
      </w:r>
      <w:r>
        <w:rPr>
          <w:rFonts w:ascii="Arial" w:eastAsia="Arial" w:hAnsi="Arial" w:cs="Arial"/>
          <w:color w:val="000000"/>
        </w:rPr>
        <w:t>AD</w:t>
      </w:r>
      <w:del w:id="362" w:author="Никита Гринь" w:date="2026-08-05T12:34:00Z" w16du:dateUtc="2026-08-05T09:34:00Z"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D65562">
          <w:rPr>
            <w:rFonts w:ascii="Arial" w:eastAsia="Arial" w:hAnsi="Arial" w:cs="Arial"/>
            <w:color w:val="000000"/>
          </w:rPr>
          <w:delText>KUMA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DD6C3B4" w14:textId="77777777" w:rsidR="009D43E8" w:rsidRPr="003C42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0"/>
          <w:id w:val="-146971202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Сводную таблицу компонент → назначение → раздел ТЗ → внешняя система</w:t>
          </w:r>
        </w:sdtContent>
      </w:sdt>
    </w:p>
    <w:p w14:paraId="431EA7C2" w14:textId="77777777" w:rsidR="009D43E8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Архитектуру информационного обмена (</w:t>
      </w:r>
      <w:hyperlink w:anchor="bookmark=id.6xcm8pv0xxod">
        <w:r>
          <w:rPr>
            <w:rFonts w:ascii="Arial" w:eastAsia="Arial" w:hAnsi="Arial" w:cs="Arial"/>
            <w:color w:val="156082"/>
          </w:rPr>
          <w:t>I.7.1</w:t>
        </w:r>
      </w:hyperlink>
      <w:r>
        <w:rPr>
          <w:rFonts w:ascii="Arial" w:eastAsia="Arial" w:hAnsi="Arial" w:cs="Arial"/>
          <w:color w:val="000000"/>
        </w:rPr>
        <w:t>)</w:t>
      </w:r>
    </w:p>
    <w:p w14:paraId="0A168F60" w14:textId="77777777" w:rsidR="009D43E8" w:rsidRPr="003C42DA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Принцип: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не обращается к СУЗ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только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-индексу</w:t>
      </w:r>
    </w:p>
    <w:p w14:paraId="1E871D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архитектура контура прозрачна для согласования интеграций и стендов.</w:t>
      </w:r>
    </w:p>
    <w:tbl>
      <w:tblPr>
        <w:tblStyle w:val="140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645"/>
        <w:gridCol w:w="1140"/>
        <w:gridCol w:w="3480"/>
      </w:tblGrid>
      <w:tr w:rsidR="009D43E8" w14:paraId="35770EC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408F50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 (§2.2 / ТТ)</w:t>
            </w:r>
          </w:p>
        </w:tc>
        <w:tc>
          <w:tcPr>
            <w:tcW w:w="3645" w:type="dxa"/>
          </w:tcPr>
          <w:p w14:paraId="54FF4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1140" w:type="dxa"/>
          </w:tcPr>
          <w:p w14:paraId="5FAE41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480" w:type="dxa"/>
          </w:tcPr>
          <w:p w14:paraId="3B1BD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Внешняя система</w:t>
            </w:r>
          </w:p>
        </w:tc>
      </w:tr>
      <w:tr w:rsidR="009D43E8" w14:paraId="4118796D" w14:textId="77777777" w:rsidTr="009D43E8">
        <w:tc>
          <w:tcPr>
            <w:tcW w:w="2025" w:type="dxa"/>
          </w:tcPr>
          <w:p w14:paraId="337EFC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(оболочка)</w:t>
            </w:r>
          </w:p>
        </w:tc>
        <w:tc>
          <w:tcPr>
            <w:tcW w:w="3645" w:type="dxa"/>
          </w:tcPr>
          <w:p w14:paraId="299E1F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входа,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140" w:type="dxa"/>
          </w:tcPr>
          <w:p w14:paraId="3236A4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</w:t>
            </w:r>
          </w:p>
        </w:tc>
        <w:tc>
          <w:tcPr>
            <w:tcW w:w="3480" w:type="dxa"/>
          </w:tcPr>
          <w:p w14:paraId="755E6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Active Directory</w:t>
            </w:r>
          </w:p>
        </w:tc>
      </w:tr>
      <w:tr w:rsidR="009D43E8" w14:paraId="34E70276" w14:textId="77777777" w:rsidTr="009D43E8">
        <w:tc>
          <w:tcPr>
            <w:tcW w:w="2025" w:type="dxa"/>
          </w:tcPr>
          <w:p w14:paraId="62F733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LLM</w:t>
            </w:r>
            <w:r>
              <w:rPr>
                <w:rFonts w:ascii="Arial" w:eastAsia="Arial" w:hAnsi="Arial" w:cs="Arial"/>
                <w:color w:val="000000"/>
              </w:rPr>
              <w:t xml:space="preserve"> (§2.2.1)</w:t>
            </w:r>
          </w:p>
        </w:tc>
        <w:tc>
          <w:tcPr>
            <w:tcW w:w="3645" w:type="dxa"/>
          </w:tcPr>
          <w:p w14:paraId="40711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Генеративная модель,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общие параметры §3</w:t>
            </w:r>
          </w:p>
        </w:tc>
        <w:tc>
          <w:tcPr>
            <w:tcW w:w="1140" w:type="dxa"/>
          </w:tcPr>
          <w:p w14:paraId="4D3FE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</w:t>
            </w:r>
          </w:p>
        </w:tc>
        <w:tc>
          <w:tcPr>
            <w:tcW w:w="3480" w:type="dxa"/>
          </w:tcPr>
          <w:p w14:paraId="2835D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On-premise</w:t>
            </w:r>
          </w:p>
        </w:tc>
      </w:tr>
      <w:tr w:rsidR="009D43E8" w14:paraId="07862C8C" w14:textId="77777777" w:rsidTr="009D43E8">
        <w:tc>
          <w:tcPr>
            <w:tcW w:w="2025" w:type="dxa"/>
          </w:tcPr>
          <w:p w14:paraId="1D562A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  <w:r>
              <w:rPr>
                <w:rFonts w:ascii="Arial" w:eastAsia="Arial" w:hAnsi="Arial" w:cs="Arial"/>
                <w:color w:val="000000"/>
              </w:rPr>
              <w:t xml:space="preserve"> (§2.2.2)</w:t>
            </w:r>
          </w:p>
        </w:tc>
        <w:tc>
          <w:tcPr>
            <w:tcW w:w="3645" w:type="dxa"/>
          </w:tcPr>
          <w:p w14:paraId="0DA3B5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КЦ: понимание запросов,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</w:t>
            </w:r>
          </w:p>
        </w:tc>
        <w:tc>
          <w:tcPr>
            <w:tcW w:w="1140" w:type="dxa"/>
          </w:tcPr>
          <w:p w14:paraId="5C751F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3480" w:type="dxa"/>
          </w:tcPr>
          <w:p w14:paraId="14471F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СУЗ, мессенджеры (Telegram, Viber), соцсети (VK, OK), виджет (сайт банка, ИБ, лендинги), API</w:t>
            </w:r>
          </w:p>
        </w:tc>
      </w:tr>
      <w:tr w:rsidR="009D43E8" w14:paraId="6554C8B2" w14:textId="77777777" w:rsidTr="009D43E8">
        <w:tc>
          <w:tcPr>
            <w:tcW w:w="2025" w:type="dxa"/>
          </w:tcPr>
          <w:p w14:paraId="4167B1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понимания запросов</w:t>
            </w:r>
          </w:p>
        </w:tc>
        <w:tc>
          <w:tcPr>
            <w:tcW w:w="3645" w:type="dxa"/>
          </w:tcPr>
          <w:p w14:paraId="4223A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ASR/NLP, транскрипты §4.2</w:t>
            </w:r>
          </w:p>
        </w:tc>
        <w:tc>
          <w:tcPr>
            <w:tcW w:w="1140" w:type="dxa"/>
          </w:tcPr>
          <w:p w14:paraId="6D32F9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</w:t>
            </w:r>
          </w:p>
        </w:tc>
        <w:tc>
          <w:tcPr>
            <w:tcW w:w="3480" w:type="dxa"/>
          </w:tcPr>
          <w:p w14:paraId="5790B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MRCP</w:t>
            </w:r>
          </w:p>
        </w:tc>
      </w:tr>
      <w:tr w:rsidR="009D43E8" w14:paraId="3F295B30" w14:textId="77777777" w:rsidTr="009D43E8">
        <w:tc>
          <w:tcPr>
            <w:tcW w:w="2025" w:type="dxa"/>
          </w:tcPr>
          <w:p w14:paraId="00A436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 …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(телефония)</w:t>
            </w:r>
          </w:p>
        </w:tc>
        <w:tc>
          <w:tcPr>
            <w:tcW w:w="3645" w:type="dxa"/>
          </w:tcPr>
          <w:p w14:paraId="36D7E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канала телефония</w:t>
            </w:r>
          </w:p>
        </w:tc>
        <w:tc>
          <w:tcPr>
            <w:tcW w:w="1140" w:type="dxa"/>
          </w:tcPr>
          <w:p w14:paraId="14D93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  <w:tc>
          <w:tcPr>
            <w:tcW w:w="3480" w:type="dxa"/>
          </w:tcPr>
          <w:p w14:paraId="6C20B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RAG/СУЗ</w:t>
            </w:r>
          </w:p>
        </w:tc>
      </w:tr>
      <w:tr w:rsidR="009D43E8" w14:paraId="3588D962" w14:textId="77777777" w:rsidTr="009D43E8">
        <w:tc>
          <w:tcPr>
            <w:tcW w:w="2025" w:type="dxa"/>
          </w:tcPr>
          <w:p w14:paraId="309C0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(онлайн-чат)</w:t>
            </w:r>
          </w:p>
        </w:tc>
        <w:tc>
          <w:tcPr>
            <w:tcW w:w="3645" w:type="dxa"/>
          </w:tcPr>
          <w:p w14:paraId="6D4782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онлайн-чата</w:t>
            </w:r>
          </w:p>
        </w:tc>
        <w:tc>
          <w:tcPr>
            <w:tcW w:w="1140" w:type="dxa"/>
          </w:tcPr>
          <w:p w14:paraId="6B74E8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</w:t>
            </w:r>
          </w:p>
        </w:tc>
        <w:tc>
          <w:tcPr>
            <w:tcW w:w="3480" w:type="dxa"/>
          </w:tcPr>
          <w:p w14:paraId="7F13CC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онлайн-чата</w:t>
            </w:r>
          </w:p>
        </w:tc>
      </w:tr>
      <w:tr w:rsidR="009D43E8" w14:paraId="5757B6DB" w14:textId="77777777" w:rsidTr="009D43E8">
        <w:tc>
          <w:tcPr>
            <w:tcW w:w="2025" w:type="dxa"/>
          </w:tcPr>
          <w:p w14:paraId="5E084E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онлайн-чат</w:t>
            </w:r>
          </w:p>
        </w:tc>
        <w:tc>
          <w:tcPr>
            <w:tcW w:w="3645" w:type="dxa"/>
          </w:tcPr>
          <w:p w14:paraId="7FB4C265" w14:textId="59CBF6C2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Виджеты, АРМ, очереди</w:t>
            </w:r>
            <w:r w:rsidR="002A6B83">
              <w:rPr>
                <w:rFonts w:ascii="Arial" w:eastAsia="Arial" w:hAnsi="Arial" w:cs="Arial"/>
                <w:color w:val="000000"/>
                <w:lang w:val="en-US"/>
              </w:rPr>
              <w:t xml:space="preserve">, </w:t>
            </w:r>
            <w:r w:rsidR="002A6B83">
              <w:rPr>
                <w:rFonts w:ascii="Arial" w:eastAsia="Arial" w:hAnsi="Arial" w:cs="Arial"/>
                <w:color w:val="000000"/>
                <w:lang w:val="ru-RU"/>
              </w:rPr>
              <w:t>отчетность</w:t>
            </w:r>
            <w:r>
              <w:rPr>
                <w:rFonts w:ascii="Arial" w:eastAsia="Arial" w:hAnsi="Arial" w:cs="Arial"/>
                <w:color w:val="000000"/>
              </w:rPr>
              <w:t xml:space="preserve"> §4.4</w:t>
            </w:r>
          </w:p>
        </w:tc>
        <w:tc>
          <w:tcPr>
            <w:tcW w:w="1140" w:type="dxa"/>
          </w:tcPr>
          <w:p w14:paraId="54929B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  <w:tc>
          <w:tcPr>
            <w:tcW w:w="3480" w:type="dxa"/>
          </w:tcPr>
          <w:p w14:paraId="177750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(сайт банка, ИБ, лендинги), мессенджеры (Telegram, Viber), соцсети (VK, OK), API</w:t>
            </w:r>
          </w:p>
        </w:tc>
      </w:tr>
      <w:tr w:rsidR="009D43E8" w14:paraId="1E3A5C45" w14:textId="77777777" w:rsidTr="009D43E8">
        <w:tc>
          <w:tcPr>
            <w:tcW w:w="2025" w:type="dxa"/>
          </w:tcPr>
          <w:p w14:paraId="5B0ED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«Отчетность»</w:t>
            </w:r>
          </w:p>
        </w:tc>
        <w:tc>
          <w:tcPr>
            <w:tcW w:w="3645" w:type="dxa"/>
          </w:tcPr>
          <w:p w14:paraId="6408C0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и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§4.7</w:t>
            </w:r>
          </w:p>
        </w:tc>
        <w:tc>
          <w:tcPr>
            <w:tcW w:w="1140" w:type="dxa"/>
          </w:tcPr>
          <w:p w14:paraId="3ECB15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  <w:tc>
          <w:tcPr>
            <w:tcW w:w="3480" w:type="dxa"/>
          </w:tcPr>
          <w:p w14:paraId="1004AB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:rsidRPr="0050000B" w14:paraId="3B948688" w14:textId="77777777" w:rsidTr="009D43E8">
        <w:tc>
          <w:tcPr>
            <w:tcW w:w="2025" w:type="dxa"/>
          </w:tcPr>
          <w:p w14:paraId="3FF28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ИИ-ассистент</w:t>
            </w:r>
            <w:r>
              <w:rPr>
                <w:rFonts w:ascii="Arial" w:eastAsia="Arial" w:hAnsi="Arial" w:cs="Arial"/>
                <w:color w:val="000000"/>
              </w:rPr>
              <w:t xml:space="preserve"> (§2.2.3, §5)</w:t>
            </w:r>
          </w:p>
        </w:tc>
        <w:tc>
          <w:tcPr>
            <w:tcW w:w="3645" w:type="dxa"/>
          </w:tcPr>
          <w:p w14:paraId="578338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 для сотрудников банка</w:t>
            </w:r>
          </w:p>
        </w:tc>
        <w:tc>
          <w:tcPr>
            <w:tcW w:w="1140" w:type="dxa"/>
          </w:tcPr>
          <w:p w14:paraId="601EA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gkvy5xtrlk4">
              <w:r>
                <w:rPr>
                  <w:rFonts w:ascii="Arial" w:eastAsia="Arial" w:hAnsi="Arial" w:cs="Arial"/>
                  <w:color w:val="156082"/>
                </w:rPr>
                <w:t>Part III</w:t>
              </w:r>
            </w:hyperlink>
          </w:p>
        </w:tc>
        <w:tc>
          <w:tcPr>
            <w:tcW w:w="3480" w:type="dxa"/>
          </w:tcPr>
          <w:p w14:paraId="128CB8A6" w14:textId="67AB8341" w:rsidR="009D43E8" w:rsidRPr="003D1E67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63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3D1E67">
              <w:rPr>
                <w:rFonts w:ascii="Arial" w:eastAsia="Arial" w:hAnsi="Arial" w:cs="Arial"/>
                <w:color w:val="000000"/>
                <w:lang w:val="ru-RU"/>
                <w:rPrChange w:id="364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 xml:space="preserve">, </w:t>
            </w:r>
            <w:commentRangeStart w:id="365"/>
            <w:commentRangeStart w:id="366"/>
            <w:r w:rsidR="00745430">
              <w:rPr>
                <w:rFonts w:ascii="Arial" w:eastAsia="Arial" w:hAnsi="Arial" w:cs="Arial"/>
                <w:color w:val="000000"/>
                <w:lang w:val="ru-RU"/>
              </w:rPr>
              <w:t>АНИ</w:t>
            </w:r>
            <w:ins w:id="367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>С-</w:t>
              </w:r>
              <w:r w:rsidR="003D1E67">
                <w:rPr>
                  <w:lang w:val="ru-RU"/>
                </w:rPr>
                <w:t xml:space="preserve"> это основной источник данных для </w:t>
              </w:r>
              <w:r w:rsidR="003D1E67">
                <w:rPr>
                  <w:lang w:val="ru-RU"/>
                </w:rPr>
                <w:lastRenderedPageBreak/>
                <w:t>ассистента</w:t>
              </w:r>
            </w:ins>
            <w:del w:id="368" w:author="Никита Гринь" w:date="2026-07-31T11:16:00Z" w16du:dateUtc="2026-07-31T08:16:00Z">
              <w:r w:rsidR="00745430" w:rsidDel="003D1E67">
                <w:rPr>
                  <w:rFonts w:ascii="Arial" w:eastAsia="Arial" w:hAnsi="Arial" w:cs="Arial"/>
                  <w:color w:val="000000"/>
                  <w:lang w:val="ru-RU"/>
                </w:rPr>
                <w:delText>С</w:delText>
              </w:r>
            </w:del>
            <w:commentRangeEnd w:id="365"/>
            <w:r w:rsidR="0074543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65"/>
            </w:r>
            <w:commentRangeEnd w:id="366"/>
            <w:r w:rsidR="00BA3673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66"/>
            </w:r>
            <w:r w:rsidR="00745430">
              <w:rPr>
                <w:rFonts w:ascii="Arial" w:eastAsia="Arial" w:hAnsi="Arial" w:cs="Arial"/>
                <w:color w:val="000000"/>
                <w:lang w:val="ru-RU"/>
              </w:rPr>
              <w:t>,</w:t>
            </w:r>
            <w:ins w:id="369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r w:rsidRPr="003D1E67">
              <w:rPr>
                <w:rFonts w:ascii="Arial" w:eastAsia="Arial" w:hAnsi="Arial" w:cs="Arial"/>
                <w:color w:val="000000"/>
                <w:lang w:val="ru-RU"/>
                <w:rPrChange w:id="370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>источники данных</w:t>
            </w:r>
          </w:p>
        </w:tc>
      </w:tr>
      <w:tr w:rsidR="009D43E8" w14:paraId="0575EAC4" w14:textId="77777777" w:rsidTr="009D43E8">
        <w:tc>
          <w:tcPr>
            <w:tcW w:w="2025" w:type="dxa"/>
          </w:tcPr>
          <w:p w14:paraId="4BF9DB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модуль распознавания документов</w:t>
            </w:r>
            <w:r>
              <w:rPr>
                <w:rFonts w:ascii="Arial" w:eastAsia="Arial" w:hAnsi="Arial" w:cs="Arial"/>
                <w:color w:val="000000"/>
              </w:rPr>
              <w:t xml:space="preserve"> (§2.2.4)</w:t>
            </w:r>
          </w:p>
        </w:tc>
        <w:tc>
          <w:tcPr>
            <w:tcW w:w="3645" w:type="dxa"/>
          </w:tcPr>
          <w:p w14:paraId="4B597F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 §6</w:t>
            </w:r>
          </w:p>
        </w:tc>
        <w:tc>
          <w:tcPr>
            <w:tcW w:w="1140" w:type="dxa"/>
          </w:tcPr>
          <w:p w14:paraId="438B6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3480" w:type="dxa"/>
          </w:tcPr>
          <w:p w14:paraId="572A1B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ЭДО, целевые системы</w:t>
            </w:r>
          </w:p>
        </w:tc>
      </w:tr>
      <w:tr w:rsidR="009D43E8" w14:paraId="502D770F" w14:textId="77777777" w:rsidTr="009D43E8">
        <w:tc>
          <w:tcPr>
            <w:tcW w:w="2025" w:type="dxa"/>
          </w:tcPr>
          <w:p w14:paraId="17BC05E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31"/>
                <w:id w:val="3503428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Интеграция СУЗ ↔ RAG</w:t>
                </w:r>
              </w:sdtContent>
            </w:sdt>
          </w:p>
        </w:tc>
        <w:tc>
          <w:tcPr>
            <w:tcW w:w="3645" w:type="dxa"/>
          </w:tcPr>
          <w:p w14:paraId="233BE2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Индекс базы знаний для подсказок</w:t>
            </w:r>
          </w:p>
        </w:tc>
        <w:tc>
          <w:tcPr>
            <w:tcW w:w="1140" w:type="dxa"/>
          </w:tcPr>
          <w:p w14:paraId="4B67C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VI.1</w:t>
            </w:r>
          </w:p>
        </w:tc>
        <w:tc>
          <w:tcPr>
            <w:tcW w:w="3480" w:type="dxa"/>
          </w:tcPr>
          <w:p w14:paraId="66B1DB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1С-Битрикс (СУЗ)</w:t>
            </w:r>
          </w:p>
        </w:tc>
      </w:tr>
      <w:tr w:rsidR="009D43E8" w14:paraId="7D1443D9" w14:textId="77777777" w:rsidTr="009D43E8">
        <w:tc>
          <w:tcPr>
            <w:tcW w:w="2025" w:type="dxa"/>
          </w:tcPr>
          <w:p w14:paraId="7B3D65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Oktell</w:t>
            </w:r>
          </w:p>
        </w:tc>
        <w:tc>
          <w:tcPr>
            <w:tcW w:w="3645" w:type="dxa"/>
          </w:tcPr>
          <w:p w14:paraId="7D6C8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звонка, ASR, контекст</w:t>
            </w:r>
          </w:p>
        </w:tc>
        <w:tc>
          <w:tcPr>
            <w:tcW w:w="1140" w:type="dxa"/>
          </w:tcPr>
          <w:p w14:paraId="48AF7F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VI.2</w:t>
            </w:r>
          </w:p>
        </w:tc>
        <w:tc>
          <w:tcPr>
            <w:tcW w:w="3480" w:type="dxa"/>
          </w:tcPr>
          <w:p w14:paraId="0FC7B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2.15.6</w:t>
            </w:r>
          </w:p>
        </w:tc>
      </w:tr>
      <w:tr w:rsidR="009D43E8" w14:paraId="4BA53283" w14:textId="77777777" w:rsidTr="009D43E8">
        <w:tc>
          <w:tcPr>
            <w:tcW w:w="2025" w:type="dxa"/>
          </w:tcPr>
          <w:p w14:paraId="0D7BDB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/ аудит</w:t>
            </w:r>
          </w:p>
        </w:tc>
        <w:tc>
          <w:tcPr>
            <w:tcW w:w="3645" w:type="dxa"/>
          </w:tcPr>
          <w:p w14:paraId="63AF57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событий ИБ </w:t>
            </w:r>
            <w:del w:id="371" w:author="Никита Гринь" w:date="2026-08-05T12:34:00Z" w16du:dateUtc="2026-08-05T09:34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в </w:delText>
              </w:r>
              <w:r w:rsidDel="00D65562">
                <w:rPr>
                  <w:rFonts w:ascii="Arial" w:eastAsia="Arial" w:hAnsi="Arial" w:cs="Arial"/>
                  <w:b/>
                  <w:bCs/>
                  <w:color w:val="000000"/>
                </w:rPr>
                <w:delText>KUMA</w:delText>
              </w:r>
            </w:del>
          </w:p>
        </w:tc>
        <w:tc>
          <w:tcPr>
            <w:tcW w:w="1140" w:type="dxa"/>
          </w:tcPr>
          <w:p w14:paraId="58B40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VI.3</w:t>
            </w:r>
          </w:p>
        </w:tc>
        <w:tc>
          <w:tcPr>
            <w:tcW w:w="3480" w:type="dxa"/>
          </w:tcPr>
          <w:p w14:paraId="0C985944" w14:textId="47817EF6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del w:id="372" w:author="Никита Гринь" w:date="2026-08-05T12:34:00Z" w16du:dateUtc="2026-08-05T09:34:00Z">
              <w:r w:rsidDel="00D65562">
                <w:rPr>
                  <w:rFonts w:ascii="Arial" w:eastAsia="Arial" w:hAnsi="Arial" w:cs="Arial"/>
                  <w:color w:val="000000"/>
                </w:rPr>
                <w:delText>Kaspersky KUMA</w:delText>
              </w:r>
            </w:del>
          </w:p>
        </w:tc>
      </w:tr>
    </w:tbl>
    <w:p w14:paraId="1B8F96E5" w14:textId="77777777" w:rsidR="009D43E8" w:rsidRDefault="00317F00">
      <w:pPr>
        <w:pStyle w:val="3"/>
        <w:rPr>
          <w:rFonts w:ascii="Arial" w:eastAsia="Arial" w:hAnsi="Arial" w:cs="Arial"/>
        </w:rPr>
      </w:pPr>
      <w:bookmarkStart w:id="373" w:name="bookmark=id.6xcm8pv0xxod" w:colFirst="0" w:colLast="0"/>
      <w:bookmarkEnd w:id="373"/>
      <w:r>
        <w:rPr>
          <w:rFonts w:ascii="Arial" w:eastAsia="Arial" w:hAnsi="Arial" w:cs="Arial"/>
        </w:rPr>
        <w:t>I.7.1. Архитектура информационного обмена</w:t>
      </w:r>
    </w:p>
    <w:p w14:paraId="6E9C97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§2.2.2, §4.1–4.4]: архитектура информационного обмена — потоки КЦ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онлайн-чат,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08756775" w14:textId="5AA8D2CB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Диаграмма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.7.1 показывает единый контур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телефонии и онлайн-чата;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ра). Поток </w:t>
      </w:r>
      <w:sdt>
        <w:sdtPr>
          <w:tag w:val="goog_rdk_32"/>
          <w:id w:val="2044304309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СУЗ →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RAG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(модель </w:t>
      </w:r>
      <w:r>
        <w:rPr>
          <w:rFonts w:ascii="Arial" w:eastAsia="Arial" w:hAnsi="Arial" w:cs="Arial"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каналы 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онлайн-чат — на схеме;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(аутентификация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ins w:id="374" w:author="Никита Гринь" w:date="2026-08-05T12:35:00Z" w16du:dateUtc="2026-08-05T09:35:00Z">
        <w:r w:rsidR="00D65562" w:rsidRPr="00D65562">
          <w:rPr>
            <w:rFonts w:ascii="Arial" w:eastAsia="Arial" w:hAnsi="Arial" w:cs="Arial"/>
            <w:color w:val="000000"/>
            <w:lang w:val="ru-RU"/>
            <w:rPrChange w:id="375" w:author="Никита Гринь" w:date="2026-08-05T12:35:00Z" w16du:dateUtc="2026-08-05T09:35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 xml:space="preserve"> </w:t>
        </w:r>
        <w:r w:rsidR="00D65562">
          <w:rPr>
            <w:rFonts w:ascii="Arial" w:eastAsia="Arial" w:hAnsi="Arial" w:cs="Arial"/>
            <w:color w:val="000000"/>
            <w:lang w:val="ru-RU"/>
          </w:rPr>
          <w:t xml:space="preserve">и </w:t>
        </w:r>
      </w:ins>
      <w:del w:id="376" w:author="Никита Гринь" w:date="2026-08-05T12:35:00Z" w16du:dateUtc="2026-08-05T09:35:00Z"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и </w:delText>
        </w:r>
        <w:r w:rsidDel="00D65562">
          <w:rPr>
            <w:rFonts w:ascii="Arial" w:eastAsia="Arial" w:hAnsi="Arial" w:cs="Arial"/>
            <w:b/>
            <w:bCs/>
            <w:color w:val="000000"/>
          </w:rPr>
          <w:delText>KUMA</w:delText>
        </w:r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 сводной таблице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.7</w:t>
      </w:r>
      <w:r w:rsidRPr="003C42DA">
        <w:rPr>
          <w:rFonts w:ascii="Arial" w:eastAsia="Arial" w:hAnsi="Arial" w:cs="Arial"/>
          <w:color w:val="000000"/>
          <w:lang w:val="ru-RU"/>
        </w:rPr>
        <w:t xml:space="preserve">, детали: </w:t>
      </w:r>
      <w:r>
        <w:fldChar w:fldCharType="begin"/>
      </w:r>
      <w:r>
        <w:instrText>HYPERLINK</w:instrText>
      </w:r>
      <w:r w:rsidRPr="003339CA">
        <w:rPr>
          <w:lang w:val="ru-RU"/>
          <w:rPrChange w:id="37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7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7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80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381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382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383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38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8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8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8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88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389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390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39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E9F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заказчик видит, что подсказки формируются из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-индекса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 не прямым </w:t>
      </w:r>
      <w:r>
        <w:rPr>
          <w:rFonts w:ascii="Arial" w:eastAsia="Arial" w:hAnsi="Arial" w:cs="Arial"/>
          <w:color w:val="000000"/>
        </w:rPr>
        <w:t>HTTP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949C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9090DC7" wp14:editId="1B627D56">
            <wp:extent cx="5943600" cy="6172200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099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СУЗ напрямую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только к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-индексу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9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9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9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95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396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397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39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 Обеспечивается за сч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онлайн-чата и телефонии;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ра).</w:t>
      </w:r>
    </w:p>
    <w:p w14:paraId="7F7FB8F6" w14:textId="4A6AD46E" w:rsidR="002A6B83" w:rsidRPr="003C42DA" w:rsidRDefault="002A6B8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2A6B83">
        <w:rPr>
          <w:rFonts w:ascii="Arial" w:eastAsia="Arial" w:hAnsi="Arial" w:cs="Arial"/>
          <w:b/>
          <w:bCs/>
          <w:color w:val="000000"/>
          <w:lang w:val="ru-RU"/>
        </w:rPr>
        <w:t xml:space="preserve">Принцип: </w:t>
      </w:r>
      <w:r w:rsidRPr="002A6B83">
        <w:rPr>
          <w:rFonts w:ascii="Arial" w:eastAsia="Arial" w:hAnsi="Arial" w:cs="Arial"/>
          <w:color w:val="000000"/>
          <w:lang w:val="ru-RU"/>
        </w:rPr>
        <w:t>для внутренних пользователей Контакт-центра (§2.4 п.6) предусматривается отдельное диалоговое окно</w:t>
      </w:r>
      <w:r>
        <w:rPr>
          <w:rFonts w:ascii="Arial" w:eastAsia="Arial" w:hAnsi="Arial" w:cs="Arial"/>
          <w:color w:val="000000"/>
          <w:lang w:val="ru-RU"/>
        </w:rPr>
        <w:t xml:space="preserve"> для внутренних пользователей</w:t>
      </w:r>
      <w:r w:rsidRPr="002A6B83">
        <w:rPr>
          <w:rFonts w:ascii="Arial" w:eastAsia="Arial" w:hAnsi="Arial" w:cs="Arial"/>
          <w:color w:val="000000"/>
          <w:lang w:val="ru-RU"/>
        </w:rPr>
        <w:t xml:space="preserve"> с отображением текстовых запросов и ответов</w:t>
      </w:r>
      <w:r>
        <w:rPr>
          <w:rFonts w:ascii="Arial" w:eastAsia="Arial" w:hAnsi="Arial" w:cs="Arial"/>
          <w:color w:val="000000"/>
          <w:lang w:val="ru-RU"/>
        </w:rPr>
        <w:t xml:space="preserve">. </w:t>
      </w:r>
      <w:r w:rsidRPr="002A6B83">
        <w:rPr>
          <w:rFonts w:ascii="Arial" w:eastAsia="Arial" w:hAnsi="Arial" w:cs="Arial"/>
          <w:color w:val="000000"/>
          <w:lang w:val="ru-RU"/>
        </w:rPr>
        <w:t>Окно используется для проверки ответов системы и работы с запросами (в том числе электронных обращений) без изменения базы знаний.</w:t>
      </w:r>
    </w:p>
    <w:p w14:paraId="6AFC423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9" w:name="bookmark=id.gha19d2qwtbc" w:colFirst="0" w:colLast="0"/>
      <w:bookmarkEnd w:id="399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.8. Сводная таблица макетов </w:t>
      </w:r>
      <w:r>
        <w:rPr>
          <w:rFonts w:ascii="Arial" w:eastAsia="Arial" w:hAnsi="Arial" w:cs="Arial"/>
        </w:rPr>
        <w:t>UI</w:t>
      </w:r>
    </w:p>
    <w:p w14:paraId="6A857DB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§4.6, §5.1.18, §6.1.15]: реестр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</w:p>
    <w:p w14:paraId="1E34BC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 — сквозной реестр слайдов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 xml:space="preserve">-5,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i/>
          <w:iCs/>
          <w:color w:val="000000"/>
        </w:rPr>
        <w:t>III</w:t>
      </w:r>
      <w:r w:rsidRPr="003C42D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i/>
          <w:iCs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привязкой к разделам ТЗ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названиям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; в комплект для Заказчика — </w:t>
      </w:r>
      <w:r>
        <w:rPr>
          <w:rFonts w:ascii="Arial" w:eastAsia="Arial" w:hAnsi="Arial" w:cs="Arial"/>
          <w:color w:val="000000"/>
        </w:rPr>
        <w:t>PNG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запросу). Макеты иллюстрируют ТТ и не ослабляют договорные требования.</w:t>
      </w:r>
    </w:p>
    <w:p w14:paraId="683C172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реестре: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-1) содержит только «Ассистент» и «Документы»;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—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(вызов из лаунчера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-0) и детальные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45232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согласование интерфейсов ид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по нумерованным слайдам без дублирования макетов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06B1C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Правило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новый интерактивный макет регистрируется в таблице ниже (колонка «Статус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») и в </w:t>
      </w:r>
      <w:r>
        <w:fldChar w:fldCharType="begin"/>
      </w:r>
      <w:r>
        <w:instrText>HYPERLINK</w:instrText>
      </w:r>
      <w:r w:rsidRPr="003339CA">
        <w:rPr>
          <w:lang w:val="ru-RU"/>
          <w:rPrChange w:id="4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03" w:author="Никита Гринь" w:date="2026-07-31T10:55:00Z" w16du:dateUtc="2026-07-31T07:55:00Z">
            <w:rPr/>
          </w:rPrChange>
        </w:rPr>
        <w:instrText>.</w:instrText>
      </w:r>
      <w:r>
        <w:instrText>fmvknmu</w:instrText>
      </w:r>
      <w:r w:rsidRPr="003339CA">
        <w:rPr>
          <w:lang w:val="ru-RU"/>
          <w:rPrChange w:id="404" w:author="Никита Гринь" w:date="2026-07-31T10:55:00Z" w16du:dateUtc="2026-07-31T07:55:00Z">
            <w:rPr/>
          </w:rPrChange>
        </w:rPr>
        <w:instrText>37</w:instrText>
      </w:r>
      <w:r>
        <w:instrText>zz</w:instrText>
      </w:r>
      <w:r w:rsidRPr="003339CA">
        <w:rPr>
          <w:lang w:val="ru-RU"/>
          <w:rPrChange w:id="405" w:author="Никита Гринь" w:date="2026-07-31T10:55:00Z" w16du:dateUtc="2026-07-31T07:5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ссылка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«Макет: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.8 &lt;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&gt;»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дублирования описания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838DD0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Паттерн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карточки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блоки правой панели АРМ — компактное отображение по умолчанию; при наведении курсора или фокусе клавиатуры раскрытие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), без перехода на другой экран и без всплывающего окна вне панели (макеты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tbl>
      <w:tblPr>
        <w:tblStyle w:val="139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0"/>
        <w:gridCol w:w="900"/>
        <w:gridCol w:w="3690"/>
        <w:gridCol w:w="1110"/>
        <w:gridCol w:w="3825"/>
      </w:tblGrid>
      <w:tr w:rsidR="009D43E8" w14:paraId="09749E9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0" w:type="dxa"/>
          </w:tcPr>
          <w:p w14:paraId="688587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900" w:type="dxa"/>
          </w:tcPr>
          <w:p w14:paraId="659BE3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3690" w:type="dxa"/>
          </w:tcPr>
          <w:p w14:paraId="28627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макета</w:t>
            </w:r>
          </w:p>
        </w:tc>
        <w:tc>
          <w:tcPr>
            <w:tcW w:w="1110" w:type="dxa"/>
          </w:tcPr>
          <w:p w14:paraId="63EDCA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825" w:type="dxa"/>
          </w:tcPr>
          <w:p w14:paraId="34826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 canvas</w:t>
            </w:r>
          </w:p>
        </w:tc>
      </w:tr>
      <w:tr w:rsidR="009D43E8" w14:paraId="1B529CD4" w14:textId="77777777" w:rsidTr="009D43E8">
        <w:tc>
          <w:tcPr>
            <w:tcW w:w="690" w:type="dxa"/>
          </w:tcPr>
          <w:p w14:paraId="59F44D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</w:t>
            </w:r>
          </w:p>
        </w:tc>
        <w:tc>
          <w:tcPr>
            <w:tcW w:w="900" w:type="dxa"/>
          </w:tcPr>
          <w:p w14:paraId="0C46BC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690" w:type="dxa"/>
          </w:tcPr>
          <w:p w14:paraId="10C2C3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Портальный лаунчер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выбор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| Ассистент», два окна, ресайз</w:t>
            </w:r>
          </w:p>
        </w:tc>
        <w:tc>
          <w:tcPr>
            <w:tcW w:w="1110" w:type="dxa"/>
          </w:tcPr>
          <w:p w14:paraId="1ADA7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49108F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14:paraId="7BD5D402" w14:textId="77777777" w:rsidTr="009D43E8">
        <w:tc>
          <w:tcPr>
            <w:tcW w:w="690" w:type="dxa"/>
          </w:tcPr>
          <w:p w14:paraId="4B5729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I-0b</w:t>
            </w:r>
          </w:p>
        </w:tc>
        <w:tc>
          <w:tcPr>
            <w:tcW w:w="900" w:type="dxa"/>
          </w:tcPr>
          <w:p w14:paraId="69EBDE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0b</w:t>
            </w:r>
          </w:p>
        </w:tc>
        <w:tc>
          <w:tcPr>
            <w:tcW w:w="3690" w:type="dxa"/>
          </w:tcPr>
          <w:p w14:paraId="18BA98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 из лаунчера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вызов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33"/>
                <w:id w:val="-147388498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р» из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-0; детальный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телефонии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-1…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-2</w:t>
                </w:r>
              </w:sdtContent>
            </w:sdt>
          </w:p>
        </w:tc>
        <w:tc>
          <w:tcPr>
            <w:tcW w:w="1110" w:type="dxa"/>
          </w:tcPr>
          <w:p w14:paraId="4967A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7838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:rsidRPr="0050000B" w14:paraId="3D8FE117" w14:textId="77777777" w:rsidTr="009D43E8">
        <w:tc>
          <w:tcPr>
            <w:tcW w:w="690" w:type="dxa"/>
          </w:tcPr>
          <w:p w14:paraId="55334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900" w:type="dxa"/>
          </w:tcPr>
          <w:p w14:paraId="2AB203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690" w:type="dxa"/>
          </w:tcPr>
          <w:p w14:paraId="0A34C3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оболочки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+ «Документы»;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см. </w:t>
            </w:r>
            <w:r>
              <w:rPr>
                <w:rFonts w:ascii="Arial" w:eastAsia="Arial" w:hAnsi="Arial" w:cs="Arial"/>
                <w:color w:val="000000"/>
              </w:rPr>
              <w:t>I-0b, II-1…II-3)</w:t>
            </w:r>
          </w:p>
        </w:tc>
        <w:tc>
          <w:tcPr>
            <w:tcW w:w="1110" w:type="dxa"/>
          </w:tcPr>
          <w:p w14:paraId="2535A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17128B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3 подсказки в превью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</w:tr>
      <w:tr w:rsidR="009D43E8" w:rsidRPr="0050000B" w14:paraId="1467B3F6" w14:textId="77777777" w:rsidTr="009D43E8">
        <w:tc>
          <w:tcPr>
            <w:tcW w:w="690" w:type="dxa"/>
          </w:tcPr>
          <w:p w14:paraId="53BAF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900" w:type="dxa"/>
          </w:tcPr>
          <w:p w14:paraId="46295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690" w:type="dxa"/>
          </w:tcPr>
          <w:p w14:paraId="3B62CC4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навигация и конфигурация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110" w:type="dxa"/>
          </w:tcPr>
          <w:p w14:paraId="58442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p2ehouhi5tdo">
              <w:r>
                <w:rPr>
                  <w:rFonts w:ascii="Arial" w:eastAsia="Arial" w:hAnsi="Arial" w:cs="Arial"/>
                  <w:color w:val="156082"/>
                </w:rPr>
                <w:t>I.6</w:t>
              </w:r>
            </w:hyperlink>
          </w:p>
        </w:tc>
        <w:tc>
          <w:tcPr>
            <w:tcW w:w="3825" w:type="dxa"/>
          </w:tcPr>
          <w:p w14:paraId="4AEA2A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«Модуль понимания» (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 для профиля КЦ</w:t>
            </w:r>
          </w:p>
        </w:tc>
      </w:tr>
      <w:tr w:rsidR="009D43E8" w:rsidRPr="0050000B" w14:paraId="1544C9F1" w14:textId="77777777" w:rsidTr="009D43E8">
        <w:tc>
          <w:tcPr>
            <w:tcW w:w="690" w:type="dxa"/>
          </w:tcPr>
          <w:p w14:paraId="696FA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900" w:type="dxa"/>
          </w:tcPr>
          <w:p w14:paraId="7AAAD9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690" w:type="dxa"/>
          </w:tcPr>
          <w:p w14:paraId="0763E8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канал телефония (общий вид)</w:t>
            </w:r>
          </w:p>
        </w:tc>
        <w:tc>
          <w:tcPr>
            <w:tcW w:w="1110" w:type="dxa"/>
          </w:tcPr>
          <w:p w14:paraId="1EDAD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4DA02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4"/>
                <w:id w:val="107302684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:rsidRPr="0050000B" w14:paraId="12E2BD81" w14:textId="77777777" w:rsidTr="009D43E8">
        <w:tc>
          <w:tcPr>
            <w:tcW w:w="690" w:type="dxa"/>
          </w:tcPr>
          <w:p w14:paraId="0B03D1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II-2</w:t>
            </w:r>
          </w:p>
        </w:tc>
        <w:tc>
          <w:tcPr>
            <w:tcW w:w="900" w:type="dxa"/>
          </w:tcPr>
          <w:p w14:paraId="2C988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690" w:type="dxa"/>
          </w:tcPr>
          <w:p w14:paraId="71F303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подсказки на реплики клиента (канал телефония)</w:t>
            </w:r>
          </w:p>
        </w:tc>
        <w:tc>
          <w:tcPr>
            <w:tcW w:w="1110" w:type="dxa"/>
          </w:tcPr>
          <w:p w14:paraId="12D5A6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96496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5"/>
                <w:id w:val="-9483860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14:paraId="0324B5BB" w14:textId="77777777" w:rsidTr="009D43E8">
        <w:tc>
          <w:tcPr>
            <w:tcW w:w="690" w:type="dxa"/>
          </w:tcPr>
          <w:p w14:paraId="1F8CC0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900" w:type="dxa"/>
          </w:tcPr>
          <w:p w14:paraId="75BB0E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690" w:type="dxa"/>
          </w:tcPr>
          <w:p w14:paraId="2424BF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онлайн-чат (панель в АРМ)</w:t>
            </w:r>
          </w:p>
        </w:tc>
        <w:tc>
          <w:tcPr>
            <w:tcW w:w="1110" w:type="dxa"/>
          </w:tcPr>
          <w:p w14:paraId="30CC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  <w:tc>
          <w:tcPr>
            <w:tcW w:w="3825" w:type="dxa"/>
          </w:tcPr>
          <w:p w14:paraId="2996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in-place раскрытие карточки подсказки (hover/focus);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6"/>
                <w:id w:val="20670184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>
              <w:rPr>
                <w:rFonts w:ascii="Arial" w:eastAsia="Arial" w:hAnsi="Arial" w:cs="Arial"/>
                <w:color w:val="000000"/>
              </w:rPr>
              <w:t>: оттенки чипов обратной связи (воспользовался / не воспользовался / неполный ответ); scroll layout; метки §4.3.2.5; многострочный ввод; ресайз панелей</w:t>
            </w:r>
          </w:p>
        </w:tc>
      </w:tr>
      <w:tr w:rsidR="009D43E8" w14:paraId="4762D52B" w14:textId="77777777" w:rsidTr="009D43E8">
        <w:tc>
          <w:tcPr>
            <w:tcW w:w="690" w:type="dxa"/>
          </w:tcPr>
          <w:p w14:paraId="325C78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900" w:type="dxa"/>
          </w:tcPr>
          <w:p w14:paraId="20948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690" w:type="dxa"/>
          </w:tcPr>
          <w:p w14:paraId="7C6095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редактора диалоговых сценариев — визуальная карта</w:t>
            </w:r>
          </w:p>
        </w:tc>
        <w:tc>
          <w:tcPr>
            <w:tcW w:w="1110" w:type="dxa"/>
          </w:tcPr>
          <w:p w14:paraId="20588B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7FF3C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589EE979" w14:textId="77777777" w:rsidTr="009D43E8">
        <w:tc>
          <w:tcPr>
            <w:tcW w:w="690" w:type="dxa"/>
          </w:tcPr>
          <w:p w14:paraId="3598A3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II-5</w:t>
            </w:r>
          </w:p>
        </w:tc>
        <w:tc>
          <w:tcPr>
            <w:tcW w:w="900" w:type="dxa"/>
          </w:tcPr>
          <w:p w14:paraId="3BC40C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690" w:type="dxa"/>
          </w:tcPr>
          <w:p w14:paraId="6B0F70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тестирования диалогового сценария</w:t>
            </w:r>
          </w:p>
        </w:tc>
        <w:tc>
          <w:tcPr>
            <w:tcW w:w="1110" w:type="dxa"/>
          </w:tcPr>
          <w:p w14:paraId="4A6131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0DB7A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6EC10455" w14:textId="77777777" w:rsidTr="009D43E8">
        <w:tc>
          <w:tcPr>
            <w:tcW w:w="690" w:type="dxa"/>
          </w:tcPr>
          <w:p w14:paraId="636FAD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II-6</w:t>
            </w:r>
          </w:p>
        </w:tc>
        <w:tc>
          <w:tcPr>
            <w:tcW w:w="900" w:type="dxa"/>
          </w:tcPr>
          <w:p w14:paraId="4E55AE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690" w:type="dxa"/>
          </w:tcPr>
          <w:p w14:paraId="480D12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виджета модуля онлайн-чат и формы входа</w:t>
            </w:r>
          </w:p>
        </w:tc>
        <w:tc>
          <w:tcPr>
            <w:tcW w:w="1110" w:type="dxa"/>
          </w:tcPr>
          <w:p w14:paraId="389AC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II.5.3</w:t>
            </w:r>
          </w:p>
        </w:tc>
        <w:tc>
          <w:tcPr>
            <w:tcW w:w="3825" w:type="dxa"/>
          </w:tcPr>
          <w:p w14:paraId="23F450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04F0D714" w14:textId="77777777" w:rsidTr="009D43E8">
        <w:tc>
          <w:tcPr>
            <w:tcW w:w="690" w:type="dxa"/>
          </w:tcPr>
          <w:p w14:paraId="7DD015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II-7</w:t>
            </w:r>
          </w:p>
        </w:tc>
        <w:tc>
          <w:tcPr>
            <w:tcW w:w="900" w:type="dxa"/>
          </w:tcPr>
          <w:p w14:paraId="32E17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690" w:type="dxa"/>
          </w:tcPr>
          <w:p w14:paraId="0E16E7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рабочего места оператора онлайн-чата (АРМ)</w:t>
            </w:r>
          </w:p>
        </w:tc>
        <w:tc>
          <w:tcPr>
            <w:tcW w:w="1110" w:type="dxa"/>
          </w:tcPr>
          <w:p w14:paraId="1FACD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II.5.4</w:t>
            </w:r>
          </w:p>
        </w:tc>
        <w:tc>
          <w:tcPr>
            <w:tcW w:w="3825" w:type="dxa"/>
          </w:tcPr>
          <w:p w14:paraId="450C53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секция «Диалоги коллег» в левой панели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COLLEAGUES_SECTION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queueSectionsForRole</w:t>
            </w:r>
            <w:sdt>
              <w:sdtPr>
                <w:tag w:val="goog_rdk_37"/>
                <w:id w:val="592392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оператор/супервизор; RBAC скрывает для админа); выбор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lastRenderedPageBreak/>
                  <w:t xml:space="preserve">диалога коллеги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armView=colleague</w:t>
            </w:r>
            <w:r>
              <w:rPr>
                <w:rFonts w:ascii="Arial" w:eastAsia="Arial" w:hAnsi="Arial" w:cs="Arial"/>
                <w:color w:val="000000"/>
              </w:rPr>
              <w:t xml:space="preserve">, контекстная подпись «Просмотр · {оператор}» + read-only composer (без pills); Summary и История отдельными карточками (hover/focus, без «Развернуть»);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ColumnResizeHandle</w:t>
            </w:r>
            <w:r>
              <w:rPr>
                <w:rFonts w:ascii="Arial" w:eastAsia="Arial" w:hAnsi="Arial" w:cs="Arial"/>
                <w:color w:val="000000"/>
              </w:rPr>
              <w:t xml:space="preserve"> между колонками АРМ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PreviewResizeHandle</w:t>
            </w:r>
            <w:r>
              <w:rPr>
                <w:rFonts w:ascii="Arial" w:eastAsia="Arial" w:hAnsi="Arial" w:cs="Arial"/>
                <w:color w:val="000000"/>
              </w:rPr>
              <w:t>; адаптивные брейкпоинты шапки АРМ; заглушка меню «☰ Меню»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toggleStatsDrawer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ArmStatsDrawer</w:t>
            </w:r>
            <w:r>
              <w:rPr>
                <w:rFonts w:ascii="Arial" w:eastAsia="Arial" w:hAnsi="Arial" w:cs="Arial"/>
                <w:color w:val="000000"/>
              </w:rPr>
              <w:t xml:space="preserve">, RBAC-вкладки); 9 статусов оператора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одной строке</w:t>
            </w:r>
            <w:r>
              <w:rPr>
                <w:rFonts w:ascii="Arial" w:eastAsia="Arial" w:hAnsi="Arial" w:cs="Arial"/>
                <w:color w:val="000000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r>
              <w:rPr>
                <w:rFonts w:ascii="Arial" w:eastAsia="Arial" w:hAnsi="Arial" w:cs="Arial"/>
                <w:color w:val="000000"/>
              </w:rPr>
              <w:t>; scroll layout; collapse all/each; drag-resize; макет диалога §4.4</w:t>
            </w:r>
          </w:p>
        </w:tc>
      </w:tr>
      <w:tr w:rsidR="009D43E8" w:rsidRPr="0050000B" w14:paraId="5DC3B061" w14:textId="77777777" w:rsidTr="009D43E8">
        <w:tc>
          <w:tcPr>
            <w:tcW w:w="690" w:type="dxa"/>
          </w:tcPr>
          <w:p w14:paraId="2677C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II-KC</w:t>
            </w:r>
          </w:p>
        </w:tc>
        <w:tc>
          <w:tcPr>
            <w:tcW w:w="900" w:type="dxa"/>
          </w:tcPr>
          <w:p w14:paraId="5BDAD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690" w:type="dxa"/>
          </w:tcPr>
          <w:p w14:paraId="74BE094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Тест-диалог внутреннего пользователя КЦ (§2.4 п.6)</w:t>
            </w:r>
          </w:p>
        </w:tc>
        <w:tc>
          <w:tcPr>
            <w:tcW w:w="1110" w:type="dxa"/>
          </w:tcPr>
          <w:p w14:paraId="39779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II.3.5.3</w:t>
              </w:r>
            </w:hyperlink>
          </w:p>
        </w:tc>
        <w:tc>
          <w:tcPr>
            <w:tcW w:w="3825" w:type="dxa"/>
          </w:tcPr>
          <w:p w14:paraId="3C4C7F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запросов +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05A7A02C" w14:textId="77777777" w:rsidTr="009D43E8">
        <w:tc>
          <w:tcPr>
            <w:tcW w:w="690" w:type="dxa"/>
          </w:tcPr>
          <w:p w14:paraId="37526E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900" w:type="dxa"/>
          </w:tcPr>
          <w:p w14:paraId="706608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690" w:type="dxa"/>
          </w:tcPr>
          <w:p w14:paraId="1564EF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чат с источниками</w:t>
            </w:r>
          </w:p>
        </w:tc>
        <w:tc>
          <w:tcPr>
            <w:tcW w:w="1110" w:type="dxa"/>
          </w:tcPr>
          <w:p w14:paraId="5C472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306DF6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64B92A" w14:textId="77777777" w:rsidTr="009D43E8">
        <w:tc>
          <w:tcPr>
            <w:tcW w:w="690" w:type="dxa"/>
          </w:tcPr>
          <w:p w14:paraId="0AB86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900" w:type="dxa"/>
          </w:tcPr>
          <w:p w14:paraId="605E3B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3690" w:type="dxa"/>
          </w:tcPr>
          <w:p w14:paraId="1A14B0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состояния интерфейса</w:t>
            </w:r>
          </w:p>
        </w:tc>
        <w:tc>
          <w:tcPr>
            <w:tcW w:w="1110" w:type="dxa"/>
          </w:tcPr>
          <w:p w14:paraId="26D3DB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289C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6A0078DF" w14:textId="77777777" w:rsidTr="009D43E8">
        <w:tc>
          <w:tcPr>
            <w:tcW w:w="690" w:type="dxa"/>
          </w:tcPr>
          <w:p w14:paraId="49202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900" w:type="dxa"/>
          </w:tcPr>
          <w:p w14:paraId="723FB2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3690" w:type="dxa"/>
          </w:tcPr>
          <w:p w14:paraId="10B18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генерация документа</w:t>
            </w:r>
          </w:p>
        </w:tc>
        <w:tc>
          <w:tcPr>
            <w:tcW w:w="1110" w:type="dxa"/>
          </w:tcPr>
          <w:p w14:paraId="05E03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05F6D9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821BAFE" w14:textId="77777777" w:rsidTr="009D43E8">
        <w:tc>
          <w:tcPr>
            <w:tcW w:w="690" w:type="dxa"/>
          </w:tcPr>
          <w:p w14:paraId="2F2A05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900" w:type="dxa"/>
          </w:tcPr>
          <w:p w14:paraId="7A1D82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3690" w:type="dxa"/>
          </w:tcPr>
          <w:p w14:paraId="5933AC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уточняющие вопросы</w:t>
            </w:r>
          </w:p>
        </w:tc>
        <w:tc>
          <w:tcPr>
            <w:tcW w:w="1110" w:type="dxa"/>
          </w:tcPr>
          <w:p w14:paraId="2E7C5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</w:p>
        </w:tc>
        <w:tc>
          <w:tcPr>
            <w:tcW w:w="3825" w:type="dxa"/>
          </w:tcPr>
          <w:p w14:paraId="738A35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30E7413" w14:textId="77777777" w:rsidTr="009D43E8">
        <w:tc>
          <w:tcPr>
            <w:tcW w:w="690" w:type="dxa"/>
          </w:tcPr>
          <w:p w14:paraId="610F6D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900" w:type="dxa"/>
          </w:tcPr>
          <w:p w14:paraId="27EB8F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3690" w:type="dxa"/>
          </w:tcPr>
          <w:p w14:paraId="12E529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саммаризация аудио и видео</w:t>
            </w:r>
          </w:p>
        </w:tc>
        <w:tc>
          <w:tcPr>
            <w:tcW w:w="1110" w:type="dxa"/>
          </w:tcPr>
          <w:p w14:paraId="7C838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D251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2A82BB26" w14:textId="77777777" w:rsidTr="009D43E8">
        <w:tc>
          <w:tcPr>
            <w:tcW w:w="690" w:type="dxa"/>
          </w:tcPr>
          <w:p w14:paraId="0C87F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900" w:type="dxa"/>
          </w:tcPr>
          <w:p w14:paraId="5767A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3690" w:type="dxa"/>
          </w:tcPr>
          <w:p w14:paraId="3F7B76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инструменты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7E6E09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  <w:tc>
          <w:tcPr>
            <w:tcW w:w="3825" w:type="dxa"/>
          </w:tcPr>
          <w:p w14:paraId="5E8189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3591D102" w14:textId="77777777" w:rsidTr="009D43E8">
        <w:tc>
          <w:tcPr>
            <w:tcW w:w="690" w:type="dxa"/>
          </w:tcPr>
          <w:p w14:paraId="745267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900" w:type="dxa"/>
          </w:tcPr>
          <w:p w14:paraId="1855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3690" w:type="dxa"/>
          </w:tcPr>
          <w:p w14:paraId="148D5B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реестр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0DFFE4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3825" w:type="dxa"/>
          </w:tcPr>
          <w:p w14:paraId="2CF10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34FD6623" w14:textId="77777777" w:rsidTr="009D43E8">
        <w:tc>
          <w:tcPr>
            <w:tcW w:w="690" w:type="dxa"/>
          </w:tcPr>
          <w:p w14:paraId="360C02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III-8</w:t>
            </w:r>
          </w:p>
        </w:tc>
        <w:tc>
          <w:tcPr>
            <w:tcW w:w="900" w:type="dxa"/>
          </w:tcPr>
          <w:p w14:paraId="05B6D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3690" w:type="dxa"/>
          </w:tcPr>
          <w:p w14:paraId="51942C4E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8"/>
                <w:id w:val="57455472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Макет интерфейса модуля ИИ-ассистента — 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</w:sdtContent>
            </w:sdt>
          </w:p>
        </w:tc>
        <w:tc>
          <w:tcPr>
            <w:tcW w:w="1110" w:type="dxa"/>
          </w:tcPr>
          <w:p w14:paraId="3C749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FAAC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78582678" w14:textId="77777777" w:rsidTr="009D43E8">
        <w:tc>
          <w:tcPr>
            <w:tcW w:w="690" w:type="dxa"/>
          </w:tcPr>
          <w:p w14:paraId="78441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900" w:type="dxa"/>
          </w:tcPr>
          <w:p w14:paraId="682377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3690" w:type="dxa"/>
          </w:tcPr>
          <w:p w14:paraId="33A45E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очередь задач</w:t>
            </w:r>
          </w:p>
        </w:tc>
        <w:tc>
          <w:tcPr>
            <w:tcW w:w="1110" w:type="dxa"/>
          </w:tcPr>
          <w:p w14:paraId="43B9D2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4ADF6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4016F0A2" w14:textId="77777777" w:rsidTr="009D43E8">
        <w:tc>
          <w:tcPr>
            <w:tcW w:w="690" w:type="dxa"/>
          </w:tcPr>
          <w:p w14:paraId="68C8C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900" w:type="dxa"/>
          </w:tcPr>
          <w:p w14:paraId="79A1EC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3690" w:type="dxa"/>
          </w:tcPr>
          <w:p w14:paraId="53F9E4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загрузка документов</w:t>
            </w:r>
          </w:p>
        </w:tc>
        <w:tc>
          <w:tcPr>
            <w:tcW w:w="1110" w:type="dxa"/>
          </w:tcPr>
          <w:p w14:paraId="34D230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7EACA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CCE477" w14:textId="77777777" w:rsidTr="009D43E8">
        <w:tc>
          <w:tcPr>
            <w:tcW w:w="690" w:type="dxa"/>
          </w:tcPr>
          <w:p w14:paraId="4B1A5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900" w:type="dxa"/>
          </w:tcPr>
          <w:p w14:paraId="4D5114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3690" w:type="dxa"/>
          </w:tcPr>
          <w:p w14:paraId="3A7B48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проверка: просмотр текста поверх оригинала</w:t>
            </w:r>
          </w:p>
        </w:tc>
        <w:tc>
          <w:tcPr>
            <w:tcW w:w="1110" w:type="dxa"/>
          </w:tcPr>
          <w:p w14:paraId="268656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0AA8F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5DC7BC3" w14:textId="77777777" w:rsidTr="009D43E8">
        <w:tc>
          <w:tcPr>
            <w:tcW w:w="690" w:type="dxa"/>
          </w:tcPr>
          <w:p w14:paraId="656551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900" w:type="dxa"/>
          </w:tcPr>
          <w:p w14:paraId="7AED71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</w:t>
            </w:r>
          </w:p>
        </w:tc>
        <w:tc>
          <w:tcPr>
            <w:tcW w:w="3690" w:type="dxa"/>
          </w:tcPr>
          <w:p w14:paraId="021818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типы документов</w:t>
            </w:r>
          </w:p>
        </w:tc>
        <w:tc>
          <w:tcPr>
            <w:tcW w:w="1110" w:type="dxa"/>
          </w:tcPr>
          <w:p w14:paraId="7174D4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2A04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4D725A7" w14:textId="77777777" w:rsidTr="009D43E8">
        <w:tc>
          <w:tcPr>
            <w:tcW w:w="690" w:type="dxa"/>
          </w:tcPr>
          <w:p w14:paraId="4684B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II-8</w:t>
            </w:r>
          </w:p>
        </w:tc>
        <w:tc>
          <w:tcPr>
            <w:tcW w:w="900" w:type="dxa"/>
          </w:tcPr>
          <w:p w14:paraId="6C6634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3690" w:type="dxa"/>
          </w:tcPr>
          <w:p w14:paraId="27FE1A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супервизора — маршруты и очереди</w:t>
            </w:r>
          </w:p>
        </w:tc>
        <w:tc>
          <w:tcPr>
            <w:tcW w:w="1110" w:type="dxa"/>
          </w:tcPr>
          <w:p w14:paraId="5A458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toeh0mbnxmv">
              <w:r>
                <w:rPr>
                  <w:rFonts w:ascii="Arial" w:eastAsia="Arial" w:hAnsi="Arial" w:cs="Arial"/>
                  <w:color w:val="156082"/>
                </w:rPr>
                <w:t>II.5.6</w:t>
              </w:r>
            </w:hyperlink>
          </w:p>
        </w:tc>
        <w:tc>
          <w:tcPr>
            <w:tcW w:w="3825" w:type="dxa"/>
          </w:tcPr>
          <w:p w14:paraId="384973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27B8DCC6" w14:textId="77777777" w:rsidTr="009D43E8">
        <w:tc>
          <w:tcPr>
            <w:tcW w:w="690" w:type="dxa"/>
          </w:tcPr>
          <w:p w14:paraId="7CCC7B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II-9</w:t>
            </w:r>
          </w:p>
        </w:tc>
        <w:tc>
          <w:tcPr>
            <w:tcW w:w="900" w:type="dxa"/>
          </w:tcPr>
          <w:p w14:paraId="4BB7D0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3690" w:type="dxa"/>
          </w:tcPr>
          <w:p w14:paraId="65D33A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опрос после диалога</w:t>
            </w:r>
          </w:p>
        </w:tc>
        <w:tc>
          <w:tcPr>
            <w:tcW w:w="1110" w:type="dxa"/>
          </w:tcPr>
          <w:p w14:paraId="736E45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II.5.10</w:t>
            </w:r>
          </w:p>
        </w:tc>
        <w:tc>
          <w:tcPr>
            <w:tcW w:w="3825" w:type="dxa"/>
          </w:tcPr>
          <w:p w14:paraId="686FE5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7D99B64D" w14:textId="77777777" w:rsidTr="009D43E8">
        <w:tc>
          <w:tcPr>
            <w:tcW w:w="690" w:type="dxa"/>
          </w:tcPr>
          <w:p w14:paraId="79FA6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II-10</w:t>
            </w:r>
          </w:p>
        </w:tc>
        <w:tc>
          <w:tcPr>
            <w:tcW w:w="900" w:type="dxa"/>
          </w:tcPr>
          <w:p w14:paraId="171F4D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24</w:t>
            </w:r>
          </w:p>
        </w:tc>
        <w:tc>
          <w:tcPr>
            <w:tcW w:w="3690" w:type="dxa"/>
          </w:tcPr>
          <w:p w14:paraId="26E9F3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панели управления модуля онлайн-чат</w:t>
            </w:r>
          </w:p>
        </w:tc>
        <w:tc>
          <w:tcPr>
            <w:tcW w:w="1110" w:type="dxa"/>
          </w:tcPr>
          <w:p w14:paraId="782AF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x4wqwev29s">
              <w:r>
                <w:rPr>
                  <w:rFonts w:ascii="Arial" w:eastAsia="Arial" w:hAnsi="Arial" w:cs="Arial"/>
                  <w:color w:val="156082"/>
                </w:rPr>
                <w:t>II.5.2</w:t>
              </w:r>
            </w:hyperlink>
          </w:p>
        </w:tc>
        <w:tc>
          <w:tcPr>
            <w:tcW w:w="3825" w:type="dxa"/>
          </w:tcPr>
          <w:p w14:paraId="245C2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:rsidRPr="0050000B" w14:paraId="6306A6B5" w14:textId="77777777" w:rsidTr="009D43E8">
        <w:tc>
          <w:tcPr>
            <w:tcW w:w="690" w:type="dxa"/>
          </w:tcPr>
          <w:p w14:paraId="0CF3A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II-11</w:t>
            </w:r>
          </w:p>
        </w:tc>
        <w:tc>
          <w:tcPr>
            <w:tcW w:w="900" w:type="dxa"/>
          </w:tcPr>
          <w:p w14:paraId="796B0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3690" w:type="dxa"/>
          </w:tcPr>
          <w:p w14:paraId="19A4DE0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оперативной панели КЦ</w:t>
            </w:r>
          </w:p>
        </w:tc>
        <w:tc>
          <w:tcPr>
            <w:tcW w:w="1110" w:type="dxa"/>
          </w:tcPr>
          <w:p w14:paraId="64E6A8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7FDD2C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1.4.69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карточки оповещений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</w:t>
            </w:r>
          </w:p>
        </w:tc>
      </w:tr>
      <w:tr w:rsidR="009D43E8" w14:paraId="14ABEED7" w14:textId="77777777" w:rsidTr="009D43E8">
        <w:tc>
          <w:tcPr>
            <w:tcW w:w="690" w:type="dxa"/>
          </w:tcPr>
          <w:p w14:paraId="113655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II-12</w:t>
            </w:r>
          </w:p>
        </w:tc>
        <w:tc>
          <w:tcPr>
            <w:tcW w:w="900" w:type="dxa"/>
          </w:tcPr>
          <w:p w14:paraId="6C878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26</w:t>
            </w:r>
          </w:p>
        </w:tc>
        <w:tc>
          <w:tcPr>
            <w:tcW w:w="3690" w:type="dxa"/>
          </w:tcPr>
          <w:p w14:paraId="26F892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аналитики модуля онлайн-чат</w:t>
            </w:r>
          </w:p>
        </w:tc>
        <w:tc>
          <w:tcPr>
            <w:tcW w:w="1110" w:type="dxa"/>
          </w:tcPr>
          <w:p w14:paraId="2916E8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6ED5A1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FR-RPT-CC-13, метки §4.7</w:t>
            </w:r>
          </w:p>
        </w:tc>
      </w:tr>
      <w:tr w:rsidR="009D43E8" w14:paraId="440EF74E" w14:textId="77777777" w:rsidTr="009D43E8">
        <w:tc>
          <w:tcPr>
            <w:tcW w:w="690" w:type="dxa"/>
          </w:tcPr>
          <w:p w14:paraId="22F673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IV-5</w:t>
            </w:r>
          </w:p>
        </w:tc>
        <w:tc>
          <w:tcPr>
            <w:tcW w:w="900" w:type="dxa"/>
          </w:tcPr>
          <w:p w14:paraId="63C203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3690" w:type="dxa"/>
          </w:tcPr>
          <w:p w14:paraId="250D456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экспорт документов</w:t>
            </w:r>
          </w:p>
        </w:tc>
        <w:tc>
          <w:tcPr>
            <w:tcW w:w="1110" w:type="dxa"/>
          </w:tcPr>
          <w:p w14:paraId="092C5C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05E883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</w:tbl>
    <w:p w14:paraId="0D32452E" w14:textId="77777777" w:rsidR="009D43E8" w:rsidRDefault="009D43E8">
      <w:pPr>
        <w:rPr>
          <w:rFonts w:ascii="Arial" w:eastAsia="Arial" w:hAnsi="Arial" w:cs="Arial"/>
        </w:rPr>
      </w:pPr>
    </w:p>
    <w:p w14:paraId="5C94A105" w14:textId="77777777" w:rsidR="009D43E8" w:rsidRDefault="00317F00">
      <w:pPr>
        <w:pStyle w:val="2"/>
        <w:rPr>
          <w:rFonts w:ascii="Arial" w:eastAsia="Arial" w:hAnsi="Arial" w:cs="Arial"/>
        </w:rPr>
      </w:pPr>
      <w:bookmarkStart w:id="406" w:name="bookmark=id.t0lpniqtcc5d" w:colFirst="0" w:colLast="0"/>
      <w:bookmarkEnd w:id="406"/>
      <w:r>
        <w:rPr>
          <w:rFonts w:ascii="Arial" w:eastAsia="Arial" w:hAnsi="Arial" w:cs="Arial"/>
        </w:rPr>
        <w:t>I.9. Информационная безопасность</w:t>
      </w:r>
    </w:p>
    <w:p w14:paraId="4CF2163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§8–9]: ИБ, Журналирование, on-premise</w:t>
      </w:r>
    </w:p>
    <w:p w14:paraId="7E4ABD7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 агрегирует требования §8–9 ТТ: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OWASP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аудит и передачу событий в 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453E370" w14:textId="77777777" w:rsidR="009D43E8" w:rsidRPr="003C42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9"/>
          <w:id w:val="875731922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§8.1–8.16 → отражение в ТЗ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1.3</w:t>
          </w:r>
        </w:sdtContent>
      </w:sdt>
    </w:p>
    <w:p w14:paraId="71490BBD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Требования §9.1–9.3 журналирования и защиты журналов</w:t>
      </w:r>
    </w:p>
    <w:p w14:paraId="1A543983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lastRenderedPageBreak/>
        <w:t>On-premise и транспорт (</w:t>
      </w:r>
      <w:r>
        <w:rPr>
          <w:rFonts w:ascii="Arial" w:eastAsia="Arial" w:hAnsi="Arial" w:cs="Arial"/>
          <w:b/>
          <w:bCs/>
          <w:color w:val="000000"/>
        </w:rPr>
        <w:t>I.9.3</w:t>
      </w:r>
      <w:r>
        <w:rPr>
          <w:rFonts w:ascii="Arial" w:eastAsia="Arial" w:hAnsi="Arial" w:cs="Arial"/>
          <w:color w:val="000000"/>
        </w:rPr>
        <w:t>)</w:t>
      </w:r>
    </w:p>
    <w:p w14:paraId="2C2F272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внедряемая АС соответствует политикам ИБ банка и приказу ОАЦ № 66.</w:t>
      </w:r>
    </w:p>
    <w:p w14:paraId="27FD4DA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7" w:name="bookmark=id.eirr1wolx8m3" w:colFirst="0" w:colLast="0"/>
      <w:bookmarkEnd w:id="407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.9.1. Требования информационной безопасности (§8 ТТ)</w:t>
      </w:r>
    </w:p>
    <w:p w14:paraId="3B997EC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§8.1–8.16]: разграничение доступа, пароли, </w:t>
      </w:r>
      <w:r>
        <w:rPr>
          <w:rFonts w:ascii="Arial" w:eastAsia="Arial" w:hAnsi="Arial" w:cs="Arial"/>
          <w:b/>
          <w:bCs/>
          <w:color w:val="000000"/>
        </w:rPr>
        <w:t>OWASP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0AA244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.9.1 трассирует каждый пункт §8 к разделам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модулей; детализация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4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11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412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413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414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41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E2EC8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выполнение требований информационной безопасности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§8.1–8.16]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tbl>
      <w:tblPr>
        <w:tblStyle w:val="138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5"/>
        <w:gridCol w:w="7200"/>
        <w:gridCol w:w="1950"/>
      </w:tblGrid>
      <w:tr w:rsidR="009D43E8" w14:paraId="63D3BA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5" w:type="dxa"/>
          </w:tcPr>
          <w:p w14:paraId="33D82A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7200" w:type="dxa"/>
          </w:tcPr>
          <w:p w14:paraId="06E10F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(Прил.1)</w:t>
            </w:r>
          </w:p>
        </w:tc>
        <w:tc>
          <w:tcPr>
            <w:tcW w:w="1950" w:type="dxa"/>
          </w:tcPr>
          <w:p w14:paraId="03295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:rsidRPr="0050000B" w14:paraId="02E4DF25" w14:textId="77777777" w:rsidTr="009D43E8">
        <w:tc>
          <w:tcPr>
            <w:tcW w:w="795" w:type="dxa"/>
          </w:tcPr>
          <w:p w14:paraId="4CAD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</w:t>
            </w:r>
          </w:p>
        </w:tc>
        <w:tc>
          <w:tcPr>
            <w:tcW w:w="7200" w:type="dxa"/>
          </w:tcPr>
          <w:p w14:paraId="2D678C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Разграничение прав доступа на основе ролевой модели</w:t>
            </w:r>
          </w:p>
        </w:tc>
        <w:tc>
          <w:tcPr>
            <w:tcW w:w="1950" w:type="dxa"/>
          </w:tcPr>
          <w:p w14:paraId="787A32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1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1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1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19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aua</w:instrText>
            </w:r>
            <w:r w:rsidRPr="003339CA">
              <w:rPr>
                <w:lang w:val="ru-RU"/>
                <w:rPrChange w:id="420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jouqqnk</w:instrText>
            </w:r>
            <w:r w:rsidRPr="003339CA">
              <w:rPr>
                <w:lang w:val="ru-RU"/>
                <w:rPrChange w:id="42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2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var</w:instrText>
            </w:r>
            <w:r w:rsidRPr="003339CA">
              <w:rPr>
                <w:lang w:val="ru-RU"/>
                <w:rPrChange w:id="426" w:author="Никита Гринь" w:date="2026-07-31T10:55:00Z" w16du:dateUtc="2026-07-31T07:55:00Z">
                  <w:rPr/>
                </w:rPrChange>
              </w:rPr>
              <w:instrText>47</w:instrText>
            </w:r>
            <w:r>
              <w:instrText>dt</w:instrText>
            </w:r>
            <w:r w:rsidRPr="003339CA">
              <w:rPr>
                <w:lang w:val="ru-RU"/>
                <w:rPrChange w:id="427" w:author="Никита Гринь" w:date="2026-07-31T10:55:00Z" w16du:dateUtc="2026-07-31T07:55:00Z">
                  <w:rPr/>
                </w:rPrChange>
              </w:rPr>
              <w:instrText>214</w:instrText>
            </w:r>
            <w:r>
              <w:instrText>r</w:instrText>
            </w:r>
            <w:r w:rsidRPr="003339CA">
              <w:rPr>
                <w:lang w:val="ru-RU"/>
                <w:rPrChange w:id="428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</w:t>
            </w:r>
          </w:p>
        </w:tc>
      </w:tr>
      <w:tr w:rsidR="009D43E8" w14:paraId="7ED1A8E0" w14:textId="77777777" w:rsidTr="009D43E8">
        <w:tc>
          <w:tcPr>
            <w:tcW w:w="795" w:type="dxa"/>
          </w:tcPr>
          <w:p w14:paraId="21513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8.2</w:t>
            </w:r>
          </w:p>
        </w:tc>
        <w:tc>
          <w:tcPr>
            <w:tcW w:w="7200" w:type="dxa"/>
          </w:tcPr>
          <w:p w14:paraId="42E24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Идентификация и аутентификация; блокировка неиспользуемых УЗ</w:t>
            </w:r>
          </w:p>
        </w:tc>
        <w:tc>
          <w:tcPr>
            <w:tcW w:w="1950" w:type="dxa"/>
          </w:tcPr>
          <w:p w14:paraId="7D1DE4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>, §7.1</w:t>
            </w:r>
          </w:p>
        </w:tc>
      </w:tr>
      <w:tr w:rsidR="009D43E8" w14:paraId="042E75FA" w14:textId="77777777" w:rsidTr="009D43E8">
        <w:tc>
          <w:tcPr>
            <w:tcW w:w="795" w:type="dxa"/>
          </w:tcPr>
          <w:p w14:paraId="4C4893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8.3</w:t>
            </w:r>
          </w:p>
        </w:tc>
        <w:tc>
          <w:tcPr>
            <w:tcW w:w="7200" w:type="dxa"/>
          </w:tcPr>
          <w:p w14:paraId="175E1E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и смена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тных данных; длина, сложность, срок, история паролей; смена со старым паролем; хранение паролей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нном виде</w:t>
            </w:r>
          </w:p>
        </w:tc>
        <w:tc>
          <w:tcPr>
            <w:tcW w:w="1950" w:type="dxa"/>
          </w:tcPr>
          <w:p w14:paraId="10BED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(политика AD)</w:t>
            </w:r>
          </w:p>
        </w:tc>
      </w:tr>
      <w:tr w:rsidR="009D43E8" w14:paraId="33B6DC8C" w14:textId="77777777" w:rsidTr="009D43E8">
        <w:tc>
          <w:tcPr>
            <w:tcW w:w="795" w:type="dxa"/>
          </w:tcPr>
          <w:p w14:paraId="05709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8.4</w:t>
            </w:r>
          </w:p>
        </w:tc>
        <w:tc>
          <w:tcPr>
            <w:tcW w:w="7200" w:type="dxa"/>
          </w:tcPr>
          <w:p w14:paraId="4C37CD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реквизитов доступа по умолчанию или их блокирование</w:t>
            </w:r>
          </w:p>
        </w:tc>
        <w:tc>
          <w:tcPr>
            <w:tcW w:w="1950" w:type="dxa"/>
          </w:tcPr>
          <w:p w14:paraId="13D37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619F6A3" w14:textId="77777777" w:rsidTr="009D43E8">
        <w:tc>
          <w:tcPr>
            <w:tcW w:w="795" w:type="dxa"/>
          </w:tcPr>
          <w:p w14:paraId="0937A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8.5</w:t>
            </w:r>
          </w:p>
        </w:tc>
        <w:tc>
          <w:tcPr>
            <w:tcW w:w="7200" w:type="dxa"/>
          </w:tcPr>
          <w:p w14:paraId="383963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Настройки парольной политики (длина, сложность, историчность, период смены)</w:t>
            </w:r>
          </w:p>
        </w:tc>
        <w:tc>
          <w:tcPr>
            <w:tcW w:w="1950" w:type="dxa"/>
          </w:tcPr>
          <w:p w14:paraId="0CAF24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0D7C878" w14:textId="77777777" w:rsidTr="009D43E8">
        <w:tc>
          <w:tcPr>
            <w:tcW w:w="795" w:type="dxa"/>
          </w:tcPr>
          <w:p w14:paraId="1D179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8.6</w:t>
            </w:r>
          </w:p>
        </w:tc>
        <w:tc>
          <w:tcPr>
            <w:tcW w:w="7200" w:type="dxa"/>
          </w:tcPr>
          <w:p w14:paraId="2CAE58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обратной связи при вводе пароля</w:t>
            </w:r>
          </w:p>
        </w:tc>
        <w:tc>
          <w:tcPr>
            <w:tcW w:w="1950" w:type="dxa"/>
          </w:tcPr>
          <w:p w14:paraId="3775E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7671B8C" w14:textId="77777777" w:rsidTr="009D43E8">
        <w:tc>
          <w:tcPr>
            <w:tcW w:w="795" w:type="dxa"/>
          </w:tcPr>
          <w:p w14:paraId="313273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8.7</w:t>
            </w:r>
          </w:p>
        </w:tc>
        <w:tc>
          <w:tcPr>
            <w:tcW w:w="7200" w:type="dxa"/>
          </w:tcPr>
          <w:p w14:paraId="777ECE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Функционал недоступен неавторизованным пользователям</w:t>
            </w:r>
          </w:p>
        </w:tc>
        <w:tc>
          <w:tcPr>
            <w:tcW w:w="1950" w:type="dxa"/>
          </w:tcPr>
          <w:p w14:paraId="56C324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>, RBAC</w:t>
            </w:r>
          </w:p>
        </w:tc>
      </w:tr>
      <w:tr w:rsidR="009D43E8" w14:paraId="6E4736A1" w14:textId="77777777" w:rsidTr="009D43E8">
        <w:tc>
          <w:tcPr>
            <w:tcW w:w="795" w:type="dxa"/>
          </w:tcPr>
          <w:p w14:paraId="69988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8.8</w:t>
            </w:r>
          </w:p>
        </w:tc>
        <w:tc>
          <w:tcPr>
            <w:tcW w:w="7200" w:type="dxa"/>
          </w:tcPr>
          <w:p w14:paraId="1C4924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от подбора реквизитов; лимит неудачных попыток и блокировка</w:t>
            </w:r>
          </w:p>
        </w:tc>
        <w:tc>
          <w:tcPr>
            <w:tcW w:w="1950" w:type="dxa"/>
          </w:tcPr>
          <w:p w14:paraId="3CFDC3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8DC3EF1" w14:textId="77777777" w:rsidTr="009D43E8">
        <w:tc>
          <w:tcPr>
            <w:tcW w:w="795" w:type="dxa"/>
          </w:tcPr>
          <w:p w14:paraId="3D07A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8.9</w:t>
            </w:r>
          </w:p>
        </w:tc>
        <w:tc>
          <w:tcPr>
            <w:tcW w:w="7200" w:type="dxa"/>
          </w:tcPr>
          <w:p w14:paraId="698528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по неактивности</w:t>
            </w:r>
          </w:p>
        </w:tc>
        <w:tc>
          <w:tcPr>
            <w:tcW w:w="1950" w:type="dxa"/>
          </w:tcPr>
          <w:p w14:paraId="34624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C314919" w14:textId="77777777" w:rsidTr="009D43E8">
        <w:tc>
          <w:tcPr>
            <w:tcW w:w="795" w:type="dxa"/>
          </w:tcPr>
          <w:p w14:paraId="746769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8.10</w:t>
            </w:r>
          </w:p>
        </w:tc>
        <w:tc>
          <w:tcPr>
            <w:tcW w:w="7200" w:type="dxa"/>
          </w:tcPr>
          <w:p w14:paraId="3E4E3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Антивирус на серверной части — ПО Заказчика</w:t>
            </w:r>
          </w:p>
        </w:tc>
        <w:tc>
          <w:tcPr>
            <w:tcW w:w="1950" w:type="dxa"/>
          </w:tcPr>
          <w:p w14:paraId="59EE0B38" w14:textId="6E6E9BA1" w:rsidR="009D43E8" w:rsidRPr="0015254F" w:rsidRDefault="001525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29" w:author="Никита Гринь" w:date="2026-07-31T12:53:00Z" w16du:dateUtc="2026-07-31T09:53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430" w:author="Никита Гринь" w:date="2026-07-31T12:54:00Z" w16du:dateUtc="2026-07-31T09:54:00Z">
              <w:r>
                <w:rPr>
                  <w:lang w:val="ru-RU"/>
                </w:rPr>
                <w:t>Этот раздел</w:t>
              </w:r>
              <w:r>
                <w:rPr>
                  <w:lang w:val="en-US"/>
                </w:rPr>
                <w:t>,</w:t>
              </w:r>
              <w:r>
                <w:rPr>
                  <w:lang w:val="ru-RU"/>
                </w:rPr>
                <w:t xml:space="preserve"> пункт 3.</w:t>
              </w:r>
            </w:ins>
            <w:commentRangeStart w:id="431"/>
            <w:commentRangeStart w:id="432"/>
            <w:del w:id="433" w:author="Никита Гринь" w:date="2026-07-31T12:53:00Z" w16du:dateUtc="2026-07-31T09:53:00Z">
              <w:r w:rsidR="00745430" w:rsidDel="0015254F">
                <w:fldChar w:fldCharType="begin"/>
              </w:r>
              <w:r w:rsidR="00745430" w:rsidDel="0015254F">
                <w:delInstrText xml:space="preserve"> HYPERLINK \l "bookmark=id.w59pful4qns2" \h </w:delInstrText>
              </w:r>
              <w:r w:rsidR="00745430" w:rsidDel="0015254F">
                <w:fldChar w:fldCharType="separate"/>
              </w:r>
              <w:r w:rsidR="00317F00" w:rsidDel="0015254F">
                <w:rPr>
                  <w:rFonts w:ascii="Arial" w:eastAsia="Arial" w:hAnsi="Arial" w:cs="Arial"/>
                  <w:color w:val="156082"/>
                </w:rPr>
                <w:delText>VII.3</w:delText>
              </w:r>
              <w:r w:rsidR="00745430" w:rsidDel="0015254F">
                <w:rPr>
                  <w:rFonts w:ascii="Arial" w:eastAsia="Arial" w:hAnsi="Arial" w:cs="Arial"/>
                  <w:color w:val="156082"/>
                </w:rPr>
                <w:fldChar w:fldCharType="end"/>
              </w:r>
              <w:commentRangeEnd w:id="431"/>
              <w:r w:rsidRPr="0015254F" w:rsidDel="0015254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434" w:author="Никита Гринь" w:date="2026-07-31T12:53:00Z" w16du:dateUtc="2026-07-31T09:53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431"/>
              </w:r>
              <w:commentRangeEnd w:id="432"/>
              <w:r w:rsidRPr="0015254F" w:rsidDel="0015254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435" w:author="Никита Гринь" w:date="2026-07-31T12:53:00Z" w16du:dateUtc="2026-07-31T09:53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432"/>
              </w:r>
            </w:del>
          </w:p>
        </w:tc>
      </w:tr>
      <w:tr w:rsidR="009D43E8" w14:paraId="376AEEBD" w14:textId="77777777" w:rsidTr="009D43E8">
        <w:tc>
          <w:tcPr>
            <w:tcW w:w="795" w:type="dxa"/>
          </w:tcPr>
          <w:p w14:paraId="29CE1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8.11</w:t>
            </w:r>
          </w:p>
        </w:tc>
        <w:tc>
          <w:tcPr>
            <w:tcW w:w="7200" w:type="dxa"/>
          </w:tcPr>
          <w:p w14:paraId="61760E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Обновления ПО, исправление ошибок и уязвимостей</w:t>
            </w:r>
          </w:p>
        </w:tc>
        <w:tc>
          <w:tcPr>
            <w:tcW w:w="1950" w:type="dxa"/>
          </w:tcPr>
          <w:p w14:paraId="0912F5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Этапы 2, 7 календарного плана;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4CABA0D6" w14:textId="77777777" w:rsidTr="009D43E8">
        <w:tc>
          <w:tcPr>
            <w:tcW w:w="795" w:type="dxa"/>
          </w:tcPr>
          <w:p w14:paraId="1C55A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8.12</w:t>
            </w:r>
          </w:p>
        </w:tc>
        <w:tc>
          <w:tcPr>
            <w:tcW w:w="7200" w:type="dxa"/>
          </w:tcPr>
          <w:p w14:paraId="1DA68A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Отсутствие уязвимостей в коде и библиотеках; статический/компонентный анализ; устранение до ввода</w:t>
            </w:r>
          </w:p>
        </w:tc>
        <w:tc>
          <w:tcPr>
            <w:tcW w:w="1950" w:type="dxa"/>
          </w:tcPr>
          <w:p w14:paraId="19181A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 7 ИБ;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1F946A9A" w14:textId="77777777" w:rsidTr="009D43E8">
        <w:tc>
          <w:tcPr>
            <w:tcW w:w="795" w:type="dxa"/>
          </w:tcPr>
          <w:p w14:paraId="6F461C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8.13</w:t>
            </w:r>
          </w:p>
        </w:tc>
        <w:tc>
          <w:tcPr>
            <w:tcW w:w="7200" w:type="dxa"/>
          </w:tcPr>
          <w:p w14:paraId="6FB54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Полномочное управление УЗ (создание, активация, блокировка, уничтожение)</w:t>
            </w:r>
          </w:p>
        </w:tc>
        <w:tc>
          <w:tcPr>
            <w:tcW w:w="1950" w:type="dxa"/>
          </w:tcPr>
          <w:p w14:paraId="189B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API §8.16</w:t>
            </w:r>
          </w:p>
        </w:tc>
      </w:tr>
      <w:tr w:rsidR="009D43E8" w:rsidRPr="0050000B" w14:paraId="5DFAE7ED" w14:textId="77777777" w:rsidTr="009D43E8">
        <w:tc>
          <w:tcPr>
            <w:tcW w:w="795" w:type="dxa"/>
          </w:tcPr>
          <w:p w14:paraId="1BCA5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8.14</w:t>
            </w:r>
          </w:p>
        </w:tc>
        <w:tc>
          <w:tcPr>
            <w:tcW w:w="7200" w:type="dxa"/>
          </w:tcPr>
          <w:p w14:paraId="3CF089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Соответствие приказу ОАЦ № 66 (Прил.3 к Положению о ТКЗ)</w:t>
            </w:r>
          </w:p>
        </w:tc>
        <w:tc>
          <w:tcPr>
            <w:tcW w:w="1950" w:type="dxa"/>
          </w:tcPr>
          <w:p w14:paraId="72C72C49" w14:textId="49FCAAC2" w:rsidR="009D43E8" w:rsidRPr="004E522C" w:rsidRDefault="00C679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36" w:author="Никита Гринь" w:date="2026-07-31T12:57:00Z" w16du:dateUtc="2026-07-31T09:57:00Z">
              <w:r w:rsidRPr="00C679D0">
                <w:rPr>
                  <w:rFonts w:ascii="Arial" w:eastAsia="Arial" w:hAnsi="Arial" w:cs="Arial"/>
                  <w:color w:val="000000"/>
                  <w:lang w:val="ru-RU"/>
                </w:rPr>
                <w:t>I.9.1; аттестация — этап 4 «Материалы для аттестации СЗИ» Календарного плана выполнения работ (Прил. 2)</w:t>
              </w:r>
            </w:ins>
            <w:del w:id="437" w:author="Никита Гринь" w:date="2026-07-31T12:57:00Z" w16du:dateUtc="2026-07-31T09:57:00Z">
              <w:r w:rsidR="00317F00" w:rsidRP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Настоящий раздел; аттестация — этап 4</w:delText>
              </w:r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438"/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Календарного план-графика выполнения работ</w:delText>
              </w:r>
              <w:commentRangeEnd w:id="438"/>
              <w:r w:rsidR="0015254F" w:rsidRPr="004E522C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438"/>
              </w:r>
            </w:del>
          </w:p>
        </w:tc>
      </w:tr>
      <w:tr w:rsidR="009D43E8" w:rsidRPr="0050000B" w14:paraId="762A390F" w14:textId="77777777" w:rsidTr="009D43E8">
        <w:tc>
          <w:tcPr>
            <w:tcW w:w="795" w:type="dxa"/>
          </w:tcPr>
          <w:p w14:paraId="7DA04F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8.15</w:t>
            </w:r>
          </w:p>
        </w:tc>
        <w:tc>
          <w:tcPr>
            <w:tcW w:w="7200" w:type="dxa"/>
          </w:tcPr>
          <w:p w14:paraId="0A0C66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Технические меры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1950" w:type="dxa"/>
          </w:tcPr>
          <w:p w14:paraId="18B1C0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3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4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4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4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44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26CFE657" w14:textId="77777777" w:rsidTr="009D43E8">
        <w:tc>
          <w:tcPr>
            <w:tcW w:w="795" w:type="dxa"/>
          </w:tcPr>
          <w:p w14:paraId="4CDB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8.16</w:t>
            </w:r>
          </w:p>
        </w:tc>
        <w:tc>
          <w:tcPr>
            <w:tcW w:w="7200" w:type="dxa"/>
          </w:tcPr>
          <w:p w14:paraId="2B964FD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управления пользователями и полномочиями</w:t>
            </w:r>
          </w:p>
        </w:tc>
        <w:tc>
          <w:tcPr>
            <w:tcW w:w="1950" w:type="dxa"/>
          </w:tcPr>
          <w:p w14:paraId="4080C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интеграция AD</w:t>
            </w:r>
          </w:p>
        </w:tc>
      </w:tr>
    </w:tbl>
    <w:p w14:paraId="10C45AE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4" w:name="bookmark=id.tb36u5tm6xfk" w:colFirst="0" w:colLast="0"/>
      <w:bookmarkEnd w:id="444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.9.2. Журналирование и аудит (§9 ТТ)</w:t>
      </w:r>
    </w:p>
    <w:p w14:paraId="57DFBB0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§9.1–9.3]: журналы,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защита записей</w:t>
      </w:r>
    </w:p>
    <w:p w14:paraId="3D1648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.9.2 связывает §9 ТТ с </w:t>
      </w:r>
      <w:r>
        <w:fldChar w:fldCharType="begin"/>
      </w:r>
      <w:r>
        <w:instrText>HYPERLINK</w:instrText>
      </w:r>
      <w:r w:rsidRPr="003339CA">
        <w:rPr>
          <w:lang w:val="ru-RU"/>
          <w:rPrChange w:id="44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4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4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48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449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450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45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ролями аналитиков §2.4 п.7, 10, 13.</w:t>
      </w:r>
    </w:p>
    <w:p w14:paraId="1AE035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Журналирование и аудит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§9.1–9.3]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p w14:paraId="267C90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§9.1 — система журналирования:</w:t>
      </w:r>
    </w:p>
    <w:tbl>
      <w:tblPr>
        <w:tblStyle w:val="137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5280"/>
        <w:gridCol w:w="3735"/>
      </w:tblGrid>
      <w:tr w:rsidR="009D43E8" w14:paraId="52B61C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13C808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280" w:type="dxa"/>
          </w:tcPr>
          <w:p w14:paraId="7C02C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35" w:type="dxa"/>
          </w:tcPr>
          <w:p w14:paraId="12A15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7ADFED7" w14:textId="77777777" w:rsidTr="009D43E8">
        <w:tc>
          <w:tcPr>
            <w:tcW w:w="1125" w:type="dxa"/>
          </w:tcPr>
          <w:p w14:paraId="2F5ED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9.1.1</w:t>
            </w:r>
          </w:p>
        </w:tc>
        <w:tc>
          <w:tcPr>
            <w:tcW w:w="5280" w:type="dxa"/>
          </w:tcPr>
          <w:p w14:paraId="657BC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Функционирование в течение всего периода работы актива</w:t>
            </w:r>
          </w:p>
        </w:tc>
        <w:tc>
          <w:tcPr>
            <w:tcW w:w="3735" w:type="dxa"/>
          </w:tcPr>
          <w:p w14:paraId="594002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2D18F5C" w14:textId="77777777" w:rsidTr="009D43E8">
        <w:tc>
          <w:tcPr>
            <w:tcW w:w="1125" w:type="dxa"/>
          </w:tcPr>
          <w:p w14:paraId="39163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9.1.2</w:t>
            </w:r>
          </w:p>
        </w:tc>
        <w:tc>
          <w:tcPr>
            <w:tcW w:w="5280" w:type="dxa"/>
          </w:tcPr>
          <w:p w14:paraId="23AF90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Однозначная идентификация событий с привязкой по времени</w:t>
            </w:r>
          </w:p>
        </w:tc>
        <w:tc>
          <w:tcPr>
            <w:tcW w:w="3735" w:type="dxa"/>
          </w:tcPr>
          <w:p w14:paraId="21415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BB90F2C" w14:textId="77777777" w:rsidTr="009D43E8">
        <w:tc>
          <w:tcPr>
            <w:tcW w:w="1125" w:type="dxa"/>
          </w:tcPr>
          <w:p w14:paraId="1C75B8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9.1.3</w:t>
            </w:r>
          </w:p>
        </w:tc>
        <w:tc>
          <w:tcPr>
            <w:tcW w:w="5280" w:type="dxa"/>
          </w:tcPr>
          <w:p w14:paraId="6B2E3F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0"/>
                <w:id w:val="-15979247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Хранение событий ≥1 года (циклическое)</w:t>
                </w:r>
              </w:sdtContent>
            </w:sdt>
          </w:p>
        </w:tc>
        <w:tc>
          <w:tcPr>
            <w:tcW w:w="3735" w:type="dxa"/>
          </w:tcPr>
          <w:p w14:paraId="683A3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5085EA" w14:textId="77777777" w:rsidTr="009D43E8">
        <w:tc>
          <w:tcPr>
            <w:tcW w:w="1125" w:type="dxa"/>
          </w:tcPr>
          <w:p w14:paraId="2587B9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9.1.4</w:t>
            </w:r>
          </w:p>
        </w:tc>
        <w:tc>
          <w:tcPr>
            <w:tcW w:w="5280" w:type="dxa"/>
          </w:tcPr>
          <w:p w14:paraId="62DC2F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Доступность событий за срок хранения</w:t>
            </w:r>
          </w:p>
        </w:tc>
        <w:tc>
          <w:tcPr>
            <w:tcW w:w="3735" w:type="dxa"/>
          </w:tcPr>
          <w:p w14:paraId="3415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79F9B64" w14:textId="77777777" w:rsidTr="009D43E8">
        <w:tc>
          <w:tcPr>
            <w:tcW w:w="1125" w:type="dxa"/>
          </w:tcPr>
          <w:p w14:paraId="322E3A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9.1.5</w:t>
            </w:r>
          </w:p>
        </w:tc>
        <w:tc>
          <w:tcPr>
            <w:tcW w:w="5280" w:type="dxa"/>
          </w:tcPr>
          <w:p w14:paraId="3289E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Синхронизация времени актива</w:t>
            </w:r>
          </w:p>
        </w:tc>
        <w:tc>
          <w:tcPr>
            <w:tcW w:w="3735" w:type="dxa"/>
          </w:tcPr>
          <w:p w14:paraId="6F8AB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w59pful4qns2">
              <w:r>
                <w:rPr>
                  <w:rFonts w:ascii="Arial" w:eastAsia="Arial" w:hAnsi="Arial" w:cs="Arial"/>
                  <w:color w:val="156082"/>
                </w:rPr>
                <w:t>VII.3</w:t>
              </w:r>
            </w:hyperlink>
          </w:p>
        </w:tc>
      </w:tr>
      <w:tr w:rsidR="009D43E8" w14:paraId="70F4ED2E" w14:textId="77777777" w:rsidTr="009D43E8">
        <w:tc>
          <w:tcPr>
            <w:tcW w:w="1125" w:type="dxa"/>
          </w:tcPr>
          <w:p w14:paraId="01192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9.1.6</w:t>
            </w:r>
          </w:p>
        </w:tc>
        <w:tc>
          <w:tcPr>
            <w:tcW w:w="5280" w:type="dxa"/>
          </w:tcPr>
          <w:p w14:paraId="3DD3275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Структурированный вид; экспорт/просмотр вне актива</w:t>
            </w:r>
          </w:p>
        </w:tc>
        <w:tc>
          <w:tcPr>
            <w:tcW w:w="3735" w:type="dxa"/>
          </w:tcPr>
          <w:p w14:paraId="6899D7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43BA291" w14:textId="77777777" w:rsidTr="009D43E8">
        <w:tc>
          <w:tcPr>
            <w:tcW w:w="1125" w:type="dxa"/>
          </w:tcPr>
          <w:p w14:paraId="7F3BE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9.1.7</w:t>
            </w:r>
          </w:p>
        </w:tc>
        <w:tc>
          <w:tcPr>
            <w:tcW w:w="5280" w:type="dxa"/>
          </w:tcPr>
          <w:p w14:paraId="37305D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информации при регистрации событий</w:t>
            </w:r>
          </w:p>
        </w:tc>
        <w:tc>
          <w:tcPr>
            <w:tcW w:w="3735" w:type="dxa"/>
          </w:tcPr>
          <w:p w14:paraId="558897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A317B27" w14:textId="77777777" w:rsidTr="009D43E8">
        <w:tc>
          <w:tcPr>
            <w:tcW w:w="1125" w:type="dxa"/>
          </w:tcPr>
          <w:p w14:paraId="2ED896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9.1.8</w:t>
            </w:r>
          </w:p>
        </w:tc>
        <w:tc>
          <w:tcPr>
            <w:tcW w:w="5280" w:type="dxa"/>
          </w:tcPr>
          <w:p w14:paraId="461F0A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Реагирование на сбои регистрации</w:t>
            </w:r>
          </w:p>
        </w:tc>
        <w:tc>
          <w:tcPr>
            <w:tcW w:w="3735" w:type="dxa"/>
          </w:tcPr>
          <w:p w14:paraId="2FD42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85EF6F2" w14:textId="77777777" w:rsidTr="009D43E8">
        <w:tc>
          <w:tcPr>
            <w:tcW w:w="1125" w:type="dxa"/>
          </w:tcPr>
          <w:p w14:paraId="574E9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9.1.9</w:t>
            </w:r>
          </w:p>
        </w:tc>
        <w:tc>
          <w:tcPr>
            <w:tcW w:w="5280" w:type="dxa"/>
          </w:tcPr>
          <w:p w14:paraId="7C24A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Передача событий ИБ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del w:id="452" w:author="Никита Гринь" w:date="2026-08-05T12:35:00Z" w16du:dateUtc="2026-08-05T09:35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Del="00D65562">
                <w:rPr>
                  <w:rFonts w:ascii="Arial" w:eastAsia="Arial" w:hAnsi="Arial" w:cs="Arial"/>
                  <w:color w:val="000000"/>
                </w:rPr>
                <w:delText>KUMA</w:delText>
              </w:r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>)</w:delText>
              </w:r>
            </w:del>
          </w:p>
        </w:tc>
        <w:tc>
          <w:tcPr>
            <w:tcW w:w="3735" w:type="dxa"/>
          </w:tcPr>
          <w:p w14:paraId="255CE8E2" w14:textId="27378365" w:rsidR="009D43E8" w:rsidRPr="00A3620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53" w:author="Никита Гринь" w:date="2026-08-06T11:20:00Z" w16du:dateUtc="2026-08-06T08:20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fldChar w:fldCharType="begin"/>
            </w:r>
            <w:r>
              <w:instrText>HYPERLINK</w:instrText>
            </w:r>
            <w:r w:rsidRPr="00A36205">
              <w:rPr>
                <w:lang w:val="ru-RU"/>
                <w:rPrChange w:id="454" w:author="Никита Гринь" w:date="2026-08-06T11:20:00Z" w16du:dateUtc="2026-08-06T08:20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A36205">
              <w:rPr>
                <w:lang w:val="ru-RU"/>
                <w:rPrChange w:id="455" w:author="Никита Гринь" w:date="2026-08-06T11:20:00Z" w16du:dateUtc="2026-08-06T08:20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A36205">
              <w:rPr>
                <w:lang w:val="ru-RU"/>
                <w:rPrChange w:id="456" w:author="Никита Гринь" w:date="2026-08-06T11:20:00Z" w16du:dateUtc="2026-08-06T08:20:00Z">
                  <w:rPr/>
                </w:rPrChange>
              </w:rPr>
              <w:instrText>=</w:instrText>
            </w:r>
            <w:r>
              <w:instrText>id</w:instrText>
            </w:r>
            <w:r w:rsidRPr="00A36205">
              <w:rPr>
                <w:lang w:val="ru-RU"/>
                <w:rPrChange w:id="457" w:author="Никита Гринь" w:date="2026-08-06T11:20:00Z" w16du:dateUtc="2026-08-06T08:20:00Z">
                  <w:rPr/>
                </w:rPrChange>
              </w:rPr>
              <w:instrText>.</w:instrText>
            </w:r>
            <w:r>
              <w:instrText>i</w:instrText>
            </w:r>
            <w:r w:rsidRPr="00A36205">
              <w:rPr>
                <w:lang w:val="ru-RU"/>
                <w:rPrChange w:id="458" w:author="Никита Гринь" w:date="2026-08-06T11:20:00Z" w16du:dateUtc="2026-08-06T08:20:00Z">
                  <w:rPr/>
                </w:rPrChange>
              </w:rPr>
              <w:instrText>6</w:instrText>
            </w:r>
            <w:r>
              <w:instrText>vdwf</w:instrText>
            </w:r>
            <w:r w:rsidRPr="00A36205">
              <w:rPr>
                <w:lang w:val="ru-RU"/>
                <w:rPrChange w:id="459" w:author="Никита Гринь" w:date="2026-08-06T11:20:00Z" w16du:dateUtc="2026-08-06T08:20:00Z">
                  <w:rPr/>
                </w:rPrChange>
              </w:rPr>
              <w:instrText>3</w:instrText>
            </w:r>
            <w:r>
              <w:instrText>wftdq</w:instrText>
            </w:r>
            <w:r w:rsidRPr="00A36205">
              <w:rPr>
                <w:lang w:val="ru-RU"/>
                <w:rPrChange w:id="460" w:author="Никита Гринь" w:date="2026-08-06T11:20:00Z" w16du:dateUtc="2026-08-06T08:20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36205">
              <w:rPr>
                <w:rFonts w:ascii="Arial" w:eastAsia="Arial" w:hAnsi="Arial" w:cs="Arial"/>
                <w:color w:val="156082"/>
                <w:lang w:val="ru-RU"/>
                <w:rPrChange w:id="461" w:author="Никита Гринь" w:date="2026-08-06T11:20:00Z" w16du:dateUtc="2026-08-06T08:20:00Z">
                  <w:rPr>
                    <w:rFonts w:ascii="Arial" w:eastAsia="Arial" w:hAnsi="Arial" w:cs="Arial"/>
                    <w:color w:val="156082"/>
                  </w:rPr>
                </w:rPrChange>
              </w:rPr>
              <w:t>.3</w:t>
            </w:r>
            <w:r>
              <w:fldChar w:fldCharType="end"/>
            </w:r>
            <w:ins w:id="462" w:author="Никита Гринь" w:date="2026-08-06T11:20:00Z" w16du:dateUtc="2026-08-06T08:20:00Z">
              <w:r w:rsidR="00A36205">
                <w:rPr>
                  <w:lang w:val="ru-RU"/>
                </w:rPr>
                <w:t xml:space="preserve"> </w:t>
              </w:r>
            </w:ins>
            <w:ins w:id="463" w:author="Никита Гринь" w:date="2026-08-06T11:20:00Z">
              <w:r w:rsidR="00A36205" w:rsidRPr="00A36205">
                <w:rPr>
                  <w:lang w:val="ru-RU"/>
                  <w:rPrChange w:id="464" w:author="Никита Гринь" w:date="2026-08-06T11:20:00Z" w16du:dateUtc="2026-08-06T08:20:00Z">
                    <w:rPr/>
                  </w:rPrChange>
                </w:rPr>
                <w:t xml:space="preserve"> Способ: ПО передаёт/предоставляет </w:t>
              </w:r>
              <w:r w:rsidR="00A36205" w:rsidRPr="00A36205">
                <w:rPr>
                  <w:lang w:val="ru-RU"/>
                  <w:rPrChange w:id="465" w:author="Никита Гринь" w:date="2026-08-06T11:20:00Z" w16du:dateUtc="2026-08-06T08:20:00Z">
                    <w:rPr/>
                  </w:rPrChange>
                </w:rPr>
                <w:lastRenderedPageBreak/>
                <w:t xml:space="preserve">события ИБ в </w:t>
              </w:r>
              <w:r w:rsidR="00A36205" w:rsidRPr="00A36205">
                <w:t>SIEM</w:t>
              </w:r>
              <w:r w:rsidR="00A36205" w:rsidRPr="00A36205">
                <w:rPr>
                  <w:lang w:val="ru-RU"/>
                  <w:rPrChange w:id="466" w:author="Никита Гринь" w:date="2026-08-06T11:20:00Z" w16du:dateUtc="2026-08-06T08:20:00Z">
                    <w:rPr/>
                  </w:rPrChange>
                </w:rPr>
                <w:t xml:space="preserve">-систему Заказчика; формат, протокол и </w:t>
              </w:r>
              <w:r w:rsidR="00A36205" w:rsidRPr="00A36205">
                <w:t>endpoint</w:t>
              </w:r>
              <w:r w:rsidR="00A36205" w:rsidRPr="00A36205">
                <w:rPr>
                  <w:lang w:val="ru-RU"/>
                  <w:rPrChange w:id="467" w:author="Никита Гринь" w:date="2026-08-06T11:20:00Z" w16du:dateUtc="2026-08-06T08:20:00Z">
                    <w:rPr/>
                  </w:rPrChange>
                </w:rPr>
                <w:t xml:space="preserve"> согласовываются с ЦКБ. Порядок: запись в журнал ПО → постановка в очередь доставки → отправка на согласованный приёмник </w:t>
              </w:r>
              <w:r w:rsidR="00A36205" w:rsidRPr="00A36205">
                <w:t>SIEM</w:t>
              </w:r>
              <w:r w:rsidR="00A36205" w:rsidRPr="00A36205">
                <w:rPr>
                  <w:lang w:val="ru-RU"/>
                  <w:rPrChange w:id="468" w:author="Никита Гринь" w:date="2026-08-06T11:20:00Z" w16du:dateUtc="2026-08-06T08:20:00Z">
                    <w:rPr/>
                  </w:rPrChange>
                </w:rPr>
                <w:t xml:space="preserve"> → повтор при недоступности с локальным сохранением. </w:t>
              </w:r>
              <w:r w:rsidR="00A36205" w:rsidRPr="00A36205">
                <w:t>Приёмка: INT-T-AUD.</w:t>
              </w:r>
            </w:ins>
          </w:p>
        </w:tc>
      </w:tr>
    </w:tbl>
    <w:p w14:paraId="6E34A1BD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§9.2 — защита при регистрации событий:</w:t>
      </w:r>
    </w:p>
    <w:tbl>
      <w:tblPr>
        <w:tblStyle w:val="136"/>
        <w:tblW w:w="101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0"/>
        <w:gridCol w:w="5190"/>
        <w:gridCol w:w="3780"/>
      </w:tblGrid>
      <w:tr w:rsidR="009D43E8" w14:paraId="3D0470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0" w:type="dxa"/>
          </w:tcPr>
          <w:p w14:paraId="742DC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190" w:type="dxa"/>
          </w:tcPr>
          <w:p w14:paraId="1BDFA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80" w:type="dxa"/>
          </w:tcPr>
          <w:p w14:paraId="6EA7F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AC4495C" w14:textId="77777777" w:rsidTr="009D43E8">
        <w:tc>
          <w:tcPr>
            <w:tcW w:w="1140" w:type="dxa"/>
          </w:tcPr>
          <w:p w14:paraId="6E5D2D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9.2.1</w:t>
            </w:r>
          </w:p>
        </w:tc>
        <w:tc>
          <w:tcPr>
            <w:tcW w:w="5190" w:type="dxa"/>
          </w:tcPr>
          <w:p w14:paraId="079CE98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 к управлению механизмами регистрации — только уполномоченным</w:t>
            </w:r>
          </w:p>
        </w:tc>
        <w:tc>
          <w:tcPr>
            <w:tcW w:w="3780" w:type="dxa"/>
          </w:tcPr>
          <w:p w14:paraId="29B7C9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п.1, ИБ</w:t>
            </w:r>
          </w:p>
        </w:tc>
      </w:tr>
      <w:tr w:rsidR="009D43E8" w:rsidRPr="0050000B" w14:paraId="17406B66" w14:textId="77777777" w:rsidTr="009D43E8">
        <w:tc>
          <w:tcPr>
            <w:tcW w:w="1140" w:type="dxa"/>
          </w:tcPr>
          <w:p w14:paraId="273F0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9.2.2</w:t>
            </w:r>
          </w:p>
        </w:tc>
        <w:tc>
          <w:tcPr>
            <w:tcW w:w="5190" w:type="dxa"/>
          </w:tcPr>
          <w:p w14:paraId="3874D8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Просмотр журналов — по должностным обязанностям</w:t>
            </w:r>
          </w:p>
        </w:tc>
        <w:tc>
          <w:tcPr>
            <w:tcW w:w="3780" w:type="dxa"/>
          </w:tcPr>
          <w:p w14:paraId="758F58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роль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(§2.4 п.7, 10, 13)</w:t>
            </w:r>
          </w:p>
        </w:tc>
      </w:tr>
      <w:tr w:rsidR="009D43E8" w14:paraId="14063D39" w14:textId="77777777" w:rsidTr="009D43E8">
        <w:tc>
          <w:tcPr>
            <w:tcW w:w="1140" w:type="dxa"/>
          </w:tcPr>
          <w:p w14:paraId="1D64F0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9.2.3</w:t>
            </w:r>
          </w:p>
        </w:tc>
        <w:tc>
          <w:tcPr>
            <w:tcW w:w="5190" w:type="dxa"/>
          </w:tcPr>
          <w:p w14:paraId="44601E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журналов от несанкционированной модификации и удаления</w:t>
            </w:r>
          </w:p>
        </w:tc>
        <w:tc>
          <w:tcPr>
            <w:tcW w:w="3780" w:type="dxa"/>
          </w:tcPr>
          <w:p w14:paraId="367A7C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5BDB966A" w14:textId="77777777" w:rsidTr="009D43E8">
        <w:tc>
          <w:tcPr>
            <w:tcW w:w="1140" w:type="dxa"/>
          </w:tcPr>
          <w:p w14:paraId="4E6772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9.2.4</w:t>
            </w:r>
          </w:p>
        </w:tc>
        <w:tc>
          <w:tcPr>
            <w:tcW w:w="5190" w:type="dxa"/>
          </w:tcPr>
          <w:p w14:paraId="71A33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целостности журналов</w:t>
            </w:r>
          </w:p>
        </w:tc>
        <w:tc>
          <w:tcPr>
            <w:tcW w:w="3780" w:type="dxa"/>
          </w:tcPr>
          <w:p w14:paraId="1D122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7B2A8F1" w14:textId="77777777" w:rsidTr="009D43E8">
        <w:tc>
          <w:tcPr>
            <w:tcW w:w="1140" w:type="dxa"/>
          </w:tcPr>
          <w:p w14:paraId="12263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9.2.5</w:t>
            </w:r>
          </w:p>
        </w:tc>
        <w:tc>
          <w:tcPr>
            <w:tcW w:w="5190" w:type="dxa"/>
          </w:tcPr>
          <w:p w14:paraId="5ECD23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Процедуры при переполнении журналов</w:t>
            </w:r>
          </w:p>
        </w:tc>
        <w:tc>
          <w:tcPr>
            <w:tcW w:w="3780" w:type="dxa"/>
          </w:tcPr>
          <w:p w14:paraId="7ECBB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4287C85F" w14:textId="77777777" w:rsidTr="009D43E8">
        <w:tc>
          <w:tcPr>
            <w:tcW w:w="1140" w:type="dxa"/>
          </w:tcPr>
          <w:p w14:paraId="4C0805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9.2.6</w:t>
            </w:r>
          </w:p>
        </w:tc>
        <w:tc>
          <w:tcPr>
            <w:tcW w:w="5190" w:type="dxa"/>
          </w:tcPr>
          <w:p w14:paraId="6ABDA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Предупреждение о сбоях регистрации</w:t>
            </w:r>
          </w:p>
        </w:tc>
        <w:tc>
          <w:tcPr>
            <w:tcW w:w="3780" w:type="dxa"/>
          </w:tcPr>
          <w:p w14:paraId="08B929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1EAA1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§9.3 — состав событий: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перечни для ОС, СУБД, прикладного ПО, телекоммуникационного оборудования и СЗИ — по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§9.3.1–9.3.5]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профиль событий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 — </w:t>
      </w:r>
      <w:r>
        <w:rPr>
          <w:rFonts w:ascii="Arial" w:eastAsia="Arial" w:hAnsi="Arial" w:cs="Arial"/>
          <w:b/>
          <w:bCs/>
          <w:color w:val="000000"/>
        </w:rPr>
        <w:t>VI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.3.2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INT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AUD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971374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69" w:name="bookmark=id.19taxw9pcq44" w:colFirst="0" w:colLast="0"/>
      <w:bookmarkEnd w:id="469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.9.3.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premise</w:t>
      </w:r>
      <w:r w:rsidRPr="003C42DA">
        <w:rPr>
          <w:rFonts w:ascii="Arial" w:eastAsia="Arial" w:hAnsi="Arial" w:cs="Arial"/>
          <w:lang w:val="ru-RU"/>
        </w:rPr>
        <w:t xml:space="preserve"> и транспорт</w:t>
      </w:r>
    </w:p>
    <w:p w14:paraId="7762C50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470" w:author="Никита Гринь" w:date="2026-07-31T12:43:00Z" w16du:dateUtc="2026-07-31T09:43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§4.1.4, §5.1.26.2, §6.1.22]: изолированный контур</w:t>
      </w:r>
    </w:p>
    <w:p w14:paraId="5BF3121D" w14:textId="3B43FE51" w:rsidR="0015254F" w:rsidRPr="003C42DA" w:rsidRDefault="0015254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471" w:author="Никита Гринь" w:date="2026-07-31T12:43:00Z" w16du:dateUtc="2026-07-31T09:43:00Z">
        <w:r w:rsidRPr="0015254F">
          <w:rPr>
            <w:rFonts w:ascii="Arial" w:eastAsia="Arial" w:hAnsi="Arial" w:cs="Arial"/>
            <w:color w:val="000000"/>
            <w:lang w:val="ru-RU"/>
          </w:rPr>
          <w:t>Антивирусная защита серверной части (§8.10 ТТ). На серверах (ВМ/хостах) контура АС антивирусное ПО устанавливается, обновляется и сопровождается Заказчиком по его регламенту ИБ/ДИТ. Исполнитель обеспечивает совместимость поставляемого ПО с применяемыми Заказчиком средствами антивирусной защиты и не включает собственный антивирусный продукт в поставку.</w:t>
        </w:r>
      </w:ins>
    </w:p>
    <w:p w14:paraId="232EAC9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Фиксирует размещение модулей в контуре банка; </w:t>
      </w:r>
      <w:r>
        <w:rPr>
          <w:rFonts w:ascii="Arial" w:eastAsia="Arial" w:hAnsi="Arial" w:cs="Arial"/>
          <w:color w:val="000000"/>
        </w:rPr>
        <w:t>egress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допускается только для виджета онлайн-чата.</w:t>
      </w:r>
    </w:p>
    <w:tbl>
      <w:tblPr>
        <w:tblStyle w:val="135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745"/>
        <w:gridCol w:w="3930"/>
      </w:tblGrid>
      <w:tr w:rsidR="009D43E8" w14:paraId="5243CF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50A0C6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Требование</w:t>
            </w:r>
          </w:p>
        </w:tc>
        <w:tc>
          <w:tcPr>
            <w:tcW w:w="2745" w:type="dxa"/>
          </w:tcPr>
          <w:p w14:paraId="42F375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3930" w:type="dxa"/>
          </w:tcPr>
          <w:p w14:paraId="10E8E9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212B7A9F" w14:textId="77777777" w:rsidTr="009D43E8">
        <w:tc>
          <w:tcPr>
            <w:tcW w:w="3420" w:type="dxa"/>
          </w:tcPr>
          <w:p w14:paraId="0E8DBC5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Работа без доступа к Интернету (модули КЦ, кроме онлайн-чат)</w:t>
            </w:r>
          </w:p>
        </w:tc>
        <w:tc>
          <w:tcPr>
            <w:tcW w:w="2745" w:type="dxa"/>
          </w:tcPr>
          <w:p w14:paraId="6E7F94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§4.1.4</w:t>
            </w:r>
          </w:p>
        </w:tc>
        <w:tc>
          <w:tcPr>
            <w:tcW w:w="3930" w:type="dxa"/>
          </w:tcPr>
          <w:p w14:paraId="2F606C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qhmo8lqsypjt">
              <w:r>
                <w:rPr>
                  <w:rFonts w:ascii="Arial" w:eastAsia="Arial" w:hAnsi="Arial" w:cs="Arial"/>
                  <w:color w:val="156082"/>
                </w:rPr>
                <w:t>FR-CC-04</w:t>
              </w:r>
            </w:hyperlink>
          </w:p>
        </w:tc>
      </w:tr>
      <w:tr w:rsidR="009D43E8" w14:paraId="03823130" w14:textId="77777777" w:rsidTr="009D43E8">
        <w:tc>
          <w:tcPr>
            <w:tcW w:w="3420" w:type="dxa"/>
          </w:tcPr>
          <w:p w14:paraId="1C0BD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ртывание в контуре Заказчика (ассистент)</w:t>
            </w:r>
          </w:p>
        </w:tc>
        <w:tc>
          <w:tcPr>
            <w:tcW w:w="2745" w:type="dxa"/>
          </w:tcPr>
          <w:p w14:paraId="0D912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§5.1.26.2</w:t>
            </w:r>
          </w:p>
        </w:tc>
        <w:tc>
          <w:tcPr>
            <w:tcW w:w="3930" w:type="dxa"/>
          </w:tcPr>
          <w:p w14:paraId="1533E9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65su55azlhp">
              <w:r>
                <w:rPr>
                  <w:rFonts w:ascii="Arial" w:eastAsia="Arial" w:hAnsi="Arial" w:cs="Arial"/>
                  <w:color w:val="156082"/>
                </w:rPr>
                <w:t>III.1</w:t>
              </w:r>
            </w:hyperlink>
          </w:p>
        </w:tc>
      </w:tr>
      <w:tr w:rsidR="009D43E8" w14:paraId="5143CBA4" w14:textId="77777777" w:rsidTr="009D43E8">
        <w:tc>
          <w:tcPr>
            <w:tcW w:w="3420" w:type="dxa"/>
          </w:tcPr>
          <w:p w14:paraId="34A5AE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Локальное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изолированная сеть</w:t>
            </w:r>
          </w:p>
        </w:tc>
        <w:tc>
          <w:tcPr>
            <w:tcW w:w="2745" w:type="dxa"/>
          </w:tcPr>
          <w:p w14:paraId="532015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§6.1.22</w:t>
            </w:r>
          </w:p>
        </w:tc>
        <w:tc>
          <w:tcPr>
            <w:tcW w:w="3930" w:type="dxa"/>
          </w:tcPr>
          <w:p w14:paraId="10EF8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4bvyel45k007">
              <w:r>
                <w:rPr>
                  <w:rFonts w:ascii="Arial" w:eastAsia="Arial" w:hAnsi="Arial" w:cs="Arial"/>
                  <w:color w:val="156082"/>
                </w:rPr>
                <w:t>FR-OCR-22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nl1zjbgow33d">
              <w:r>
                <w:rPr>
                  <w:rFonts w:ascii="Arial" w:eastAsia="Arial" w:hAnsi="Arial" w:cs="Arial"/>
                  <w:color w:val="156082"/>
                </w:rPr>
                <w:t>IV.9</w:t>
              </w:r>
            </w:hyperlink>
          </w:p>
        </w:tc>
      </w:tr>
      <w:tr w:rsidR="009D43E8" w14:paraId="748E3C36" w14:textId="77777777" w:rsidTr="009D43E8">
        <w:tc>
          <w:tcPr>
            <w:tcW w:w="3420" w:type="dxa"/>
          </w:tcPr>
          <w:p w14:paraId="30E82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LDAPS для аутентификации</w:t>
            </w:r>
          </w:p>
        </w:tc>
        <w:tc>
          <w:tcPr>
            <w:tcW w:w="2745" w:type="dxa"/>
          </w:tcPr>
          <w:p w14:paraId="55AF3A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§7.1, §8</w:t>
            </w:r>
          </w:p>
        </w:tc>
        <w:tc>
          <w:tcPr>
            <w:tcW w:w="3930" w:type="dxa"/>
          </w:tcPr>
          <w:p w14:paraId="3E5240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</w:tbl>
    <w:p w14:paraId="0FA8E818" w14:textId="6BABBCE4" w:rsidR="009D43E8" w:rsidRDefault="00317F0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I.10. Active Directory / LDAPS</w:t>
      </w:r>
    </w:p>
    <w:p w14:paraId="5DDC9996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§5.1.33–34, §7.1, §8]: аутентификация и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-группы</w:t>
      </w:r>
    </w:p>
    <w:p w14:paraId="72FD0A8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.10 распределяет зоны ответственности по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маппингу 13 ролей §2.4 на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-группы и атрибутам профиля.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99A42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Матрицу «Исполнитель / Заказчик (ДРиРИТ)» по </w:t>
      </w:r>
      <w:r>
        <w:rPr>
          <w:rFonts w:ascii="Arial" w:eastAsia="Arial" w:hAnsi="Arial" w:cs="Arial"/>
          <w:color w:val="000000"/>
        </w:rPr>
        <w:t>auth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группам</w:t>
      </w:r>
    </w:p>
    <w:p w14:paraId="69EFBF40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Ссылку на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структуру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()</w:t>
      </w:r>
    </w:p>
    <w:p w14:paraId="2D88DC08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Открытые вопросы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47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7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7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75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476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477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47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</w:t>
      </w:r>
    </w:p>
    <w:p w14:paraId="766DFA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единый вход сотрудников банка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согласованные группы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локальных паролей.</w:t>
      </w:r>
    </w:p>
    <w:tbl>
      <w:tblPr>
        <w:tblStyle w:val="134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610"/>
        <w:gridCol w:w="3540"/>
      </w:tblGrid>
      <w:tr w:rsidR="009D43E8" w14:paraId="680C30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428E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 ответственности</w:t>
            </w:r>
          </w:p>
        </w:tc>
        <w:tc>
          <w:tcPr>
            <w:tcW w:w="2610" w:type="dxa"/>
          </w:tcPr>
          <w:p w14:paraId="6019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3540" w:type="dxa"/>
          </w:tcPr>
          <w:p w14:paraId="4F5AC3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 (ДИТ)</w:t>
            </w:r>
          </w:p>
        </w:tc>
      </w:tr>
      <w:tr w:rsidR="009D43E8" w:rsidRPr="0050000B" w14:paraId="1196395D" w14:textId="77777777" w:rsidTr="009D43E8">
        <w:tc>
          <w:tcPr>
            <w:tcW w:w="3420" w:type="dxa"/>
          </w:tcPr>
          <w:p w14:paraId="369FB8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authz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группам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610" w:type="dxa"/>
          </w:tcPr>
          <w:p w14:paraId="28876D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 в Hub</w:t>
            </w:r>
          </w:p>
        </w:tc>
        <w:tc>
          <w:tcPr>
            <w:tcW w:w="3540" w:type="dxa"/>
          </w:tcPr>
          <w:p w14:paraId="6E88CF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и ведение групп под 13 ролей §2.4</w:t>
            </w:r>
          </w:p>
        </w:tc>
      </w:tr>
      <w:tr w:rsidR="009D43E8" w14:paraId="05512FCA" w14:textId="77777777" w:rsidTr="009D43E8">
        <w:tc>
          <w:tcPr>
            <w:tcW w:w="3420" w:type="dxa"/>
          </w:tcPr>
          <w:p w14:paraId="4B23652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1"/>
                <w:id w:val="61951974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Маппинг ролей ТТ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-группы</w:t>
                </w:r>
              </w:sdtContent>
            </w:sdt>
          </w:p>
        </w:tc>
        <w:tc>
          <w:tcPr>
            <w:tcW w:w="2610" w:type="dxa"/>
          </w:tcPr>
          <w:p w14:paraId="27EC3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Предложить матрицу (I.4)</w:t>
            </w:r>
          </w:p>
        </w:tc>
        <w:tc>
          <w:tcPr>
            <w:tcW w:w="3540" w:type="dxa"/>
          </w:tcPr>
          <w:p w14:paraId="2D0A7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Утвердить и назначить членство</w:t>
            </w:r>
          </w:p>
        </w:tc>
      </w:tr>
      <w:tr w:rsidR="009D43E8" w:rsidRPr="0050000B" w14:paraId="371B46AD" w14:textId="77777777" w:rsidTr="009D43E8">
        <w:tc>
          <w:tcPr>
            <w:tcW w:w="3420" w:type="dxa"/>
          </w:tcPr>
          <w:p w14:paraId="16A305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Параметры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(хост, порт 636, сертификаты)</w:t>
            </w:r>
          </w:p>
        </w:tc>
        <w:tc>
          <w:tcPr>
            <w:tcW w:w="2610" w:type="dxa"/>
          </w:tcPr>
          <w:p w14:paraId="0724D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по параметрам</w:t>
            </w:r>
          </w:p>
        </w:tc>
        <w:tc>
          <w:tcPr>
            <w:tcW w:w="3540" w:type="dxa"/>
          </w:tcPr>
          <w:p w14:paraId="2ABD31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Предоставить </w:t>
            </w:r>
            <w:r>
              <w:rPr>
                <w:rFonts w:ascii="Arial" w:eastAsia="Arial" w:hAnsi="Arial" w:cs="Arial"/>
                <w:color w:val="000000"/>
              </w:rPr>
              <w:t>endpoint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доверенные </w:t>
            </w:r>
            <w:r>
              <w:rPr>
                <w:rFonts w:ascii="Arial" w:eastAsia="Arial" w:hAnsi="Arial" w:cs="Arial"/>
                <w:color w:val="000000"/>
              </w:rPr>
              <w:t>CA</w:t>
            </w:r>
          </w:p>
        </w:tc>
      </w:tr>
      <w:tr w:rsidR="009D43E8" w14:paraId="3B13009B" w14:textId="77777777" w:rsidTr="009D43E8">
        <w:tc>
          <w:tcPr>
            <w:tcW w:w="3420" w:type="dxa"/>
          </w:tcPr>
          <w:p w14:paraId="2C7333C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Служебная УЗ для </w:t>
            </w:r>
            <w:r>
              <w:rPr>
                <w:rFonts w:ascii="Arial" w:eastAsia="Arial" w:hAnsi="Arial" w:cs="Arial"/>
                <w:color w:val="000000"/>
              </w:rPr>
              <w:t>LDAP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bind</w:t>
            </w:r>
          </w:p>
        </w:tc>
        <w:tc>
          <w:tcPr>
            <w:tcW w:w="2610" w:type="dxa"/>
          </w:tcPr>
          <w:p w14:paraId="5A9697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Использование read-only</w:t>
            </w:r>
          </w:p>
        </w:tc>
        <w:tc>
          <w:tcPr>
            <w:tcW w:w="3540" w:type="dxa"/>
          </w:tcPr>
          <w:p w14:paraId="5E31E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Выдать УЗ, ротация</w:t>
            </w:r>
          </w:p>
        </w:tc>
      </w:tr>
      <w:tr w:rsidR="009D43E8" w14:paraId="0FE9B4C5" w14:textId="77777777" w:rsidTr="009D43E8">
        <w:tc>
          <w:tcPr>
            <w:tcW w:w="3420" w:type="dxa"/>
          </w:tcPr>
          <w:p w14:paraId="630B0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Атрибуты профиля (Department, Company, Title, mail)</w:t>
            </w:r>
          </w:p>
        </w:tc>
        <w:tc>
          <w:tcPr>
            <w:tcW w:w="2610" w:type="dxa"/>
          </w:tcPr>
          <w:p w14:paraId="3989D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 в Hub</w:t>
            </w:r>
          </w:p>
        </w:tc>
        <w:tc>
          <w:tcPr>
            <w:tcW w:w="3540" w:type="dxa"/>
          </w:tcPr>
          <w:p w14:paraId="78592B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Актуальность в AD</w:t>
            </w:r>
          </w:p>
        </w:tc>
      </w:tr>
    </w:tbl>
    <w:p w14:paraId="13C8A18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Структура AD (факт):</w:t>
      </w:r>
      <w:r>
        <w:rPr>
          <w:rFonts w:ascii="Arial" w:eastAsia="Arial" w:hAnsi="Arial" w:cs="Arial"/>
          <w:color w:val="000000"/>
        </w:rPr>
        <w:t xml:space="preserve"> OU 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sdt>
        <w:sdtPr>
          <w:tag w:val="goog_rdk_42"/>
          <w:id w:val="98914793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>Users</w:t>
      </w:r>
      <w:r>
        <w:rPr>
          <w:rFonts w:ascii="Arial" w:eastAsia="Arial" w:hAnsi="Arial" w:cs="Arial"/>
          <w:color w:val="000000"/>
        </w:rPr>
        <w:t xml:space="preserve"> (древо подразделений), </w:t>
      </w:r>
      <w:r>
        <w:rPr>
          <w:rFonts w:ascii="Arial" w:eastAsia="Arial" w:hAnsi="Arial" w:cs="Arial"/>
          <w:color w:val="000000"/>
          <w:sz w:val="22"/>
          <w:szCs w:val="22"/>
        </w:rPr>
        <w:t>Groups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Computers</w:t>
      </w:r>
      <w:r>
        <w:rPr>
          <w:rFonts w:ascii="Arial" w:eastAsia="Arial" w:hAnsi="Arial" w:cs="Arial"/>
          <w:color w:val="000000"/>
        </w:rPr>
        <w:t xml:space="preserve">; домен тестового экспорта </w:t>
      </w:r>
      <w:r>
        <w:rPr>
          <w:rFonts w:ascii="Arial" w:eastAsia="Arial" w:hAnsi="Arial" w:cs="Arial"/>
          <w:color w:val="000000"/>
          <w:sz w:val="22"/>
          <w:szCs w:val="22"/>
        </w:rPr>
        <w:t>DC=test,DC=asb</w:t>
      </w:r>
      <w:r>
        <w:rPr>
          <w:rFonts w:ascii="Arial" w:eastAsia="Arial" w:hAnsi="Arial" w:cs="Arial"/>
          <w:color w:val="000000"/>
        </w:rPr>
        <w:t xml:space="preserve">. </w:t>
      </w:r>
      <w:r w:rsidRPr="003C42DA">
        <w:rPr>
          <w:rFonts w:ascii="Arial" w:eastAsia="Arial" w:hAnsi="Arial" w:cs="Arial"/>
          <w:color w:val="000000"/>
          <w:lang w:val="ru-RU"/>
        </w:rPr>
        <w:t xml:space="preserve">Параметры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продуктивного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уточняется Заказчиком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2E9F8E9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4FECAF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DBCB0F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ADE6BD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DB1A9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D97579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207FBB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74FC33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A00EFD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0FEFE2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68E43B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3008589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4B3C6D2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8356380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337094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16CCD1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79" w:name="bookmark=id.57lpi6vccj5m" w:colFirst="0" w:colLast="0"/>
      <w:bookmarkEnd w:id="479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 Модуль Контакт-центра (§2.2.2, §4)</w:t>
      </w:r>
    </w:p>
    <w:p w14:paraId="560446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текстовые каналы (онлайн-чат, мессенджеры) и интеллектуальные подсказки на базе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р). Все подсказки формируются исключительно на основе СУЗ (через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 </w:t>
      </w:r>
      <w:r>
        <w:fldChar w:fldCharType="begin"/>
      </w:r>
      <w:r>
        <w:instrText>HYPERLINK</w:instrText>
      </w:r>
      <w:r w:rsidRPr="003339CA">
        <w:rPr>
          <w:lang w:val="ru-RU"/>
          <w:rPrChange w:id="48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8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8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83" w:author="Никита Гринь" w:date="2026-07-31T10:55:00Z" w16du:dateUtc="2026-07-31T07:55:00Z">
            <w:rPr/>
          </w:rPrChange>
        </w:rPr>
        <w:instrText>.</w:instrText>
      </w:r>
      <w:r>
        <w:instrText>qqe</w:instrText>
      </w:r>
      <w:r w:rsidRPr="003339CA">
        <w:rPr>
          <w:lang w:val="ru-RU"/>
          <w:rPrChange w:id="484" w:author="Никита Гринь" w:date="2026-07-31T10:55:00Z" w16du:dateUtc="2026-07-31T07:55:00Z">
            <w:rPr/>
          </w:rPrChange>
        </w:rPr>
        <w:instrText>4</w:instrText>
      </w:r>
      <w:r>
        <w:instrText>w</w:instrText>
      </w:r>
      <w:r w:rsidRPr="003339CA">
        <w:rPr>
          <w:lang w:val="ru-RU"/>
          <w:rPrChange w:id="485" w:author="Никита Гринь" w:date="2026-07-31T10:55:00Z" w16du:dateUtc="2026-07-31T07:55:00Z">
            <w:rPr/>
          </w:rPrChange>
        </w:rPr>
        <w:instrText>267</w:instrText>
      </w:r>
      <w:r>
        <w:instrText>k</w:instrText>
      </w:r>
      <w:r w:rsidRPr="003339CA">
        <w:rPr>
          <w:lang w:val="ru-RU"/>
          <w:rPrChange w:id="486" w:author="Никита Гринь" w:date="2026-07-31T10:55:00Z" w16du:dateUtc="2026-07-31T07:55:00Z">
            <w:rPr/>
          </w:rPrChange>
        </w:rPr>
        <w:instrText>1</w:instrText>
      </w:r>
      <w:r>
        <w:instrText>ew</w:instrText>
      </w:r>
      <w:r w:rsidRPr="003339CA">
        <w:rPr>
          <w:lang w:val="ru-RU"/>
          <w:rPrChange w:id="487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: администратор Контакт-центра, операторы, аналитики.</w:t>
      </w:r>
    </w:p>
    <w:p w14:paraId="7D16DB4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Контакт-центра включает модуль понимания запросов, интерфейсы для работы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(телефония и онлайн-чат), модуль онлайн-чат и функциональность мониторинга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(§4.7, модуль «Отчетность»).</w:t>
      </w:r>
    </w:p>
    <w:p w14:paraId="70E6A9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88" w:name="bookmark=id.bp6hjhdikhrz" w:colFirst="0" w:colLast="0"/>
      <w:bookmarkEnd w:id="48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 Общие положения (§4.1)</w:t>
      </w:r>
    </w:p>
    <w:p w14:paraId="5C0CFF1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§4.1]: общие требования к модулю Контакт-центра</w:t>
      </w:r>
    </w:p>
    <w:p w14:paraId="79A37C5B" w14:textId="77777777" w:rsidR="009D43E8" w:rsidRPr="00025E46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.1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базовые требования к модулю КЦ: языки,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связь с модулем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базы знаний и масштабируемость. </w:t>
      </w:r>
      <w:r w:rsidRPr="00025E46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0FE6AF30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-01…14: ИБ,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18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>, изоляция от Интернета (кроме онлайн-чата)</w:t>
      </w:r>
    </w:p>
    <w:p w14:paraId="1FDB8F4B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Привязку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-индексу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политике «только СУЗ»</w:t>
      </w:r>
    </w:p>
    <w:p w14:paraId="4514F554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Контекст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КЦ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Webim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СУЗ) перед таблицей </w:t>
      </w:r>
      <w:r>
        <w:rPr>
          <w:rFonts w:ascii="Arial" w:eastAsia="Arial" w:hAnsi="Arial" w:cs="Arial"/>
          <w:color w:val="000000"/>
        </w:rPr>
        <w:t>FR</w:t>
      </w:r>
    </w:p>
    <w:p w14:paraId="501483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КЦ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рнут в контуре банка и готов к интеграции с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онлайн-чатом и СУЗ по договорным </w:t>
      </w:r>
      <w:r>
        <w:rPr>
          <w:rFonts w:ascii="Arial" w:eastAsia="Arial" w:hAnsi="Arial" w:cs="Arial"/>
          <w:color w:val="000000"/>
        </w:rPr>
        <w:t>KPI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05226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89" w:name="bookmark=id.qhmo8lqsypjt" w:colFirst="0" w:colLast="0"/>
      <w:bookmarkEnd w:id="48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.1.1. Функциональные требования</w:t>
      </w:r>
    </w:p>
    <w:p w14:paraId="6606D5D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§4.1.1–4.1.14]: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2F475B7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 w:rsidSect="00AE7475">
          <w:pgSz w:w="12240" w:h="15840" w:code="1"/>
          <w:pgMar w:top="1440" w:right="1440" w:bottom="1440" w:left="1440" w:header="357" w:footer="357" w:gutter="0"/>
          <w:cols w:space="720"/>
          <w:docGrid w:linePitch="326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описывает общие требования §4.1 в формате</w:t>
      </w:r>
      <w:del w:id="490" w:author="Никита Гринь" w:date="2026-07-31T12:57:00Z" w16du:dateUtc="2026-07-31T09:57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commentRangeStart w:id="491"/>
        <w:r w:rsidDel="00C679D0">
          <w:rPr>
            <w:rFonts w:ascii="Arial" w:eastAsia="Arial" w:hAnsi="Arial" w:cs="Arial"/>
            <w:color w:val="000000"/>
          </w:rPr>
          <w:delText>v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1.3 </w:delText>
        </w:r>
      </w:del>
      <w:commentRangeEnd w:id="491"/>
      <w:r w:rsidR="007F0D0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491"/>
      </w:r>
      <w:r w:rsidRPr="003C42DA">
        <w:rPr>
          <w:rFonts w:ascii="Arial" w:eastAsia="Arial" w:hAnsi="Arial" w:cs="Arial"/>
          <w:color w:val="000000"/>
          <w:lang w:val="ru-RU"/>
        </w:rPr>
        <w:t>(колонка «Реализация»).</w:t>
      </w:r>
    </w:p>
    <w:p w14:paraId="5F8C0E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3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80"/>
        <w:gridCol w:w="2985"/>
        <w:gridCol w:w="6600"/>
        <w:gridCol w:w="2430"/>
      </w:tblGrid>
      <w:tr w:rsidR="009D43E8" w14:paraId="7758013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1B0CF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985" w:type="dxa"/>
          </w:tcPr>
          <w:p w14:paraId="5BD0AF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600" w:type="dxa"/>
          </w:tcPr>
          <w:p w14:paraId="6FEA06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30" w:type="dxa"/>
          </w:tcPr>
          <w:p w14:paraId="7FFF1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43E1849" w14:textId="77777777" w:rsidTr="009D43E8">
        <w:tc>
          <w:tcPr>
            <w:tcW w:w="1680" w:type="dxa"/>
          </w:tcPr>
          <w:p w14:paraId="06342D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FR-CC-01</w:t>
            </w:r>
          </w:p>
        </w:tc>
        <w:tc>
          <w:tcPr>
            <w:tcW w:w="2985" w:type="dxa"/>
          </w:tcPr>
          <w:p w14:paraId="1AC5EF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>
            <w:tcW w:w="6600" w:type="dxa"/>
          </w:tcPr>
          <w:p w14:paraId="3673360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модуля Контакт-центра в инфраструктуре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шифрование каналов, разграничение доступа по ролям, журнал аудита и политики ИБ по §8–9 ТТ.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работает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нном сегменте без выхода в Интернет (кроме виджета онлайн-чата).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/ аудит ИБ.</w:t>
            </w:r>
          </w:p>
        </w:tc>
        <w:tc>
          <w:tcPr>
            <w:tcW w:w="2430" w:type="dxa"/>
          </w:tcPr>
          <w:p w14:paraId="7CEB9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</w:t>
            </w:r>
          </w:p>
        </w:tc>
      </w:tr>
      <w:tr w:rsidR="009D43E8" w14:paraId="3B53A051" w14:textId="77777777" w:rsidTr="009D43E8">
        <w:tc>
          <w:tcPr>
            <w:tcW w:w="1680" w:type="dxa"/>
          </w:tcPr>
          <w:p w14:paraId="0D36AA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FR-CC-02</w:t>
            </w:r>
          </w:p>
        </w:tc>
        <w:tc>
          <w:tcPr>
            <w:tcW w:w="2985" w:type="dxa"/>
          </w:tcPr>
          <w:p w14:paraId="052D105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модуля Контакт-центра должен быть на русском языке.</w:t>
            </w:r>
          </w:p>
        </w:tc>
        <w:tc>
          <w:tcPr>
            <w:tcW w:w="6600" w:type="dxa"/>
          </w:tcPr>
          <w:p w14:paraId="2CD9C0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или администратор открывает любой экран модуля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по умолчанию на русском языке; локализованы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АРМ и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надписи и сообщения отображаются на русском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30" w:type="dxa"/>
          </w:tcPr>
          <w:p w14:paraId="38C6B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4.1.2</w:t>
            </w:r>
          </w:p>
        </w:tc>
      </w:tr>
      <w:tr w:rsidR="009D43E8" w14:paraId="77386E50" w14:textId="77777777" w:rsidTr="009D43E8">
        <w:tc>
          <w:tcPr>
            <w:tcW w:w="1680" w:type="dxa"/>
          </w:tcPr>
          <w:p w14:paraId="123A15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FR-CC-03</w:t>
            </w:r>
          </w:p>
        </w:tc>
        <w:tc>
          <w:tcPr>
            <w:tcW w:w="2985" w:type="dxa"/>
          </w:tcPr>
          <w:p w14:paraId="5962184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работать на базе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234B5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поступает обращение в канале Контакт-центра (реплика телефонии или сообщение онлайн-чата).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запрос, ищет ответ в базе знаний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формирует подсказку языковой моделью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подсказку из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9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9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9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9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49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49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CHAT-T-04.</w:t>
            </w:r>
          </w:p>
        </w:tc>
        <w:tc>
          <w:tcPr>
            <w:tcW w:w="2430" w:type="dxa"/>
          </w:tcPr>
          <w:p w14:paraId="1D6999A7" w14:textId="77777777" w:rsidR="009D43E8" w:rsidRPr="00CC787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4.1.3</w:t>
            </w:r>
          </w:p>
        </w:tc>
      </w:tr>
      <w:tr w:rsidR="009D43E8" w14:paraId="738D7F8F" w14:textId="77777777" w:rsidTr="009D43E8">
        <w:tc>
          <w:tcPr>
            <w:tcW w:w="1680" w:type="dxa"/>
          </w:tcPr>
          <w:p w14:paraId="4AECDA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FR-CC-04</w:t>
            </w:r>
          </w:p>
        </w:tc>
        <w:tc>
          <w:tcPr>
            <w:tcW w:w="2985" w:type="dxa"/>
          </w:tcPr>
          <w:p w14:paraId="7B8014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Контакт-центра, за исключением модуля онлайн-чата, должен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работать без доступа к сети Интернет.</w:t>
            </w:r>
          </w:p>
        </w:tc>
        <w:tc>
          <w:tcPr>
            <w:tcW w:w="6600" w:type="dxa"/>
          </w:tcPr>
          <w:p w14:paraId="7BA2C3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штатная работа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ра, распознавания речи, поиска и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компоненты размещены в изолированном контуре банка; доступ в Интернет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только у виджета онлайн-чата (§4.1.4).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части модуля КЦ, кроме онлайн-чата, работают без доступа к сети Интернет.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INT-T: проверка сетевой изоляции.</w:t>
            </w:r>
          </w:p>
        </w:tc>
        <w:tc>
          <w:tcPr>
            <w:tcW w:w="2430" w:type="dxa"/>
          </w:tcPr>
          <w:p w14:paraId="2E2F9C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4.1.4</w:t>
            </w:r>
          </w:p>
        </w:tc>
      </w:tr>
      <w:tr w:rsidR="009D43E8" w14:paraId="5026BD49" w14:textId="77777777" w:rsidTr="009D43E8">
        <w:tc>
          <w:tcPr>
            <w:tcW w:w="1680" w:type="dxa"/>
          </w:tcPr>
          <w:p w14:paraId="16637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FR-CC-05</w:t>
            </w:r>
          </w:p>
        </w:tc>
        <w:tc>
          <w:tcPr>
            <w:tcW w:w="2985" w:type="dxa"/>
          </w:tcPr>
          <w:p w14:paraId="009FA6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может использовать в работе СУЗ через прямое взаимодействие с ней либо на основе СУЗ создать свою базу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>
            <w:tcW w:w="6600" w:type="dxa"/>
          </w:tcPr>
          <w:p w14:paraId="07CB6D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(1С-Битрикс) опубликован или измен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контент (статья,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документ).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Архитектура (§4.1.5, комм. [28]):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ТТ Исполнитель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созда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т свою базу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на основе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9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9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0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0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0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собственным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векторным хранилищем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контуре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СУЗ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контента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редакторов КЦ), 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 от индексов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синхронизация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0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0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0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06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507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508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509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sdt>
              <w:sdtPr>
                <w:tag w:val="goog_rdk_43"/>
                <w:id w:val="5817379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outbox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нормализация,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 → обновление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переиндексация и 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sdt>
              <w:sdtPr>
                <w:tag w:val="goog_rdk_44"/>
                <w:id w:val="771689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диалога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latency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обновления ≤30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после публикации в СУЗ).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Runtime:</w:t>
            </w:r>
            <w:r>
              <w:rPr>
                <w:rFonts w:ascii="Arial" w:eastAsia="Arial" w:hAnsi="Arial" w:cs="Arial"/>
                <w:color w:val="000000"/>
              </w:rPr>
              <w:t xml:space="preserve">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р, модуль понимания запросов и RAG API читают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только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— без HTTP к Bitrix в штатной эксплуатации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FR-SUF-01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FR-SUF-17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актуальная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3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14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получает подсказки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собственного индекса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 необходимости переходит в СУЗ по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8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519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52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As-Is:</w:t>
            </w:r>
            <w:sdt>
              <w:sdtPr>
                <w:tag w:val="goog_rdk_45"/>
                <w:id w:val="540370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API/webhook СУЗ нет → первичная загрузка export/reindex (</w:t>
                </w:r>
              </w:sdtContent>
            </w:sdt>
            <w:hyperlink w:anchor="bookmark=id.qwxq73t1kl5w">
              <w:r>
                <w:rPr>
                  <w:rFonts w:ascii="Arial" w:eastAsia="Arial" w:hAnsi="Arial" w:cs="Arial"/>
                  <w:color w:val="156082"/>
                </w:rPr>
                <w:t>VI.1.1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INT-T-SUZ-01 на стенде Bitrix.</w:t>
            </w:r>
          </w:p>
        </w:tc>
        <w:tc>
          <w:tcPr>
            <w:tcW w:w="2430" w:type="dxa"/>
          </w:tcPr>
          <w:p w14:paraId="2237C2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4.1.5</w:t>
            </w:r>
          </w:p>
        </w:tc>
      </w:tr>
      <w:tr w:rsidR="009D43E8" w14:paraId="2FB7B321" w14:textId="77777777" w:rsidTr="009D43E8">
        <w:tc>
          <w:tcPr>
            <w:tcW w:w="1680" w:type="dxa"/>
          </w:tcPr>
          <w:p w14:paraId="79387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</w:t>
            </w:r>
          </w:p>
        </w:tc>
        <w:tc>
          <w:tcPr>
            <w:tcW w:w="2985" w:type="dxa"/>
          </w:tcPr>
          <w:p w14:paraId="05DAF0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предоставлять информацию только на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>
            <w:tcW w:w="6600" w:type="dxa"/>
          </w:tcPr>
          <w:p w14:paraId="3B3AE55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Контакт-центра (телефония или онлайн-чат) поступает реплика или сообщение клиента, по содержанию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относящееся к тематике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запрос, для которого в индексе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 релевантных статей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развлечения, общие знания, темы вне банковских консультаций КЦ). Перечень допустимых тем КЦ определяется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содержимым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 не фиксированным списком в ТЗ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2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2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2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ga</w:instrText>
            </w:r>
            <w:r w:rsidRPr="003339CA">
              <w:rPr>
                <w:lang w:val="ru-RU"/>
                <w:rPrChange w:id="525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l</w:instrText>
            </w:r>
            <w:r w:rsidRPr="003339CA">
              <w:rPr>
                <w:lang w:val="ru-RU"/>
                <w:rPrChange w:id="526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xijo</w:instrText>
            </w:r>
            <w:r w:rsidRPr="003339CA">
              <w:rPr>
                <w:lang w:val="ru-RU"/>
                <w:rPrChange w:id="527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ow</w:instrText>
            </w:r>
            <w:r w:rsidRPr="003339CA">
              <w:rPr>
                <w:lang w:val="ru-RU"/>
                <w:rPrChange w:id="52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выполняет поиск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внешние источники и индексы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используются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при отсутствии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’ов СУЗ или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срабатывает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блокировка посторонней темы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возвращает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контент вне СУЗ,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генерирует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вне </w:t>
            </w:r>
            <w:r>
              <w:rPr>
                <w:rFonts w:ascii="Arial" w:eastAsia="Arial" w:hAnsi="Arial" w:cs="Arial"/>
                <w:color w:val="000000"/>
              </w:rPr>
              <w:t>retrieved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-контекста; (3) системный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запрещает дополнять подсказку знаниями вне СУЗ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3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33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3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доставляется оператору штатным каналом (АТС / АРМ онлайн-чата);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выда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готовую подсказку — пустая панель, карточки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низким 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(&lt;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стандартное сообщение оператору «запрос вне базы знаний / нет подсказки по СУЗ»;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автоответ клиенту не формируется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оператор отвечает сам или эскалирует по регламенту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сценарий: телефония + онлайн-чат);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3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3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8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539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540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541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54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комм.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[29]–[32].</w:t>
            </w:r>
          </w:p>
        </w:tc>
        <w:tc>
          <w:tcPr>
            <w:tcW w:w="2430" w:type="dxa"/>
          </w:tcPr>
          <w:p w14:paraId="5D7D6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4.1.6</w:t>
            </w:r>
          </w:p>
        </w:tc>
      </w:tr>
      <w:tr w:rsidR="009D43E8" w14:paraId="511E9CDD" w14:textId="77777777" w:rsidTr="009D43E8">
        <w:tc>
          <w:tcPr>
            <w:tcW w:w="1680" w:type="dxa"/>
          </w:tcPr>
          <w:p w14:paraId="355FC9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FR-CC-07</w:t>
            </w:r>
          </w:p>
        </w:tc>
        <w:tc>
          <w:tcPr>
            <w:tcW w:w="2985" w:type="dxa"/>
          </w:tcPr>
          <w:p w14:paraId="36D1D0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>
            <w:tcW w:w="6600" w:type="dxa"/>
          </w:tcPr>
          <w:p w14:paraId="2A2860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пишет или говорит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определяет язык реплики и формирует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том же языке, с автопереключением при смене языка.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оператору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соответствии с языком клиента;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4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4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4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4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47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4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SUF-T-12, CHAT-T-04.</w:t>
            </w:r>
          </w:p>
        </w:tc>
        <w:tc>
          <w:tcPr>
            <w:tcW w:w="2430" w:type="dxa"/>
          </w:tcPr>
          <w:p w14:paraId="6A04B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4.1.7</w:t>
            </w:r>
          </w:p>
        </w:tc>
      </w:tr>
      <w:tr w:rsidR="009D43E8" w14:paraId="5A08F97D" w14:textId="77777777" w:rsidTr="009D43E8">
        <w:tc>
          <w:tcPr>
            <w:tcW w:w="1680" w:type="dxa"/>
          </w:tcPr>
          <w:p w14:paraId="1E74B9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FR-CC-08</w:t>
            </w:r>
          </w:p>
        </w:tc>
        <w:tc>
          <w:tcPr>
            <w:tcW w:w="2985" w:type="dxa"/>
          </w:tcPr>
          <w:p w14:paraId="7EF98C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управления базами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(§4.1.8, §4.5.1): создание/редактирование/удаление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4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5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5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5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5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загрузка документов (.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…); управление структурой;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программирования</w:t>
            </w:r>
            <w:sdt>
              <w:sdtPr>
                <w:tag w:val="goog_rdk_46"/>
                <w:id w:val="1292803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</w:t>
                </w:r>
              </w:sdtContent>
            </w:sdt>
          </w:p>
        </w:tc>
        <w:tc>
          <w:tcPr>
            <w:tcW w:w="6600" w:type="dxa"/>
          </w:tcPr>
          <w:p w14:paraId="46928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«Центр настроек»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управления базами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создание, загрузка документов, индексация — без программирования (§4.5.1).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видит панель «Базы знаний КЦ».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ASS-T-18 (админ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  <w:tc>
          <w:tcPr>
            <w:tcW w:w="2430" w:type="dxa"/>
          </w:tcPr>
          <w:p w14:paraId="7DB669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4.1.8, 4.5.1</w:t>
            </w:r>
          </w:p>
        </w:tc>
      </w:tr>
      <w:tr w:rsidR="009D43E8" w14:paraId="56D10F79" w14:textId="77777777" w:rsidTr="009D43E8">
        <w:tc>
          <w:tcPr>
            <w:tcW w:w="1680" w:type="dxa"/>
          </w:tcPr>
          <w:p w14:paraId="255809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FR-CC-09</w:t>
            </w:r>
          </w:p>
        </w:tc>
        <w:tc>
          <w:tcPr>
            <w:tcW w:w="2985" w:type="dxa"/>
          </w:tcPr>
          <w:p w14:paraId="3D828B7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размещения (сайт, лендинг, М-банкинг, Интернет-банкинг и иные каналы банка).</w:t>
            </w:r>
          </w:p>
        </w:tc>
        <w:tc>
          <w:tcPr>
            <w:tcW w:w="6600" w:type="dxa"/>
          </w:tcPr>
          <w:p w14:paraId="542C318F" w14:textId="0E01942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sdt>
              <w:sdtPr>
                <w:tag w:val="goog_rdk_47"/>
                <w:id w:val="-6450413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модуля Контакт-центра (роль п.3 §2.4) открывает панель «Каналы → Виджет» и созда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конфигурацию для новой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-виджета: веб-сайт банка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5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5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5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57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558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559" w:author="Никита Гринь" w:date="2026-07-31T10:55:00Z" w16du:dateUtc="2026-07-31T07:55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560" w:author="Никита Гринь" w:date="2026-07-31T10:55:00Z" w16du:dateUtc="2026-07-31T07:55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таксономия каналов модуля онлайн-чат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четыре блока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§4.4: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веб-страницах банка, отдельный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каждую точку;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мессенджеры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канальные адаптеры,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виджет, настройка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соцсети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(ВКонтакте, Одноклассники) — адаптеры §4.4.6; (4)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-каналы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иных точек входа.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Формулировка ТТ «иные каналы банка» (§4.1.9) относится 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дополнительным точкам размещения виджета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 не к мессенджерам, соцсетям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те подключаются отдельно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6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6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6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6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565" w:author="Никита Гринь" w:date="2026-07-31T10:55:00Z" w16du:dateUtc="2026-07-31T07:55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56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56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Для виджета: создание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параметры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6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6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7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7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572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57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маршрутизация в отдел.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&lt;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&gt;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выбранной точки и предпросмотр виджета; мессенджеры, соцсети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в соответствующих блоках панели администратора (настройка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2430" w:type="dxa"/>
          </w:tcPr>
          <w:p w14:paraId="3E762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</w:t>
            </w:r>
          </w:p>
        </w:tc>
      </w:tr>
      <w:tr w:rsidR="009D43E8" w14:paraId="01822407" w14:textId="77777777" w:rsidTr="009D43E8">
        <w:tc>
          <w:tcPr>
            <w:tcW w:w="1680" w:type="dxa"/>
          </w:tcPr>
          <w:p w14:paraId="2D4B66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</w:t>
            </w:r>
          </w:p>
        </w:tc>
        <w:tc>
          <w:tcPr>
            <w:tcW w:w="2985" w:type="dxa"/>
          </w:tcPr>
          <w:p w14:paraId="40AD07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>
            <w:tcW w:w="6600" w:type="dxa"/>
          </w:tcPr>
          <w:p w14:paraId="491410F7" w14:textId="5C7F028A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574" w:author="Никита Гринь" w:date="2026-07-31T12:59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  <w:rPrChange w:id="575" w:author="Никита Гринь" w:date="2026-07-31T12:59:00Z" w16du:dateUtc="2026-07-31T09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выпускается очередное обновление по регламенту обновления ПО Заказчика.</w:t>
              </w:r>
            </w:ins>
            <w:del w:id="576" w:author="Никита Гринь" w:date="2026-07-31T12:59:00Z" w16du:dateUtc="2026-07-31T09:59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выпускается очередное обновление по </w:delText>
              </w:r>
              <w:commentRangeStart w:id="577"/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политике банка</w:delText>
              </w:r>
              <w:commentRangeEnd w:id="577"/>
              <w:r w:rsidR="00C679D0" w:rsidRPr="003C42DA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577"/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регулярная доставка патчей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журналом изменений и регрессионным тестированием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обновления устанавливаются без простоя критичных каналов телефонии и онлайн-чата.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план сопровождения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.1.</w:t>
            </w:r>
          </w:p>
        </w:tc>
        <w:tc>
          <w:tcPr>
            <w:tcW w:w="2430" w:type="dxa"/>
          </w:tcPr>
          <w:p w14:paraId="21DB9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4.1.10</w:t>
            </w:r>
          </w:p>
        </w:tc>
      </w:tr>
      <w:tr w:rsidR="009D43E8" w14:paraId="6F4631A0" w14:textId="77777777" w:rsidTr="009D43E8">
        <w:tc>
          <w:tcPr>
            <w:tcW w:w="1680" w:type="dxa"/>
          </w:tcPr>
          <w:p w14:paraId="78ACDB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FR-CC-11</w:t>
            </w:r>
          </w:p>
        </w:tc>
        <w:tc>
          <w:tcPr>
            <w:tcW w:w="2985" w:type="dxa"/>
          </w:tcPr>
          <w:p w14:paraId="1A5CC9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>
            <w:tcW w:w="6600" w:type="dxa"/>
          </w:tcPr>
          <w:p w14:paraId="74A4A3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число операторов и одновременных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горизонтальное масштабирование распознавания речи, поиска и модели; архивирование истории в долгосрочное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выдерживает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 при 75 операторах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нагрузочное тестирование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430" w:type="dxa"/>
          </w:tcPr>
          <w:p w14:paraId="6B106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4.1.11</w:t>
            </w:r>
          </w:p>
        </w:tc>
      </w:tr>
      <w:tr w:rsidR="009D43E8" w14:paraId="3FB27F94" w14:textId="77777777" w:rsidTr="009D43E8">
        <w:tc>
          <w:tcPr>
            <w:tcW w:w="1680" w:type="dxa"/>
          </w:tcPr>
          <w:p w14:paraId="72EABA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FR-CC-12</w:t>
            </w:r>
          </w:p>
        </w:tc>
        <w:tc>
          <w:tcPr>
            <w:tcW w:w="2985" w:type="dxa"/>
          </w:tcPr>
          <w:p w14:paraId="31F3CA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обеспечивать анализ сообщений и истории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взаимодействия с клиентом, чтобы корректно интерпретировать запросы и находить релевантные ответы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709A2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новое сообщение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учитывает историю обращения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ищет ответ в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релевантные подсказки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контекста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648AE6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4.1.12</w:t>
            </w:r>
          </w:p>
        </w:tc>
      </w:tr>
      <w:tr w:rsidR="009D43E8" w14:paraId="41D40D8E" w14:textId="77777777" w:rsidTr="009D43E8">
        <w:tc>
          <w:tcPr>
            <w:tcW w:w="1680" w:type="dxa"/>
          </w:tcPr>
          <w:p w14:paraId="3DD51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FR-CC-13</w:t>
            </w:r>
          </w:p>
        </w:tc>
        <w:tc>
          <w:tcPr>
            <w:tcW w:w="2985" w:type="dxa"/>
          </w:tcPr>
          <w:p w14:paraId="32A892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механизм загрузки и удаления текстовых документов в формате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rtf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pptx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выбранной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целью их последующей индексации и использования при генерации ответов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08023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загружает или удаляет документ в выбранной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 разбивается на фрагменты и добавляется в векторный индекс соответствующей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7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7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8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8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8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доступен для поиска или удал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из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579D1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4.1.13</w:t>
            </w:r>
          </w:p>
        </w:tc>
      </w:tr>
      <w:tr w:rsidR="009D43E8" w14:paraId="602898B7" w14:textId="77777777" w:rsidTr="009D43E8">
        <w:tc>
          <w:tcPr>
            <w:tcW w:w="1680" w:type="dxa"/>
          </w:tcPr>
          <w:p w14:paraId="7F18C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FR-CC-14</w:t>
            </w:r>
          </w:p>
        </w:tc>
        <w:tc>
          <w:tcPr>
            <w:tcW w:w="2985" w:type="dxa"/>
          </w:tcPr>
          <w:p w14:paraId="750235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возможность отключать отображение ссылок в определенных каналах.</w:t>
            </w:r>
          </w:p>
        </w:tc>
        <w:tc>
          <w:tcPr>
            <w:tcW w:w="6600" w:type="dxa"/>
          </w:tcPr>
          <w:p w14:paraId="70DDB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сформировала ответ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сохраняются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article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name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(название статьи) из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для клиента в онлайн-чате ссылка скрыта политикой канала.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 СУЗ</w:t>
            </w:r>
            <w:sdt>
              <w:sdtPr>
                <w:tag w:val="goog_rdk_48"/>
                <w:id w:val="108850897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как кликабельную ссылку ↗ (не метку «СУЗ») и может открыть источник в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клиент в онлайн-чате —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SUF-T-02, CHAT-T-04, CHAT-T-05.</w:t>
            </w:r>
          </w:p>
        </w:tc>
        <w:tc>
          <w:tcPr>
            <w:tcW w:w="2430" w:type="dxa"/>
          </w:tcPr>
          <w:p w14:paraId="03F81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4.1.14</w:t>
            </w:r>
          </w:p>
        </w:tc>
      </w:tr>
    </w:tbl>
    <w:p w14:paraId="10777C73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2EE04B1" w14:textId="77777777" w:rsidR="009D43E8" w:rsidRDefault="00317F00">
      <w:pPr>
        <w:pStyle w:val="2"/>
        <w:rPr>
          <w:rFonts w:ascii="Arial" w:eastAsia="Arial" w:hAnsi="Arial" w:cs="Arial"/>
        </w:rPr>
      </w:pPr>
      <w:bookmarkStart w:id="583" w:name="bookmark=id.t7slx0dqttdg" w:colFirst="0" w:colLast="0"/>
      <w:bookmarkEnd w:id="583"/>
      <w:r>
        <w:rPr>
          <w:rFonts w:ascii="Arial" w:eastAsia="Arial" w:hAnsi="Arial" w:cs="Arial"/>
        </w:rPr>
        <w:lastRenderedPageBreak/>
        <w:t>II.2. Модуль понимания запросов (§2.2.2.1, §4.2)</w:t>
      </w:r>
    </w:p>
    <w:p w14:paraId="1036EDF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§2.2.2.1, §4.2]: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понимания запросов — потоковое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транскрипты,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,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</w:t>
      </w:r>
    </w:p>
    <w:p w14:paraId="2654E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340656C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Распознавание речи в реальном времени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звонков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</w:p>
    <w:p w14:paraId="787F9641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Разделение речи оператора и клиента (диаризация)</w:t>
      </w:r>
    </w:p>
    <w:p w14:paraId="51B43A64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Поддержку двух языков и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>
        <w:rPr>
          <w:rFonts w:ascii="Arial" w:eastAsia="Arial" w:hAnsi="Arial" w:cs="Arial"/>
          <w:color w:val="000000"/>
        </w:rPr>
        <w:t>QU</w:t>
      </w:r>
    </w:p>
    <w:p w14:paraId="0A30F50F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Интеграцию с телефонией через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2 (</w:t>
      </w:r>
      <w:r>
        <w:fldChar w:fldCharType="begin"/>
      </w:r>
      <w:r>
        <w:instrText>HYPERLINK</w:instrText>
      </w:r>
      <w:r w:rsidRPr="003339CA">
        <w:rPr>
          <w:lang w:val="ru-RU"/>
          <w:rPrChange w:id="58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8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8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87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8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1335F50D" w14:textId="6AE866A8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del w:id="589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Вы</w:delText>
        </w:r>
      </w:del>
      <w:ins w:id="590" w:author="Никита Гринь" w:date="2026-07-31T13:02:00Z" w16du:dateUtc="2026-07-31T10:02:00Z">
        <w:r w:rsidR="00C679D0" w:rsidRPr="00C679D0">
          <w:rPr>
            <w:rFonts w:ascii="Arial" w:eastAsia="Arial" w:hAnsi="Arial" w:cs="Arial"/>
            <w:color w:val="000000"/>
            <w:lang w:val="ru-RU"/>
            <w:rPrChange w:id="591" w:author="Никита Гринь" w:date="2026-07-31T13:02:00Z" w16du:dateUtc="2026-07-31T10:02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Выгрузку всех записей диалогов (распознанных и нераспознанных) с транскриптами в модуль «Отчётность»</w:t>
        </w:r>
      </w:ins>
      <w:del w:id="592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грузку </w:delText>
        </w:r>
      </w:del>
      <w:del w:id="593" w:author="Никита Гринь" w:date="2026-07-31T13:01:00Z" w16du:dateUtc="2026-07-31T10:01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транскриптов и </w:delText>
        </w:r>
        <w:commentRangeStart w:id="594"/>
        <w:r w:rsidRPr="00021A1C" w:rsidDel="00C679D0">
          <w:rPr>
            <w:rFonts w:ascii="Arial" w:eastAsia="Arial" w:hAnsi="Arial" w:cs="Arial"/>
            <w:strike/>
            <w:color w:val="000000"/>
            <w:lang w:val="ru-RU"/>
          </w:rPr>
          <w:delText>нераспознанных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записей </w:delText>
        </w:r>
        <w:commentRangeEnd w:id="594"/>
        <w:r w:rsidR="00C679D0" w:rsidRPr="003C42DA" w:rsidDel="00C679D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594"/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 модуль «Отчетность»</w:delText>
        </w:r>
      </w:del>
    </w:p>
    <w:p w14:paraId="1806BA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получают текстовую расшифровку диалога в реальном времени, а аналитики — данные для контроля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53A3F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встроен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-аналитика на телефонии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59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9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9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98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9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. Статус интеграции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(согласование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6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6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6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603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604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605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606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№1–2).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П. 2.1: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спецификация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Исполнителя —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+20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подписания договора.</w:t>
      </w:r>
    </w:p>
    <w:p w14:paraId="369BDA4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07" w:name="bookmark=id.dop49y6kyjtl" w:colFirst="0" w:colLast="0"/>
      <w:bookmarkEnd w:id="60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.2.1. Общие требования (§4.2.1)</w:t>
      </w:r>
    </w:p>
    <w:p w14:paraId="14116CB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настройка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без программирования</w:t>
      </w:r>
    </w:p>
    <w:p w14:paraId="7B84BF0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Требования к модулю понимания запросов: обучение на </w:t>
      </w:r>
      <w:r>
        <w:fldChar w:fldCharType="begin"/>
      </w:r>
      <w:r>
        <w:instrText>HYPERLINK</w:instrText>
      </w:r>
      <w:r w:rsidRPr="003339CA">
        <w:rPr>
          <w:lang w:val="ru-RU"/>
          <w:rPrChange w:id="6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6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6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61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61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, пороги релевантности, эскалация и уточняющие вопросы.</w:t>
      </w:r>
    </w:p>
    <w:p w14:paraId="2EA0ACB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2"/>
        <w:tblW w:w="136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0"/>
        <w:gridCol w:w="3930"/>
        <w:gridCol w:w="6135"/>
        <w:gridCol w:w="2010"/>
      </w:tblGrid>
      <w:tr w:rsidR="009D43E8" w14:paraId="61EB3F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0" w:type="dxa"/>
          </w:tcPr>
          <w:p w14:paraId="650E7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30" w:type="dxa"/>
          </w:tcPr>
          <w:p w14:paraId="769F9B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41B22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00088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02F3F" w14:textId="77777777" w:rsidTr="009D43E8">
        <w:tc>
          <w:tcPr>
            <w:tcW w:w="1590" w:type="dxa"/>
          </w:tcPr>
          <w:p w14:paraId="18E5B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FR-UND-01</w:t>
            </w:r>
          </w:p>
        </w:tc>
        <w:tc>
          <w:tcPr>
            <w:tcW w:w="3930" w:type="dxa"/>
          </w:tcPr>
          <w:p w14:paraId="401360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>
            <w:tcW w:w="6135" w:type="dxa"/>
          </w:tcPr>
          <w:p w14:paraId="42599FA1" w14:textId="2D0D612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Центр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встроенный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настройка без программирования §4.2.1.1.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613" w:author="Никита Гринь" w:date="2026-07-31T13:03:00Z" w16du:dateUtc="2026-07-31T10:03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</w:rPr>
                <w:t>Администратор базы знаний LLM использует панель «Модуль понимания» для настройки и управления модулем без программирования; модуль понимания запросов функционирует в полном объёме.</w:t>
              </w:r>
            </w:ins>
            <w:del w:id="614" w:author="Никита Гринь" w:date="2026-07-31T13:03:00Z" w16du:dateUtc="2026-07-31T10:03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базы знаний </w:delText>
              </w:r>
              <w:r w:rsidDel="00C679D0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615"/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видит панель «Модуль понимания»</w:delText>
              </w:r>
              <w:commentRangeEnd w:id="615"/>
              <w:r w:rsidR="00027FDA" w:rsidRPr="003C42DA" w:rsidDel="00C679D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615"/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034DBE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  <w:tr w:rsidR="009D43E8" w14:paraId="1F9E3604" w14:textId="77777777" w:rsidTr="009D43E8">
        <w:tc>
          <w:tcPr>
            <w:tcW w:w="1590" w:type="dxa"/>
          </w:tcPr>
          <w:p w14:paraId="2E716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FR-UND-02</w:t>
            </w:r>
          </w:p>
        </w:tc>
        <w:tc>
          <w:tcPr>
            <w:tcW w:w="3930" w:type="dxa"/>
          </w:tcPr>
          <w:p w14:paraId="505058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>
            <w:tcW w:w="6135" w:type="dxa"/>
          </w:tcPr>
          <w:p w14:paraId="3557C3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запрос, поступающий в модуль понимания запросов.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обращений к внешним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языковой модели выполняется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02E4D3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4.2.1.2</w:t>
            </w:r>
          </w:p>
        </w:tc>
      </w:tr>
      <w:tr w:rsidR="009D43E8" w14:paraId="1C3E7270" w14:textId="77777777" w:rsidTr="009D43E8">
        <w:tc>
          <w:tcPr>
            <w:tcW w:w="1590" w:type="dxa"/>
          </w:tcPr>
          <w:p w14:paraId="138B09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FR-UND-03</w:t>
            </w:r>
          </w:p>
        </w:tc>
        <w:tc>
          <w:tcPr>
            <w:tcW w:w="3930" w:type="dxa"/>
          </w:tcPr>
          <w:p w14:paraId="57F580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обучения модуль понимания запросов должен использовать обучающую выборку документов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– накопленные в каждом документе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>
            <w:tcW w:w="6135" w:type="dxa"/>
          </w:tcPr>
          <w:p w14:paraId="004F89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вопрос пользователя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дополнение пар «вопрос–ответ» из диалогов в обучающую выборку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1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1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1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1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2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обновлена.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065C4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4.2.1.3</w:t>
            </w:r>
          </w:p>
        </w:tc>
      </w:tr>
      <w:tr w:rsidR="009D43E8" w14:paraId="36329DCE" w14:textId="77777777" w:rsidTr="009D43E8">
        <w:tc>
          <w:tcPr>
            <w:tcW w:w="1590" w:type="dxa"/>
          </w:tcPr>
          <w:p w14:paraId="22B8EE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FR-UND-04</w:t>
            </w:r>
          </w:p>
        </w:tc>
        <w:tc>
          <w:tcPr>
            <w:tcW w:w="3930" w:type="dxa"/>
          </w:tcPr>
          <w:p w14:paraId="2BB271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работы модуля понимания запросов (распознавания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>
            <w:tcW w:w="6135" w:type="dxa"/>
          </w:tcPr>
          <w:p w14:paraId="72CB7D94" w14:textId="03A61C06" w:rsidR="00C3731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первичный набор —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/примеров из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+ эталонные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пары по темам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2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625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62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49"/>
                <w:id w:val="-1058074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(2) дополнительные сценарии (≥50) — типовые реплики клиента из карточек сценариев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0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ilcd</w:instrText>
            </w:r>
            <w:r w:rsidRPr="003339CA">
              <w:rPr>
                <w:lang w:val="ru-RU"/>
                <w:rPrChange w:id="631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yz</w:instrText>
            </w:r>
            <w:r w:rsidRPr="003339CA">
              <w:rPr>
                <w:lang w:val="ru-RU"/>
                <w:rPrChange w:id="632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rrh</w:instrText>
            </w:r>
            <w:r w:rsidRPr="003339CA">
              <w:rPr>
                <w:lang w:val="ru-RU"/>
                <w:rPrChange w:id="633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проверяемые внутренним пользователем КЦ в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диалоговое окно для внутренних пользователей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3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3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3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38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39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40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(3) ручное добавление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0"/>
                <w:id w:val="-7286503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в Центре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4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4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51"/>
                <w:id w:val="228183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эталонных пар «вопрос — ожидаемая тема/интент → документ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5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 (§4.2.1.1); сопоставление входящего запроса с эталонами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косинусной близости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для синонимов и перефразировок достаточно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фразы + опциональные варианты (автогенерация или ручной ввод); после каждого изменения выборки — версионирование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54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5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переиндексация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автозапуск обучения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  <w:p w14:paraId="4D81B268" w14:textId="55974A37" w:rsidR="00C3731D" w:rsidRDefault="00C37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lang w:val="ru-RU"/>
              </w:rPr>
              <w:t>П</w:t>
            </w:r>
            <w:r w:rsidRPr="00C3731D">
              <w:rPr>
                <w:rFonts w:ascii="Arial" w:eastAsia="Arial" w:hAnsi="Arial" w:cs="Arial"/>
                <w:color w:val="000000"/>
                <w:lang w:val="ru-RU"/>
              </w:rPr>
              <w:t>роверка эталонов / БЗ / формулировок —</w:t>
            </w:r>
            <w:r w:rsidRPr="00C3731D">
              <w:rPr>
                <w:rFonts w:ascii="Arial" w:eastAsia="Arial" w:hAnsi="Arial" w:cs="Arial"/>
                <w:color w:val="000000"/>
              </w:rPr>
              <w:t> 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  <w:p w14:paraId="77C54935" w14:textId="61532365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семантическое совпадение с документом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5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6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обязательного </w:t>
            </w:r>
            <w:r>
              <w:rPr>
                <w:rFonts w:ascii="Arial" w:eastAsia="Arial" w:hAnsi="Arial" w:cs="Arial"/>
                <w:color w:val="000000"/>
              </w:rPr>
              <w:t>exact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keyword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— исходный эталонный пример и %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 (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 (проверка эталона в тест-диалоге перед публикацией сценария).</w:t>
            </w:r>
          </w:p>
        </w:tc>
        <w:tc>
          <w:tcPr>
            <w:tcW w:w="2010" w:type="dxa"/>
          </w:tcPr>
          <w:p w14:paraId="66967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4.2.1.4</w:t>
            </w:r>
          </w:p>
        </w:tc>
      </w:tr>
      <w:tr w:rsidR="009D43E8" w14:paraId="0FC64E91" w14:textId="77777777" w:rsidTr="009D43E8">
        <w:tc>
          <w:tcPr>
            <w:tcW w:w="1590" w:type="dxa"/>
          </w:tcPr>
          <w:p w14:paraId="4EDCAB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FR-UND-05</w:t>
            </w:r>
          </w:p>
        </w:tc>
        <w:tc>
          <w:tcPr>
            <w:tcW w:w="3930" w:type="dxa"/>
          </w:tcPr>
          <w:p w14:paraId="02BA61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поддерживать работу с русским и английским языками.</w:t>
            </w:r>
          </w:p>
        </w:tc>
        <w:tc>
          <w:tcPr>
            <w:tcW w:w="6135" w:type="dxa"/>
          </w:tcPr>
          <w:p w14:paraId="432DF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двуязычные модели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распознанное намерение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2010" w:type="dxa"/>
          </w:tcPr>
          <w:p w14:paraId="55A400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4.2.1.5</w:t>
            </w:r>
          </w:p>
        </w:tc>
      </w:tr>
      <w:tr w:rsidR="009D43E8" w14:paraId="6BDF6C14" w14:textId="77777777" w:rsidTr="009D43E8">
        <w:tc>
          <w:tcPr>
            <w:tcW w:w="1590" w:type="dxa"/>
          </w:tcPr>
          <w:p w14:paraId="45C0B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</w:t>
            </w:r>
          </w:p>
        </w:tc>
        <w:tc>
          <w:tcPr>
            <w:tcW w:w="3930" w:type="dxa"/>
          </w:tcPr>
          <w:p w14:paraId="0D7A11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быть снабжен показателем релевантности в результатах поиска, отражающим вероятность того, что найденный документ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вопросу пользователя.</w:t>
            </w:r>
          </w:p>
        </w:tc>
        <w:tc>
          <w:tcPr>
            <w:tcW w:w="6135" w:type="dxa"/>
          </w:tcPr>
          <w:p w14:paraId="1F03113A" w14:textId="3F8CC37B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реплика клиента/оператора (телефония, онлайн-чат), тестовый запрос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-12), перефразировка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внутреннего пользователя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6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6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6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65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66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67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тест-диалоге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эталонные пары обучающей выборки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6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1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7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порядок слов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контекстные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sequence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-модели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различает перестановки, меняющие намерение («как закрыть 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52"/>
                <w:id w:val="-12328461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т» ≠ «как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закрыть»); синонимичные перестановки внутри фразы не снижают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(б)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синонимы и антонимы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по косинусной близости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эталонами §4.2.1.4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sdt>
              <w:sdtPr>
                <w:tag w:val="goog_rdk_53"/>
                <w:id w:val="-853956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exact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keyword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синонимы/перефразировки → сопоставимый %; антонимы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существенно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более низкий %, исключение из </w:t>
            </w:r>
            <w:r>
              <w:rPr>
                <w:rFonts w:ascii="Arial" w:eastAsia="Arial" w:hAnsi="Arial" w:cs="Arial"/>
                <w:color w:val="000000"/>
              </w:rPr>
              <w:t>top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автоподсказки; (в)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индикатор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найденный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/документ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7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0–100 %, нормализация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сортировка по убыванию.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с %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каждой</w:t>
            </w:r>
            <w:sdt>
              <w:sdtPr>
                <w:tag w:val="goog_rdk_54"/>
                <w:id w:val="1129681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строке: (1)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>диалоговое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внутренний пользователь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(3)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/ АРМ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КЦ: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с % на каждой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1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82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8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8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8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7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88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8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55"/>
                <w:id w:val="10892201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-13)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-12; модульные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(перефразировка, антоним, порядок слов).</w:t>
            </w:r>
          </w:p>
        </w:tc>
        <w:tc>
          <w:tcPr>
            <w:tcW w:w="2010" w:type="dxa"/>
          </w:tcPr>
          <w:p w14:paraId="53B899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</w:t>
            </w:r>
          </w:p>
        </w:tc>
      </w:tr>
      <w:tr w:rsidR="009D43E8" w14:paraId="6ED7C912" w14:textId="77777777" w:rsidTr="009D43E8">
        <w:tc>
          <w:tcPr>
            <w:tcW w:w="1590" w:type="dxa"/>
          </w:tcPr>
          <w:p w14:paraId="754234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FR-UND-07</w:t>
            </w:r>
          </w:p>
        </w:tc>
        <w:tc>
          <w:tcPr>
            <w:tcW w:w="3930" w:type="dxa"/>
          </w:tcPr>
          <w:p w14:paraId="07E20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>
            <w:tcW w:w="6135" w:type="dxa"/>
          </w:tcPr>
          <w:p w14:paraId="056CD4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вопросов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учителя с автоматической разметкой; без ручной разметки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обучается без указания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3B19F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4.2.1.7</w:t>
            </w:r>
          </w:p>
        </w:tc>
      </w:tr>
      <w:tr w:rsidR="009D43E8" w14:paraId="623CBCB5" w14:textId="77777777" w:rsidTr="009D43E8">
        <w:tc>
          <w:tcPr>
            <w:tcW w:w="1590" w:type="dxa"/>
          </w:tcPr>
          <w:p w14:paraId="6749B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FR-UND-08</w:t>
            </w:r>
          </w:p>
        </w:tc>
        <w:tc>
          <w:tcPr>
            <w:tcW w:w="3930" w:type="dxa"/>
          </w:tcPr>
          <w:p w14:paraId="125CE2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модуля понимания должно запускаться автоматически сразу после каждого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0785A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публикация/изменение/удаление статьи,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-01…05,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9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9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694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695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69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завершение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batch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пакетная первичная загрузка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загрузка/удаление документа админом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ручная публикация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9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0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0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56"/>
                <w:id w:val="4733881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КЦ»; (3)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изменение обучающей выборки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0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0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0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05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70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Опционально: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7"/>
                <w:id w:val="-15032186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нажимает «Запустить обучение»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(ручной перезапуск вне штатного цикла).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цепочка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 участия оператора</w:t>
            </w:r>
            <w:sdt>
              <w:sdtPr>
                <w:tag w:val="goog_rdk_58"/>
                <w:id w:val="25202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в runtime диалога: Sufler Ingest → нормализация / chunking / embedding → обновление индекса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sdt>
              <w:sdtPr>
                <w:tag w:val="goog_rdk_59"/>
                <w:id w:val="15133940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 событию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автоматически</w:t>
            </w:r>
            <w:r>
              <w:rPr>
                <w:rFonts w:ascii="Arial" w:eastAsia="Arial" w:hAnsi="Arial" w:cs="Arial"/>
                <w:color w:val="000000"/>
              </w:rPr>
              <w:t xml:space="preserve"> enqueue задачи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qu_retrain</w:t>
            </w:r>
            <w:r>
              <w:rPr>
                <w:rFonts w:ascii="Arial" w:eastAsia="Arial" w:hAnsi="Arial" w:cs="Arial"/>
                <w:color w:val="000000"/>
              </w:rPr>
              <w:t xml:space="preserve"> в очередь фоновых задач Hub;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идемпотентность</w:t>
            </w:r>
            <w:r>
              <w:rPr>
                <w:rFonts w:ascii="Arial" w:eastAsia="Arial" w:hAnsi="Arial" w:cs="Arial"/>
                <w:color w:val="000000"/>
              </w:rPr>
              <w:t xml:space="preserve"> — ключ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reindex_job_id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content_version</w:t>
            </w:r>
            <w:r>
              <w:rPr>
                <w:rFonts w:ascii="Arial" w:eastAsia="Arial" w:hAnsi="Arial" w:cs="Arial"/>
                <w:color w:val="000000"/>
              </w:rPr>
              <w:t xml:space="preserve">; при уже выполняющемся retrain для того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sdt>
              <w:sdtPr>
                <w:tag w:val="goog_rdk_60"/>
                <w:id w:val="-314864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— debounce/слияние дубликата (≤60 с); latency постановки в очередь ≤30 с после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; штатный webhook/outbox СУЗ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 требует</w:t>
            </w:r>
            <w:r>
              <w:rPr>
                <w:rFonts w:ascii="Arial" w:eastAsia="Arial" w:hAnsi="Arial" w:cs="Arial"/>
                <w:color w:val="000000"/>
              </w:rPr>
              <w:t xml:space="preserve"> ручного клика админа.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журнал обучения (FR-UND-15): события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training.started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training.completed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training.failed</w:t>
            </w:r>
            <w:r>
              <w:rPr>
                <w:rFonts w:ascii="Arial" w:eastAsia="Arial" w:hAnsi="Arial" w:cs="Arial"/>
                <w:color w:val="000000"/>
              </w:rPr>
              <w:t xml:space="preserve"> (время, триггер,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job_id</w:t>
            </w:r>
            <w:r>
              <w:rPr>
                <w:rFonts w:ascii="Arial" w:eastAsia="Arial" w:hAnsi="Arial" w:cs="Arial"/>
                <w:color w:val="000000"/>
              </w:rPr>
              <w:t xml:space="preserve">, версия выборки); дублирование в SIEM/аудит §9; в Hub admin — панель «Модуль понимания»: последний retrain, очередь, % готовности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Роли:Администратор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просмотр статуса и журнала; ручной «Запустить обучение» — только для внештатного перезапуска.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UC-UND-01a, UC-UND-01b.</w:t>
            </w:r>
          </w:p>
        </w:tc>
        <w:tc>
          <w:tcPr>
            <w:tcW w:w="2010" w:type="dxa"/>
          </w:tcPr>
          <w:p w14:paraId="742C4A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4.2.1.8</w:t>
            </w:r>
          </w:p>
        </w:tc>
      </w:tr>
      <w:tr w:rsidR="009D43E8" w14:paraId="4D5906FB" w14:textId="77777777" w:rsidTr="009D43E8">
        <w:tc>
          <w:tcPr>
            <w:tcW w:w="1590" w:type="dxa"/>
          </w:tcPr>
          <w:p w14:paraId="4F204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FR-UND-09</w:t>
            </w:r>
          </w:p>
        </w:tc>
        <w:tc>
          <w:tcPr>
            <w:tcW w:w="3930" w:type="dxa"/>
          </w:tcPr>
          <w:p w14:paraId="24B023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441E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уникальная формулировка вопроса клиента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-диалоге (телефония, онлайн-чат), по которой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вернул документ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sdt>
              <w:sdtPr>
                <w:tag w:val="goog_rdk_61"/>
                <w:id w:val="-456375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(успешное сопоставление),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пометил реплику как «кандидат эталона»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политика пополнения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(настраивается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Администратором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2"/>
                <w:id w:val="152672426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«Политика пополнения»):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система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предлагает</w:t>
            </w:r>
            <w:sdt>
              <w:sdtPr>
                <w:tag w:val="goog_rdk_63"/>
                <w:id w:val="1937058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добавить пару «вопрос → интент/документ» в обучающую выборку (уведомление, без автозаписи);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умолчанию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черновик эталона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автоматически со статусом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попадания в активный индекс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утверждения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прямое автодобавление</w:t>
            </w:r>
            <w:sdt>
              <w:sdtPr>
                <w:tag w:val="goog_rdk_64"/>
                <w:id w:val="19399350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порога (опционально, по согласованию); (2) дедупликация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(3) связь с эталонами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0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0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0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10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71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1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1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1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1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1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после утверждения — версионирование и автозапуск переобучения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 в активной выборке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запись в очереди модерации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уведомление админу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UC-UND-03.</w:t>
            </w:r>
          </w:p>
        </w:tc>
        <w:tc>
          <w:tcPr>
            <w:tcW w:w="2010" w:type="dxa"/>
          </w:tcPr>
          <w:p w14:paraId="3FF5A2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4.2.1.9</w:t>
            </w:r>
          </w:p>
        </w:tc>
      </w:tr>
      <w:tr w:rsidR="009D43E8" w14:paraId="38A68282" w14:textId="77777777" w:rsidTr="009D43E8">
        <w:tc>
          <w:tcPr>
            <w:tcW w:w="1590" w:type="dxa"/>
          </w:tcPr>
          <w:p w14:paraId="6B6D9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FR-UND-10</w:t>
            </w:r>
          </w:p>
        </w:tc>
        <w:tc>
          <w:tcPr>
            <w:tcW w:w="3930" w:type="dxa"/>
          </w:tcPr>
          <w:p w14:paraId="66B45C1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Список примеров в обучающей выборке должен также иметь возможность пополняться через загрузку СУЗ.</w:t>
            </w:r>
          </w:p>
        </w:tc>
        <w:tc>
          <w:tcPr>
            <w:tcW w:w="6135" w:type="dxa"/>
          </w:tcPr>
          <w:p w14:paraId="303EE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 в хранилище обучающей выборки.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пополнена.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78C856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4.2.1.10</w:t>
            </w:r>
          </w:p>
        </w:tc>
      </w:tr>
      <w:tr w:rsidR="009D43E8" w14:paraId="6127FA0F" w14:textId="77777777" w:rsidTr="009D43E8">
        <w:tc>
          <w:tcPr>
            <w:tcW w:w="1590" w:type="dxa"/>
          </w:tcPr>
          <w:p w14:paraId="66E98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FR-UND-11</w:t>
            </w:r>
          </w:p>
        </w:tc>
        <w:tc>
          <w:tcPr>
            <w:tcW w:w="3930" w:type="dxa"/>
          </w:tcPr>
          <w:p w14:paraId="274AE6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>
            <w:tcW w:w="6135" w:type="dxa"/>
          </w:tcPr>
          <w:p w14:paraId="7F68982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повторяющийся вопрос при пополнении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5"/>
                <w:id w:val="-407431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проверка хеша и семантического сходства → отклонение дубликата.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заблокирован.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010" w:type="dxa"/>
          </w:tcPr>
          <w:p w14:paraId="6AA1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4.2.1.11</w:t>
            </w:r>
          </w:p>
        </w:tc>
      </w:tr>
      <w:tr w:rsidR="009D43E8" w14:paraId="5DC74A02" w14:textId="77777777" w:rsidTr="009D43E8">
        <w:tc>
          <w:tcPr>
            <w:tcW w:w="1590" w:type="dxa"/>
          </w:tcPr>
          <w:p w14:paraId="55B107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FR-UND-12</w:t>
            </w:r>
          </w:p>
        </w:tc>
        <w:tc>
          <w:tcPr>
            <w:tcW w:w="3930" w:type="dxa"/>
          </w:tcPr>
          <w:p w14:paraId="0369B7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>
            <w:tcW w:w="6135" w:type="dxa"/>
          </w:tcPr>
          <w:p w14:paraId="09B4616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вводит тестовый запрос в интерфейсе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1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1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1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2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2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результатов поиска §4.2.1.12.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документы, процент релевантности и исходный пример вопроса.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-21 (аналог).</w:t>
            </w:r>
          </w:p>
        </w:tc>
        <w:tc>
          <w:tcPr>
            <w:tcW w:w="2010" w:type="dxa"/>
          </w:tcPr>
          <w:p w14:paraId="6809D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4.2.1.12</w:t>
            </w:r>
          </w:p>
        </w:tc>
      </w:tr>
      <w:tr w:rsidR="009D43E8" w14:paraId="166C7C30" w14:textId="77777777" w:rsidTr="009D43E8">
        <w:tc>
          <w:tcPr>
            <w:tcW w:w="1590" w:type="dxa"/>
          </w:tcPr>
          <w:p w14:paraId="416F1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FR-UND-13</w:t>
            </w:r>
          </w:p>
        </w:tc>
        <w:tc>
          <w:tcPr>
            <w:tcW w:w="3930" w:type="dxa"/>
          </w:tcPr>
          <w:p w14:paraId="5DCA9B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возможность указать минимальную релевантность поиска, начиная с которой модуль Контакт-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центра может использовать найденный документ для предоставления ответа пользователю.</w:t>
            </w:r>
          </w:p>
        </w:tc>
        <w:tc>
          <w:tcPr>
            <w:tcW w:w="6135" w:type="dxa"/>
          </w:tcPr>
          <w:p w14:paraId="40C6EA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каждой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2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2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ниже порога срабатывает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2A3034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4.2.1.13</w:t>
            </w:r>
          </w:p>
        </w:tc>
      </w:tr>
      <w:tr w:rsidR="009D43E8" w14:paraId="3F885DCE" w14:textId="77777777" w:rsidTr="009D43E8">
        <w:tc>
          <w:tcPr>
            <w:tcW w:w="1590" w:type="dxa"/>
          </w:tcPr>
          <w:p w14:paraId="5AE50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FR-UND-15</w:t>
            </w:r>
          </w:p>
        </w:tc>
        <w:tc>
          <w:tcPr>
            <w:tcW w:w="3930" w:type="dxa"/>
          </w:tcPr>
          <w:p w14:paraId="1F5C4B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Процесс обучения модуля понимания: журнал итераций, откат версии обучающей выборки</w:t>
            </w:r>
          </w:p>
        </w:tc>
        <w:tc>
          <w:tcPr>
            <w:tcW w:w="6135" w:type="dxa"/>
          </w:tcPr>
          <w:p w14:paraId="32D2F7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очередная итерация обучения модуля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версионируемый журнал обучения с возможностью отката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доступны история итераций и откат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2750D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4.2.1.15</w:t>
            </w:r>
          </w:p>
        </w:tc>
      </w:tr>
      <w:tr w:rsidR="009D43E8" w14:paraId="287D25D1" w14:textId="77777777" w:rsidTr="009D43E8">
        <w:tc>
          <w:tcPr>
            <w:tcW w:w="1590" w:type="dxa"/>
          </w:tcPr>
          <w:p w14:paraId="6D838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FR-UND-16</w:t>
            </w:r>
          </w:p>
        </w:tc>
        <w:tc>
          <w:tcPr>
            <w:tcW w:w="3930" w:type="dxa"/>
          </w:tcPr>
          <w:p w14:paraId="68E49D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Ручная валидация новых примеров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комментарием</w:t>
            </w:r>
          </w:p>
        </w:tc>
        <w:tc>
          <w:tcPr>
            <w:tcW w:w="6135" w:type="dxa"/>
          </w:tcPr>
          <w:p w14:paraId="257E78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предложен или создан новый пример вопроса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режим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6"/>
                <w:id w:val="-17303382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модерации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«На модерации» с полем комментария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7"/>
                <w:id w:val="3153047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утверждение → активация эталона + автозапуск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retrain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-08); отклонение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soft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delete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влияния на индекс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утверждает или отклоняет пример.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7FE5A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4.2.1.16</w:t>
            </w:r>
          </w:p>
        </w:tc>
      </w:tr>
      <w:tr w:rsidR="009D43E8" w14:paraId="7485C7C1" w14:textId="77777777" w:rsidTr="009D43E8">
        <w:tc>
          <w:tcPr>
            <w:tcW w:w="1590" w:type="dxa"/>
          </w:tcPr>
          <w:p w14:paraId="642080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FR-UND-17</w:t>
            </w:r>
          </w:p>
        </w:tc>
        <w:tc>
          <w:tcPr>
            <w:tcW w:w="3930" w:type="dxa"/>
          </w:tcPr>
          <w:p w14:paraId="4DE0C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Эскалация оператору при невозможности автоматического ответа</w:t>
            </w:r>
          </w:p>
        </w:tc>
        <w:tc>
          <w:tcPr>
            <w:tcW w:w="6135" w:type="dxa"/>
          </w:tcPr>
          <w:p w14:paraId="445654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не может сформировать автоматический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эскалация в канал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UC-UND-02.</w:t>
            </w:r>
          </w:p>
        </w:tc>
        <w:tc>
          <w:tcPr>
            <w:tcW w:w="2010" w:type="dxa"/>
          </w:tcPr>
          <w:p w14:paraId="3EF5B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4.2.1.17</w:t>
            </w:r>
          </w:p>
        </w:tc>
      </w:tr>
      <w:tr w:rsidR="009D43E8" w14:paraId="6095E283" w14:textId="77777777" w:rsidTr="009D43E8">
        <w:tc>
          <w:tcPr>
            <w:tcW w:w="1590" w:type="dxa"/>
          </w:tcPr>
          <w:p w14:paraId="4B4D3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FR-UND-14</w:t>
            </w:r>
          </w:p>
        </w:tc>
        <w:tc>
          <w:tcPr>
            <w:tcW w:w="3930" w:type="dxa"/>
          </w:tcPr>
          <w:p w14:paraId="6B3EDC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</w:t>
            </w:r>
            <w:r w:rsidRPr="0090435B">
              <w:rPr>
                <w:rFonts w:ascii="Arial" w:eastAsia="Arial" w:hAnsi="Arial" w:cs="Arial"/>
                <w:color w:val="000000"/>
                <w:sz w:val="28"/>
                <w:szCs w:val="28"/>
                <w:lang w:val="ru-RU"/>
              </w:rPr>
              <w:lastRenderedPageBreak/>
              <w:t>пользователю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вариантов ответа для выбора.</w:t>
            </w:r>
          </w:p>
        </w:tc>
        <w:tc>
          <w:tcPr>
            <w:tcW w:w="6135" w:type="dxa"/>
          </w:tcPr>
          <w:p w14:paraId="65997CD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найденных документов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ветка сценария «уточняющие вопросы»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клиенту или оператору предлагаются кнопки-варианты или эскалация.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4C57D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4.2.1.14</w:t>
            </w:r>
          </w:p>
        </w:tc>
      </w:tr>
      <w:tr w:rsidR="0090435B" w14:paraId="69752713" w14:textId="77777777" w:rsidTr="009D43E8">
        <w:tc>
          <w:tcPr>
            <w:tcW w:w="1590" w:type="dxa"/>
          </w:tcPr>
          <w:p w14:paraId="0525D2E2" w14:textId="77777777" w:rsidR="0090435B" w:rsidRPr="0090435B" w:rsidRDefault="0090435B" w:rsidP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930" w:type="dxa"/>
          </w:tcPr>
          <w:p w14:paraId="1717D05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135" w:type="dxa"/>
          </w:tcPr>
          <w:p w14:paraId="07A061D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2010" w:type="dxa"/>
          </w:tcPr>
          <w:p w14:paraId="2ED62C7B" w14:textId="77777777" w:rsidR="0090435B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A53E7C0" w14:textId="649CEE9D" w:rsidR="0090435B" w:rsidRPr="0090435B" w:rsidRDefault="0090435B" w:rsidP="0090435B">
      <w:pPr>
        <w:rPr>
          <w:rFonts w:ascii="Arial" w:eastAsia="Arial" w:hAnsi="Arial" w:cs="Arial"/>
          <w:color w:val="000000"/>
          <w:lang w:val="ru-RU"/>
        </w:rPr>
      </w:pPr>
      <w:r w:rsidRPr="0090435B">
        <w:rPr>
          <w:rFonts w:ascii="Arial" w:eastAsia="Arial" w:hAnsi="Arial" w:cs="Arial"/>
          <w:color w:val="0F4761"/>
          <w:sz w:val="28"/>
          <w:szCs w:val="28"/>
          <w:lang w:val="ru-RU"/>
        </w:rPr>
        <w:br/>
      </w:r>
      <w:r>
        <w:rPr>
          <w:rFonts w:ascii="Arial" w:eastAsia="Arial" w:hAnsi="Arial" w:cs="Arial"/>
          <w:color w:val="000000"/>
          <w:lang w:val="ru-RU"/>
        </w:rPr>
        <w:t>С</w:t>
      </w:r>
      <w:r w:rsidRPr="003C42DA">
        <w:rPr>
          <w:rFonts w:ascii="Arial" w:eastAsia="Arial" w:hAnsi="Arial" w:cs="Arial"/>
          <w:color w:val="000000"/>
          <w:lang w:val="ru-RU"/>
        </w:rPr>
        <w:t>ценари</w:t>
      </w:r>
      <w:r>
        <w:rPr>
          <w:rFonts w:ascii="Arial" w:eastAsia="Arial" w:hAnsi="Arial" w:cs="Arial"/>
          <w:color w:val="000000"/>
          <w:lang w:val="ru-RU"/>
        </w:rPr>
        <w:t>й</w:t>
      </w:r>
      <w:r w:rsidRPr="003C42DA">
        <w:rPr>
          <w:rFonts w:ascii="Arial" w:eastAsia="Arial" w:hAnsi="Arial" w:cs="Arial"/>
          <w:color w:val="000000"/>
          <w:lang w:val="ru-RU"/>
        </w:rPr>
        <w:t xml:space="preserve"> «уточняющие вопросы»</w:t>
      </w:r>
      <w:r w:rsidRPr="0090435B">
        <w:rPr>
          <w:rFonts w:ascii="Arial" w:eastAsia="Arial" w:hAnsi="Arial" w:cs="Arial"/>
          <w:color w:val="000000"/>
          <w:lang w:val="ru-RU"/>
        </w:rPr>
        <w:t>:</w:t>
      </w:r>
    </w:p>
    <w:p w14:paraId="5B72CBDF" w14:textId="0C837609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Механизм реализации: если максимальная релевантность ниже порога min_relevance (задаёт Администратор базы знаний LLM) либо запрос неоднозначен (два близких по score варианта), срабатывает ветка «уточняющие вопросы» (сценарий / промпт sufler_cc, §4.2.1.14). Система формирует список вариантов уточнения (≥2). Автоответ клиенту без участия оператора не выполняется.</w:t>
      </w:r>
    </w:p>
    <w:p w14:paraId="5E0414A2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Выход по каналам:</w:t>
      </w:r>
    </w:p>
    <w:p w14:paraId="5D9876E6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телефония: оператору в окне суфлёра показываются варианты уточнения / рекомендация уточнить тему; клиенту ничего не отправляется автоматически;</w:t>
      </w:r>
    </w:p>
    <w:p w14:paraId="3D162C8C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онлайн-чат: оператору — то же в панели суфлёра; клиенту кнопки-варианты отображаются только если это включено в настройках канала;</w:t>
      </w:r>
    </w:p>
    <w:p w14:paraId="16B7CC48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при невозможности уточнить — эскалация / сообщение оператору «запрос не распознан».</w:t>
      </w:r>
    </w:p>
    <w:p w14:paraId="711FA6A9" w14:textId="2A5FB90E" w:rsidR="009D43E8" w:rsidRPr="0090435B" w:rsidRDefault="009D43E8">
      <w:pPr>
        <w:pStyle w:val="3"/>
        <w:rPr>
          <w:rFonts w:ascii="Arial" w:eastAsia="Arial" w:hAnsi="Arial" w:cs="Arial"/>
          <w:lang w:val="ru-RU"/>
        </w:rPr>
        <w:sectPr w:rsidR="009D43E8" w:rsidRPr="0090435B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64990E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27" w:name="bookmark=id.he17r0i8t6eh" w:colFirst="0" w:colLast="0"/>
      <w:bookmarkEnd w:id="727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.2.2.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в канале телефония (§4.2.2)</w:t>
      </w:r>
    </w:p>
    <w:p w14:paraId="2F48391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68"/>
          <w:id w:val="-30994156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§4.2.2]: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— потоковое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WER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≥90%, хранение 1 год</w:t>
          </w:r>
        </w:sdtContent>
      </w:sdt>
    </w:p>
    <w:p w14:paraId="00C32564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69"/>
          <w:id w:val="2063478588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on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prem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телефонии: задержка ≤1 с, банковский словарь,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QA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-интерфейс для аналитиков.</w:t>
          </w:r>
        </w:sdtContent>
      </w:sdt>
    </w:p>
    <w:p w14:paraId="597E0E5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1"/>
        <w:tblW w:w="133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945"/>
        <w:gridCol w:w="5745"/>
        <w:gridCol w:w="2025"/>
      </w:tblGrid>
      <w:tr w:rsidR="009D43E8" w14:paraId="57933FC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53FA30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45" w:type="dxa"/>
          </w:tcPr>
          <w:p w14:paraId="401CA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27718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49C64D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B0018E2" w14:textId="77777777" w:rsidTr="009D43E8">
        <w:tc>
          <w:tcPr>
            <w:tcW w:w="1650" w:type="dxa"/>
          </w:tcPr>
          <w:p w14:paraId="4701AD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FR-ASR-01</w:t>
            </w:r>
          </w:p>
        </w:tc>
        <w:tc>
          <w:tcPr>
            <w:tcW w:w="3945" w:type="dxa"/>
          </w:tcPr>
          <w:p w14:paraId="267641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>
            <w:tcW w:w="5745" w:type="dxa"/>
          </w:tcPr>
          <w:p w14:paraId="21CB3B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подключ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распознавание речи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промежуточный и финальный транскрипт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0CB08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</w:t>
            </w:r>
          </w:p>
        </w:tc>
      </w:tr>
      <w:tr w:rsidR="009D43E8" w14:paraId="301F38AF" w14:textId="77777777" w:rsidTr="009D43E8">
        <w:tc>
          <w:tcPr>
            <w:tcW w:w="1650" w:type="dxa"/>
          </w:tcPr>
          <w:p w14:paraId="7DC78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FR-ASR-02</w:t>
            </w:r>
          </w:p>
        </w:tc>
        <w:tc>
          <w:tcPr>
            <w:tcW w:w="3945" w:type="dxa"/>
          </w:tcPr>
          <w:p w14:paraId="6B4B923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>
            <w:tcW w:w="5745" w:type="dxa"/>
          </w:tcPr>
          <w:p w14:paraId="4D341D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и языковая модели с банковским словар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устойчивое распознавание в сложных акустических условиях.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0"/>
                <w:id w:val="-6257249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тест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 ≥90%.</w:t>
                </w:r>
              </w:sdtContent>
            </w:sdt>
          </w:p>
        </w:tc>
        <w:tc>
          <w:tcPr>
            <w:tcW w:w="2025" w:type="dxa"/>
          </w:tcPr>
          <w:p w14:paraId="635788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4.2.2.2</w:t>
            </w:r>
          </w:p>
        </w:tc>
      </w:tr>
      <w:tr w:rsidR="009D43E8" w14:paraId="69F88914" w14:textId="77777777" w:rsidTr="009D43E8">
        <w:tc>
          <w:tcPr>
            <w:tcW w:w="1650" w:type="dxa"/>
          </w:tcPr>
          <w:p w14:paraId="38CE5D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FR-ASR-03</w:t>
            </w:r>
          </w:p>
        </w:tc>
        <w:tc>
          <w:tcPr>
            <w:tcW w:w="3945" w:type="dxa"/>
          </w:tcPr>
          <w:p w14:paraId="5FF06A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>
            <w:tcW w:w="5745" w:type="dxa"/>
          </w:tcPr>
          <w:p w14:paraId="253ADD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70 одновременных звонков на стенде.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кластер воркеров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нагрузочное тестирование.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71"/>
                <w:id w:val="8823204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точность ≥90% при шуме и нагрузке.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 /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5E3D1F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4.2.2.3</w:t>
            </w:r>
          </w:p>
        </w:tc>
      </w:tr>
      <w:tr w:rsidR="009D43E8" w14:paraId="31C0C2CD" w14:textId="77777777" w:rsidTr="009D43E8">
        <w:tc>
          <w:tcPr>
            <w:tcW w:w="1650" w:type="dxa"/>
          </w:tcPr>
          <w:p w14:paraId="7EAFA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FR-ASR-04</w:t>
            </w:r>
          </w:p>
        </w:tc>
        <w:tc>
          <w:tcPr>
            <w:tcW w:w="3945" w:type="dxa"/>
          </w:tcPr>
          <w:p w14:paraId="349309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Должно быть обеспечено преобразование речи в текст в реальном времени с задержкой не более 1 секунды.</w:t>
            </w:r>
          </w:p>
        </w:tc>
        <w:tc>
          <w:tcPr>
            <w:tcW w:w="5745" w:type="dxa"/>
          </w:tcPr>
          <w:p w14:paraId="07DFC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очередной фрейм аудиопотока.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2"/>
                <w:id w:val="-8521830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конвейер потокового распознавания с задержкой ≤1 с.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в реальном времени отображается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95.</w:t>
            </w:r>
          </w:p>
        </w:tc>
        <w:tc>
          <w:tcPr>
            <w:tcW w:w="2025" w:type="dxa"/>
          </w:tcPr>
          <w:p w14:paraId="2E4F42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4.2.2.4</w:t>
            </w:r>
          </w:p>
        </w:tc>
      </w:tr>
      <w:tr w:rsidR="009D43E8" w14:paraId="24CAC858" w14:textId="77777777" w:rsidTr="009D43E8">
        <w:tc>
          <w:tcPr>
            <w:tcW w:w="1650" w:type="dxa"/>
          </w:tcPr>
          <w:p w14:paraId="4AFE00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FR-ASR-05</w:t>
            </w:r>
          </w:p>
        </w:tc>
        <w:tc>
          <w:tcPr>
            <w:tcW w:w="3945" w:type="dxa"/>
          </w:tcPr>
          <w:p w14:paraId="0D621F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>
            <w:tcW w:w="5745" w:type="dxa"/>
          </w:tcPr>
          <w:p w14:paraId="085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телефонный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транскриптов 1 год; автоматическое удаление по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просмотра для контроля качества (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204C2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4.2.2.5</w:t>
            </w:r>
          </w:p>
        </w:tc>
      </w:tr>
      <w:tr w:rsidR="009D43E8" w14:paraId="7165D825" w14:textId="77777777" w:rsidTr="009D43E8">
        <w:tc>
          <w:tcPr>
            <w:tcW w:w="1650" w:type="dxa"/>
          </w:tcPr>
          <w:p w14:paraId="12748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FR-ASR-06</w:t>
            </w:r>
          </w:p>
        </w:tc>
        <w:tc>
          <w:tcPr>
            <w:tcW w:w="3945" w:type="dxa"/>
          </w:tcPr>
          <w:p w14:paraId="1C4FE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условиям в процессе разговора, включая изменение уровня громкости и характеристики окружающей среды.</w:t>
            </w:r>
          </w:p>
        </w:tc>
        <w:tc>
          <w:tcPr>
            <w:tcW w:w="5745" w:type="dxa"/>
          </w:tcPr>
          <w:p w14:paraId="3FD779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или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2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2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3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3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3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канал с повышенным уровнем шума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(аудиоканал с акустическими помехами: фоновый шум, эхо, паразитные разговоры).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подавление шума, эхоподавление (</w:t>
            </w:r>
            <w:r>
              <w:rPr>
                <w:rFonts w:ascii="Arial" w:eastAsia="Arial" w:hAnsi="Arial" w:cs="Arial"/>
                <w:color w:val="000000"/>
              </w:rPr>
              <w:t>AEC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очищенная дорожка речи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акустическая лаборатория.</w:t>
            </w:r>
          </w:p>
        </w:tc>
        <w:tc>
          <w:tcPr>
            <w:tcW w:w="2025" w:type="dxa"/>
          </w:tcPr>
          <w:p w14:paraId="48514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4.2.2.6</w:t>
            </w:r>
          </w:p>
        </w:tc>
      </w:tr>
      <w:tr w:rsidR="009D43E8" w14:paraId="1B431F26" w14:textId="77777777" w:rsidTr="009D43E8">
        <w:tc>
          <w:tcPr>
            <w:tcW w:w="1650" w:type="dxa"/>
          </w:tcPr>
          <w:p w14:paraId="6B21FF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FR-ASR-07</w:t>
            </w:r>
          </w:p>
        </w:tc>
        <w:tc>
          <w:tcPr>
            <w:tcW w:w="3945" w:type="dxa"/>
          </w:tcPr>
          <w:p w14:paraId="125A49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быть оптимизировано для условий телефонного канала.</w:t>
            </w:r>
          </w:p>
        </w:tc>
        <w:tc>
          <w:tcPr>
            <w:tcW w:w="5745" w:type="dxa"/>
          </w:tcPr>
          <w:p w14:paraId="2CC70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телефонного канала </w:t>
            </w:r>
            <w:r>
              <w:rPr>
                <w:rFonts w:ascii="Arial" w:eastAsia="Arial" w:hAnsi="Arial" w:cs="Arial"/>
                <w:color w:val="000000"/>
              </w:rPr>
              <w:t>PSTN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VoIP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8 </w:t>
            </w:r>
            <w:r>
              <w:rPr>
                <w:rFonts w:ascii="Arial" w:eastAsia="Arial" w:hAnsi="Arial" w:cs="Arial"/>
                <w:color w:val="000000"/>
              </w:rPr>
              <w:t>kHz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модель, настроенная под телефонный канал.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распознавание, оптимизированное для телефонии.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INT-T.</w:t>
            </w:r>
          </w:p>
        </w:tc>
        <w:tc>
          <w:tcPr>
            <w:tcW w:w="2025" w:type="dxa"/>
          </w:tcPr>
          <w:p w14:paraId="6B724E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4.2.2.7</w:t>
            </w:r>
          </w:p>
        </w:tc>
      </w:tr>
      <w:tr w:rsidR="009D43E8" w14:paraId="66A40EEE" w14:textId="77777777" w:rsidTr="009D43E8">
        <w:tc>
          <w:tcPr>
            <w:tcW w:w="1650" w:type="dxa"/>
          </w:tcPr>
          <w:p w14:paraId="790EA5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FR-ASR-08</w:t>
            </w:r>
          </w:p>
        </w:tc>
        <w:tc>
          <w:tcPr>
            <w:tcW w:w="3945" w:type="dxa"/>
          </w:tcPr>
          <w:p w14:paraId="41F8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точный перевод речи в текст с расстановкой автоматической пунктуации.</w:t>
            </w:r>
          </w:p>
        </w:tc>
        <w:tc>
          <w:tcPr>
            <w:tcW w:w="5745" w:type="dxa"/>
          </w:tcPr>
          <w:p w14:paraId="04F1C5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непрерывный поток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постобработка с автоматической расстановкой пунктуации.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транскрипт с пунктуацией.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2025" w:type="dxa"/>
          </w:tcPr>
          <w:p w14:paraId="4A241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4.2.2.8</w:t>
            </w:r>
          </w:p>
        </w:tc>
      </w:tr>
      <w:tr w:rsidR="009D43E8" w14:paraId="341817AC" w14:textId="77777777" w:rsidTr="009D43E8">
        <w:tc>
          <w:tcPr>
            <w:tcW w:w="1650" w:type="dxa"/>
          </w:tcPr>
          <w:p w14:paraId="3EDDB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FR-ASR-09</w:t>
            </w:r>
          </w:p>
        </w:tc>
        <w:tc>
          <w:tcPr>
            <w:tcW w:w="3945" w:type="dxa"/>
          </w:tcPr>
          <w:p w14:paraId="5BA272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иные форматы).</w:t>
            </w:r>
          </w:p>
        </w:tc>
        <w:tc>
          <w:tcPr>
            <w:tcW w:w="5745" w:type="dxa"/>
          </w:tcPr>
          <w:p w14:paraId="01FD3B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банковский термин, аббревиатура или сокращение в потоке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пользовательского словаря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ручное редактирование; применение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3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3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3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3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3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boost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словарных статей).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корректное распознавание терминов, аббревиатур и сокращений в транскрипте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ASR UI, SUF-T-01.</w:t>
            </w:r>
          </w:p>
        </w:tc>
        <w:tc>
          <w:tcPr>
            <w:tcW w:w="2025" w:type="dxa"/>
          </w:tcPr>
          <w:p w14:paraId="6AF0D4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4.2.2.9</w:t>
            </w:r>
          </w:p>
        </w:tc>
      </w:tr>
      <w:tr w:rsidR="009D43E8" w14:paraId="0051B918" w14:textId="77777777" w:rsidTr="009D43E8">
        <w:tc>
          <w:tcPr>
            <w:tcW w:w="1650" w:type="dxa"/>
          </w:tcPr>
          <w:p w14:paraId="1B50ED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FR-ASR-10</w:t>
            </w:r>
          </w:p>
        </w:tc>
        <w:tc>
          <w:tcPr>
            <w:tcW w:w="3945" w:type="dxa"/>
          </w:tcPr>
          <w:p w14:paraId="0AAA092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быть предусмотрены интерфейсы, в которых пользователь мог бы видеть распознанные и 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>
            <w:tcW w:w="5745" w:type="dxa"/>
          </w:tcPr>
          <w:p w14:paraId="3400B268" w14:textId="77777777" w:rsidR="00B70728" w:rsidRDefault="00B707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738" w:author="Никита Гринь" w:date="2026-07-31T13:11:00Z" w16du:dateUtc="2026-07-31T10:11:00Z"/>
                <w:rFonts w:ascii="Arial" w:eastAsia="Arial" w:hAnsi="Arial" w:cs="Arial"/>
                <w:color w:val="000000"/>
                <w:lang w:val="ru-RU"/>
              </w:rPr>
            </w:pPr>
            <w:ins w:id="739" w:author="Никита Гринь" w:date="2026-07-31T13:11:00Z" w16du:dateUtc="2026-07-31T10:11:00Z"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40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 xml:space="preserve">QA-интерфейс — интерфейс просмотра распознанных и нераспознанных записей диалогов (телефония и онлайн-чат) для оценки качества ASR, релевантности ответов, </w:t>
              </w:r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41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дообучения и наполнения словарей без участия разработчика (п. 4.2.2.10 ТТ). В настоящем ТЗ данный интерфейс назван «QA-интерфейс».</w:t>
              </w:r>
            </w:ins>
          </w:p>
          <w:p w14:paraId="382D6499" w14:textId="10EECB7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просмотра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интерфейс (комм. [53], [54], [55]): (1) каталог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записей телефонии и онлайн-чата за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-05) — в списке и карточке записи отображаются метаданные: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дата/время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звонка/диалога,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/ онлайн-чат),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(ФИО или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сессии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длительность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уверенность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sdt>
              <w:sdtPr>
                <w:tag w:val="goog_rdk_73"/>
                <w:id w:val="17781153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уровне записи и реплик), статус распознавания (распознано / не распознано / частично); (2) выбор записи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карточка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прослушивание аудио (телефония) или лента диалога (</w:t>
            </w:r>
            <w:ins w:id="742" w:author="Никита Гринь" w:date="2026-07-31T13:04:00Z" w16du:dateUtc="2026-07-31T10:04:00Z">
              <w:r w:rsidR="00B70728">
                <w:rPr>
                  <w:rFonts w:ascii="Arial" w:eastAsia="Arial" w:hAnsi="Arial" w:cs="Arial"/>
                  <w:color w:val="000000"/>
                  <w:lang w:val="ru-RU"/>
                </w:rPr>
                <w:t>онлайн-</w:t>
              </w:r>
            </w:ins>
            <w:commentRangeStart w:id="743"/>
            <w:commentRangeStart w:id="744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чат</w:t>
            </w:r>
            <w:commentRangeEnd w:id="743"/>
            <w:r w:rsidR="0031462D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43"/>
            </w:r>
            <w:commentRangeEnd w:id="744"/>
            <w:r w:rsidR="00B70728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44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синхронизированный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подсветкой низкой уверенности +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обратная связь оператора; (3) фильтры: период, канал, оператор, статус, «только низкая уверенность»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опционально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ограничивает каталог по умолчанию); (4) пометка реплики «кандидат эталона»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 или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(подмножество нераспознанных); добавление термина в словарь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-17); экспорт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 — без участия разработчика.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записи доступны для оценки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метаданные, аудио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транскрипт — в одном интерфейсе; проблемные фрагменты выделены для приоритетного разбора.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UC-REP-CC-02.</w:t>
            </w:r>
          </w:p>
        </w:tc>
        <w:tc>
          <w:tcPr>
            <w:tcW w:w="2025" w:type="dxa"/>
          </w:tcPr>
          <w:p w14:paraId="40791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</w:t>
            </w:r>
          </w:p>
        </w:tc>
      </w:tr>
      <w:tr w:rsidR="009D43E8" w14:paraId="3F1895D5" w14:textId="77777777" w:rsidTr="009D43E8">
        <w:tc>
          <w:tcPr>
            <w:tcW w:w="1650" w:type="dxa"/>
          </w:tcPr>
          <w:p w14:paraId="5A3672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FR-ASR-11</w:t>
            </w:r>
          </w:p>
        </w:tc>
        <w:tc>
          <w:tcPr>
            <w:tcW w:w="3945" w:type="dxa"/>
          </w:tcPr>
          <w:p w14:paraId="75D0E6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>
            <w:tcW w:w="5745" w:type="dxa"/>
          </w:tcPr>
          <w:p w14:paraId="6A20790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накопились нераспознанные сегменты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4"/>
                <w:id w:val="23458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экспорта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 для разбора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25" w:type="dxa"/>
          </w:tcPr>
          <w:p w14:paraId="7AD10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4.2.2.11</w:t>
            </w:r>
          </w:p>
        </w:tc>
      </w:tr>
      <w:tr w:rsidR="009D43E8" w14:paraId="6CF90047" w14:textId="77777777" w:rsidTr="009D43E8">
        <w:tc>
          <w:tcPr>
            <w:tcW w:w="1650" w:type="dxa"/>
          </w:tcPr>
          <w:p w14:paraId="2D38F2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FR-ASR-12</w:t>
            </w:r>
          </w:p>
        </w:tc>
        <w:tc>
          <w:tcPr>
            <w:tcW w:w="3945" w:type="dxa"/>
          </w:tcPr>
          <w:p w14:paraId="7CC7AE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быть обеспечено разделение речи оператора канала телефония и речи клиента для корректной передачи запроса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1376247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разговора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диаризация: разделение речи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помеченные реплики передаются 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25" w:type="dxa"/>
          </w:tcPr>
          <w:p w14:paraId="36621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4.2.2.12</w:t>
            </w:r>
          </w:p>
        </w:tc>
      </w:tr>
    </w:tbl>
    <w:p w14:paraId="278C8906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5716DF1" w14:textId="77777777" w:rsidR="009D43E8" w:rsidRDefault="00317F00">
      <w:pPr>
        <w:pStyle w:val="3"/>
        <w:rPr>
          <w:rFonts w:ascii="Arial" w:eastAsia="Arial" w:hAnsi="Arial" w:cs="Arial"/>
        </w:rPr>
      </w:pPr>
      <w:bookmarkStart w:id="745" w:name="bookmark=id.ovpk1g66uazn" w:colFirst="0" w:colLast="0"/>
      <w:bookmarkEnd w:id="745"/>
      <w:r>
        <w:rPr>
          <w:rFonts w:ascii="Arial" w:eastAsia="Arial" w:hAnsi="Arial" w:cs="Arial"/>
        </w:rPr>
        <w:lastRenderedPageBreak/>
        <w:t>II.2.3. Пользовательские сценарии</w:t>
      </w:r>
    </w:p>
    <w:p w14:paraId="7B938A51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§4.2.1.8–14]: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662E487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Сценарии Администратора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п.2): пороги, переобучение после обновления СУЗ, ветка уточняющих вопросов.</w:t>
      </w:r>
    </w:p>
    <w:tbl>
      <w:tblPr>
        <w:tblStyle w:val="130"/>
        <w:tblW w:w="13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3495"/>
        <w:gridCol w:w="5895"/>
        <w:gridCol w:w="2460"/>
      </w:tblGrid>
      <w:tr w:rsidR="009D43E8" w14:paraId="6B916CD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189F3E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495" w:type="dxa"/>
          </w:tcPr>
          <w:p w14:paraId="3026AD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895" w:type="dxa"/>
          </w:tcPr>
          <w:p w14:paraId="56C7B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60" w:type="dxa"/>
          </w:tcPr>
          <w:p w14:paraId="45EB36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5C8AF95" w14:textId="77777777" w:rsidTr="009D43E8">
        <w:tc>
          <w:tcPr>
            <w:tcW w:w="1725" w:type="dxa"/>
          </w:tcPr>
          <w:p w14:paraId="450A6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UC-UND-01</w:t>
            </w:r>
          </w:p>
        </w:tc>
        <w:tc>
          <w:tcPr>
            <w:tcW w:w="3495" w:type="dxa"/>
          </w:tcPr>
          <w:p w14:paraId="3C20F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управляет эталонами обучающей выборки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порогами релевантности и запускает дообучение после обновления СУЗ</w:t>
            </w:r>
          </w:p>
        </w:tc>
        <w:tc>
          <w:tcPr>
            <w:tcW w:w="5895" w:type="dxa"/>
          </w:tcPr>
          <w:p w14:paraId="58B72F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75"/>
                <w:id w:val="-8163948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(1) CRUD эталонных пар «вопрос — тема/интент» в «Обучающая выборка» без программирования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); (2) сохранение порогов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sdt>
              <w:sdtPr>
                <w:tag w:val="goog_rdk_76"/>
                <w:id w:val="1379188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; (3) preview поиска с отображением исходного эталона (FR-UND-12); (4) webhook/outbox СУЗ → переиндексация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и автоматическое обучение QU (FR-UND-08).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обучения (версии выборки, откат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актуальный статус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7"/>
                <w:id w:val="106807183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-01 на стенде с тестовым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Bitrix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создание эталона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изменение СУЗ → автообучение.</w:t>
                </w:r>
              </w:sdtContent>
            </w:sdt>
          </w:p>
        </w:tc>
        <w:tc>
          <w:tcPr>
            <w:tcW w:w="2460" w:type="dxa"/>
          </w:tcPr>
          <w:p w14:paraId="06B62C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4.2.1.4, 4.2.1.8–4.2.1.13</w:t>
            </w:r>
          </w:p>
        </w:tc>
      </w:tr>
      <w:tr w:rsidR="009D43E8" w14:paraId="1FAE18E6" w14:textId="77777777" w:rsidTr="009D43E8">
        <w:tc>
          <w:tcPr>
            <w:tcW w:w="1725" w:type="dxa"/>
          </w:tcPr>
          <w:p w14:paraId="4F04B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UC-UND-02</w:t>
            </w:r>
          </w:p>
        </w:tc>
        <w:tc>
          <w:tcPr>
            <w:tcW w:w="3495" w:type="dxa"/>
          </w:tcPr>
          <w:p w14:paraId="02215627" w14:textId="5703EA2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низкой релевантности система предлагает уточняющие вопросы клиенту/оператору по </w:t>
            </w:r>
            <w:r w:rsidR="008A583B" w:rsidRPr="008A583B">
              <w:rPr>
                <w:rFonts w:ascii="Arial" w:eastAsia="Arial" w:hAnsi="Arial" w:cs="Arial"/>
                <w:color w:val="000000"/>
                <w:lang w:val="ru-RU"/>
              </w:rPr>
              <w:t xml:space="preserve">настройки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</w:p>
        </w:tc>
        <w:tc>
          <w:tcPr>
            <w:tcW w:w="5895" w:type="dxa"/>
          </w:tcPr>
          <w:p w14:paraId="53F2C5E5" w14:textId="2C8938F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 (реплика клиента/оператора, тестовый запрос) получает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sdt>
              <w:sdtPr>
                <w:tag w:val="goog_rdk_78"/>
                <w:id w:val="-8775035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запрос семантически неоднозначен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-2 документа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5 п.п.).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порядка слов, синонимов/антонимов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сравнение с порогом; при низкой релевантности — ветка «уточняющие вопросы»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-14) или эскалация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(телефония/онлайн-чат) оператору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уточняющие варианты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автоответа клиенту; </w:t>
            </w:r>
            <w:ins w:id="746" w:author="Никита Гринь" w:date="2026-07-31T13:06:00Z" w16du:dateUtc="2026-07-31T10:06:00Z">
              <w:r w:rsidR="00B70728" w:rsidRPr="00B70728">
                <w:rPr>
                  <w:rFonts w:ascii="Arial" w:eastAsia="Arial" w:hAnsi="Arial" w:cs="Arial"/>
                  <w:color w:val="000000"/>
                  <w:lang w:val="ru-RU"/>
                </w:rPr>
                <w:t>(онлайн-чат) клиенту — кнопки-варианты только если включено в настройках канала модуля Контакт-центра; в диалоговом окне для внутренних пользователей — % ниже порога с пометкой «недостаточная релевантность»</w:t>
              </w:r>
              <w:r w:rsidR="00B70728" w:rsidRPr="00B70728" w:rsidDel="00B7072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747" w:author="Никита Гринь" w:date="2026-07-31T13:06:00Z" w16du:dateUtc="2026-07-31T10:06:00Z"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(онлайн-чат) клиенту — кнопки-варианты по </w:delText>
              </w:r>
              <w:commentRangeStart w:id="748"/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>политике КЦ</w:delText>
              </w:r>
              <w:commentRangeEnd w:id="748"/>
              <w:r w:rsidR="00B70728" w:rsidRPr="003C42DA" w:rsidDel="00B70728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748"/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; в </w:delText>
              </w:r>
              <w:r w:rsidDel="00B70728">
                <w:rPr>
                  <w:rFonts w:ascii="Arial" w:eastAsia="Arial" w:hAnsi="Arial" w:cs="Arial"/>
                  <w:color w:val="000000"/>
                </w:rPr>
                <w:delText>preview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/тест-диалоге — % </w:delText>
              </w:r>
              <w:r w:rsidRPr="003C42DA" w:rsidDel="00B70728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порога с пометкой «недостаточная релевантность». </w:delText>
              </w:r>
            </w:del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9"/>
                <w:id w:val="16490373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(1) запрос-антоним к эталону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max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%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80"/>
                <w:id w:val="17453044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запрос вне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-15)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-02; (3) искусственно заниженный порог → ≥ 2 уточняющих варианта; журнал: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branch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60" w:type="dxa"/>
          </w:tcPr>
          <w:p w14:paraId="239ED7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4.2.1.6, 4.2.1.14</w:t>
            </w:r>
          </w:p>
        </w:tc>
      </w:tr>
    </w:tbl>
    <w:p w14:paraId="74FDE1FB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AD33D6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49" w:name="bookmark=id.ga7l0xijo0ow" w:colFirst="0" w:colLast="0"/>
      <w:bookmarkEnd w:id="749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.2.5. Блокировка тем вне банковских консультаций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4E6EB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[Протокол 06.07, комм. [30]]; </w:t>
      </w:r>
      <w:r>
        <w:fldChar w:fldCharType="begin"/>
      </w:r>
      <w:r>
        <w:instrText>HYPERLINK</w:instrText>
      </w:r>
      <w:r w:rsidRPr="003339CA">
        <w:rPr>
          <w:lang w:val="ru-RU"/>
          <w:rPrChange w:id="75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5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5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53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754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75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FR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</w:t>
      </w:r>
      <w:r>
        <w:rPr>
          <w:rFonts w:ascii="Arial" w:eastAsia="Arial" w:hAnsi="Arial" w:cs="Arial"/>
          <w:b/>
          <w:bCs/>
          <w:color w:val="156082"/>
        </w:rPr>
        <w:t>CC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-06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§4.1.6, комм. [29]–[32]: промпты и политика отказа</w:t>
      </w:r>
    </w:p>
    <w:p w14:paraId="49EC87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Запросы вне банковских консультаций (развлечения, общие темы, не относящиеся к СУЗ) обрабатываются по политике блокировки:</w:t>
      </w:r>
    </w:p>
    <w:tbl>
      <w:tblPr>
        <w:tblStyle w:val="129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6945"/>
      </w:tblGrid>
      <w:tr w:rsidR="009D43E8" w14:paraId="791A31D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12271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45" w:type="dxa"/>
          </w:tcPr>
          <w:p w14:paraId="00F95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9D43E8" w:rsidRPr="0050000B" w14:paraId="67F06D15" w14:textId="77777777" w:rsidTr="009D43E8">
        <w:tc>
          <w:tcPr>
            <w:tcW w:w="3195" w:type="dxa"/>
          </w:tcPr>
          <w:p w14:paraId="7CF7D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Промпт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sufler_cc</w:t>
            </w:r>
          </w:p>
        </w:tc>
        <w:tc>
          <w:tcPr>
            <w:tcW w:w="6945" w:type="dxa"/>
          </w:tcPr>
          <w:p w14:paraId="49F8C6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Системная инструкция: консультации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по материалам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при запросе вне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стандартный отказ оператору</w:t>
            </w:r>
          </w:p>
        </w:tc>
      </w:tr>
      <w:tr w:rsidR="009D43E8" w:rsidRPr="0050000B" w14:paraId="32073DE8" w14:textId="77777777" w:rsidTr="009D43E8">
        <w:tc>
          <w:tcPr>
            <w:tcW w:w="3195" w:type="dxa"/>
          </w:tcPr>
          <w:p w14:paraId="0D95B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 / пороги</w:t>
            </w:r>
          </w:p>
        </w:tc>
        <w:tc>
          <w:tcPr>
            <w:tcW w:w="6945" w:type="dxa"/>
          </w:tcPr>
          <w:p w14:paraId="437672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отсутствии релевантного документа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не генерировать «выдуманный» ответ; сообщение «запрос вне базы знаний»</w:t>
            </w:r>
          </w:p>
        </w:tc>
      </w:tr>
      <w:tr w:rsidR="009D43E8" w:rsidRPr="0050000B" w14:paraId="1C2B7825" w14:textId="77777777" w:rsidTr="009D43E8">
        <w:tc>
          <w:tcPr>
            <w:tcW w:w="3195" w:type="dxa"/>
          </w:tcPr>
          <w:p w14:paraId="5ADEB6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UI оператора</w:t>
            </w:r>
          </w:p>
        </w:tc>
        <w:tc>
          <w:tcPr>
            <w:tcW w:w="6945" w:type="dxa"/>
          </w:tcPr>
          <w:p w14:paraId="2CFA5F6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с текстом отказа и рекомендацией эскалации;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передачи текста клиенту автоматически</w:t>
            </w:r>
          </w:p>
        </w:tc>
      </w:tr>
      <w:tr w:rsidR="009D43E8" w:rsidRPr="0050000B" w14:paraId="52D37A09" w14:textId="77777777" w:rsidTr="009D43E8">
        <w:tc>
          <w:tcPr>
            <w:tcW w:w="3195" w:type="dxa"/>
          </w:tcPr>
          <w:p w14:paraId="4AACE8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Настройка</w:t>
            </w:r>
          </w:p>
        </w:tc>
        <w:tc>
          <w:tcPr>
            <w:tcW w:w="6945" w:type="dxa"/>
          </w:tcPr>
          <w:p w14:paraId="667287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редактирует список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нных тем и шаблон отказа в Центре настроек (§4.2.1.1)</w:t>
            </w:r>
          </w:p>
        </w:tc>
      </w:tr>
      <w:tr w:rsidR="009D43E8" w14:paraId="54327D04" w14:textId="77777777" w:rsidTr="009D43E8">
        <w:tc>
          <w:tcPr>
            <w:tcW w:w="3195" w:type="dxa"/>
          </w:tcPr>
          <w:p w14:paraId="15FD8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6945" w:type="dxa"/>
          </w:tcPr>
          <w:p w14:paraId="3A331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5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5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5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5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760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761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762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76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комм. [29]–[32]</w:t>
            </w:r>
          </w:p>
        </w:tc>
      </w:tr>
    </w:tbl>
    <w:p w14:paraId="2FF2DA6C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28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460"/>
        <w:gridCol w:w="3720"/>
        <w:gridCol w:w="2535"/>
      </w:tblGrid>
      <w:tr w:rsidR="009D43E8" w14:paraId="4EF671C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0" w:type="dxa"/>
          </w:tcPr>
          <w:p w14:paraId="12B21E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460" w:type="dxa"/>
          </w:tcPr>
          <w:p w14:paraId="563B8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720" w:type="dxa"/>
          </w:tcPr>
          <w:p w14:paraId="45634B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35" w:type="dxa"/>
          </w:tcPr>
          <w:p w14:paraId="0D674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23DF2572" w14:textId="77777777" w:rsidTr="009D43E8">
        <w:tc>
          <w:tcPr>
            <w:tcW w:w="1500" w:type="dxa"/>
          </w:tcPr>
          <w:p w14:paraId="5F77B7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FR-UND-18</w:t>
            </w:r>
          </w:p>
        </w:tc>
        <w:tc>
          <w:tcPr>
            <w:tcW w:w="2460" w:type="dxa"/>
          </w:tcPr>
          <w:p w14:paraId="0ECF81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Блокировка запросов вне банковских консультаций; ответ только из СУЗ</w:t>
            </w:r>
          </w:p>
        </w:tc>
        <w:tc>
          <w:tcPr>
            <w:tcW w:w="3720" w:type="dxa"/>
          </w:tcPr>
          <w:p w14:paraId="49A726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или оператора вне тематики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+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6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6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6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67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6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промпт отказа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стандартный отказ, подсказка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формируется автоматически.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535" w:type="dxa"/>
          </w:tcPr>
          <w:p w14:paraId="2C827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</w:tbl>
    <w:p w14:paraId="42AC5A42" w14:textId="77777777" w:rsidR="009D43E8" w:rsidRDefault="00317F00">
      <w:pPr>
        <w:pStyle w:val="3"/>
        <w:rPr>
          <w:rFonts w:ascii="Arial" w:eastAsia="Arial" w:hAnsi="Arial" w:cs="Arial"/>
        </w:rPr>
      </w:pPr>
      <w:bookmarkStart w:id="769" w:name="bookmark=id.72bn9u8hi5li" w:colFirst="0" w:colLast="0"/>
      <w:bookmarkEnd w:id="769"/>
      <w:r>
        <w:rPr>
          <w:rFonts w:ascii="Arial" w:eastAsia="Arial" w:hAnsi="Arial" w:cs="Arial"/>
        </w:rPr>
        <w:t>II.2.4. Дополнительные требования ASR (§4.2.2.13–19)</w:t>
      </w:r>
    </w:p>
    <w:p w14:paraId="690F79A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требования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Прил.1: адаптация словарей в реальном времени, статистика в модуль «Отч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тность», распознавание при разной громкости, диагностические логи, выгрузка записей и транскриптов, интеграция по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2. Согласование транспорта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модель 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WebSocket</w:t>
      </w:r>
      <w:r w:rsidRPr="003C42DA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fldChar w:fldCharType="begin"/>
      </w:r>
      <w:r>
        <w:instrText>HYPERLINK</w:instrText>
      </w:r>
      <w:r w:rsidRPr="003339CA">
        <w:rPr>
          <w:lang w:val="ru-RU"/>
          <w:rPrChange w:id="77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7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7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73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774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775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776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№2, </w:t>
      </w:r>
      <w:r>
        <w:fldChar w:fldCharType="begin"/>
      </w:r>
      <w:r>
        <w:instrText>HYPERLINK</w:instrText>
      </w:r>
      <w:r w:rsidRPr="003339CA">
        <w:rPr>
          <w:lang w:val="ru-RU"/>
          <w:rPrChange w:id="77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7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7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80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78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1BA05A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27"/>
        <w:tblW w:w="13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200"/>
        <w:gridCol w:w="5745"/>
        <w:gridCol w:w="1950"/>
      </w:tblGrid>
      <w:tr w:rsidR="009D43E8" w14:paraId="186217F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877D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200" w:type="dxa"/>
          </w:tcPr>
          <w:p w14:paraId="1825B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7AD9E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50" w:type="dxa"/>
          </w:tcPr>
          <w:p w14:paraId="142632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01F0F07" w14:textId="77777777" w:rsidTr="009D43E8">
        <w:tc>
          <w:tcPr>
            <w:tcW w:w="1605" w:type="dxa"/>
          </w:tcPr>
          <w:p w14:paraId="063E3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FR-ASR-13</w:t>
            </w:r>
          </w:p>
        </w:tc>
        <w:tc>
          <w:tcPr>
            <w:tcW w:w="4200" w:type="dxa"/>
          </w:tcPr>
          <w:p w14:paraId="1B9170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обеспечена адаптация к новым терминам и фразам, обеспечиваться возможность улучшения результатов распознавания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автоматического пополнения словарей (дообучения) специфическими терминами в режиме реального времени. Возможность дообучения модуля должна быть обеспечена для администраторов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358CF836" w14:textId="154A09BE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Вход:Администратор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81"/>
                <w:id w:val="-1444593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добавляет термин/фразу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«Словари»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 Аналитик Контакт-центра</w:t>
            </w:r>
            <w:sdt>
              <w:sdtPr>
                <w:tag w:val="goog_rdk_82"/>
                <w:id w:val="13143451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п.7) в </w:t>
                </w:r>
                <w:commentRangeStart w:id="782"/>
                <w:commentRangeStart w:id="783"/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-интерфейсе</w:t>
                </w:r>
                <w:ins w:id="784" w:author="Никита Гринь" w:date="2026-07-31T13:15:00Z" w16du:dateUtc="2026-07-31T10:15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85" w:author="Никита Гринь" w:date="2026-07-31T13:15:00Z" w16du:dateUtc="2026-07-31T10:15:00Z">
                        <w:rPr>
                          <w:rFonts w:ascii="Arial Unicode MS" w:eastAsia="Arial Unicode MS" w:hAnsi="Arial Unicode MS" w:cs="Arial Unicode MS"/>
                          <w:color w:val="000000"/>
                          <w:lang w:val="en-US"/>
                        </w:rPr>
                      </w:rPrChange>
                    </w:rPr>
                    <w:t xml:space="preserve"> - </w:t>
                  </w:r>
                </w:ins>
                <w:del w:id="786" w:author="Никита Гринь" w:date="2026-07-31T13:16:00Z" w16du:dateUtc="2026-07-31T10:16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</w:delText>
                  </w:r>
                </w:del>
                <w:commentRangeEnd w:id="782"/>
                <w:r w:rsidR="00A80355" w:rsidRPr="00E5358F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  <w:rPrChange w:id="787" w:author="Никита Гринь" w:date="2026-07-31T13:16:00Z" w16du:dateUtc="2026-07-31T10:16:00Z">
                      <w:rPr>
                        <w:rStyle w:val="a5"/>
                        <w:rFonts w:ascii="Arial Unicode MS" w:eastAsia="Arial Unicode MS" w:hAnsi="Arial Unicode MS" w:cs="Arial Unicode MS"/>
                        <w:color w:val="000000"/>
                        <w:sz w:val="24"/>
                        <w:szCs w:val="24"/>
                      </w:rPr>
                    </w:rPrChange>
                  </w:rPr>
                  <w:commentReference w:id="782"/>
                </w:r>
                <w:commentRangeEnd w:id="783"/>
                <w:r w:rsidR="00E5358F" w:rsidRPr="00E5358F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  <w:rPrChange w:id="788" w:author="Никита Гринь" w:date="2026-07-31T13:16:00Z" w16du:dateUtc="2026-07-31T10:16:00Z">
                      <w:rPr>
                        <w:rStyle w:val="a5"/>
                        <w:rFonts w:ascii="Arial Unicode MS" w:eastAsia="Arial Unicode MS" w:hAnsi="Arial Unicode MS" w:cs="Arial Unicode MS"/>
                        <w:color w:val="000000"/>
                        <w:sz w:val="24"/>
                        <w:szCs w:val="24"/>
                      </w:rPr>
                    </w:rPrChange>
                  </w:rPr>
                  <w:commentReference w:id="783"/>
                </w:r>
                <w:ins w:id="789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90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>интерфейс</w:t>
                  </w:r>
                </w:ins>
                <w:ins w:id="791" w:author="Никита Гринь" w:date="2026-07-31T13:16:00Z" w16du:dateUtc="2026-07-31T10:16:00Z">
                  <w:r w:rsidR="00E5358F">
                    <w:rPr>
                      <w:rFonts w:asciiTheme="minorHAnsi" w:eastAsia="Arial Unicode MS" w:hAnsiTheme="minorHAnsi" w:cs="Arial Unicode MS"/>
                      <w:color w:val="000000"/>
                      <w:lang w:val="ru-RU"/>
                    </w:rPr>
                    <w:t>е</w:t>
                  </w:r>
                </w:ins>
                <w:ins w:id="792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93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 xml:space="preserve"> просмотра записей диалогов</w:t>
                  </w:r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t xml:space="preserve"> </w:t>
                  </w:r>
                </w:ins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 помечает нераспознанный сегмент → «Добавить в словарь».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расширение пользовательского словаря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-09): ручной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загрузка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sdt>
              <w:sdtPr>
                <w:tag w:val="goog_rdk_83"/>
                <w:id w:val="16575824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повышение веса новой статьи без перезапуска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-кластера;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словаря в активные сессии ≤ 30 с; (4) журнал изменений словаря (кто, когда, термин).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термин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следующих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>
              <w:rPr>
                <w:rFonts w:ascii="Arial" w:eastAsia="Arial" w:hAnsi="Arial" w:cs="Arial"/>
                <w:color w:val="000000"/>
              </w:rPr>
              <w:t>reload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звонках без участия разработчика.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UC-ASR-02.</w:t>
            </w:r>
          </w:p>
        </w:tc>
        <w:tc>
          <w:tcPr>
            <w:tcW w:w="1950" w:type="dxa"/>
          </w:tcPr>
          <w:p w14:paraId="7C1AED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03F14B87" w14:textId="77777777" w:rsidTr="009D43E8">
        <w:tc>
          <w:tcPr>
            <w:tcW w:w="1605" w:type="dxa"/>
          </w:tcPr>
          <w:p w14:paraId="32904F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  <w:tc>
          <w:tcPr>
            <w:tcW w:w="4200" w:type="dxa"/>
          </w:tcPr>
          <w:p w14:paraId="653AE7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автоматический сбор и обработка данных с результатами преобразования речи в текст, предоставление возможности выгрузки статистической информации в модуль «Отчетность».</w:t>
            </w:r>
          </w:p>
        </w:tc>
        <w:tc>
          <w:tcPr>
            <w:tcW w:w="5745" w:type="dxa"/>
          </w:tcPr>
          <w:p w14:paraId="1FDDD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звонок/диалог (телефония, онлайн-чат) с накопленными результатами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-пайплайн: по событию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агрегируются метрики сессии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канал, оператор, длительность, число реплик, доля распознанных/нераспознанных сегментов, средний/минимальный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WER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-оценка (если есть эталон), задержка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запись в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модуля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(§4.7.3.2); (3) связь с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 (нераспознанные сегменты)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 (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статистические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доступны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Аналитику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без ручного экспорта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UC-ASR-05, INT-T-ASR-01.</w:t>
            </w:r>
          </w:p>
        </w:tc>
        <w:tc>
          <w:tcPr>
            <w:tcW w:w="1950" w:type="dxa"/>
          </w:tcPr>
          <w:p w14:paraId="1C0E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4.2.2.14</w:t>
            </w:r>
          </w:p>
        </w:tc>
      </w:tr>
      <w:tr w:rsidR="009D43E8" w14:paraId="399D88DF" w14:textId="77777777" w:rsidTr="009D43E8">
        <w:tc>
          <w:tcPr>
            <w:tcW w:w="1605" w:type="dxa"/>
          </w:tcPr>
          <w:p w14:paraId="5AEB2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  <w:tc>
          <w:tcPr>
            <w:tcW w:w="4200" w:type="dxa"/>
          </w:tcPr>
          <w:p w14:paraId="096F4D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работать как на высокой, средней и низкой громкости.</w:t>
            </w:r>
          </w:p>
        </w:tc>
        <w:tc>
          <w:tcPr>
            <w:tcW w:w="5745" w:type="dxa"/>
          </w:tcPr>
          <w:p w14:paraId="0E08E2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 с изменяющимся уровнем громкости говорящего (клиент/оператор).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нормализация уровня (дополняет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(2) акустическая модель, обученная на телефонном канале с вариативной громкостью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-07); (3) пороги </w:t>
            </w:r>
            <w:r>
              <w:rPr>
                <w:rFonts w:ascii="Arial" w:eastAsia="Arial" w:hAnsi="Arial" w:cs="Arial"/>
                <w:color w:val="000000"/>
              </w:rPr>
              <w:t>VAD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адаптируются к текущему уровню сигнала.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транскрипт формируется при низкой, средней и высокой громкости речи без принудительной настройки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84"/>
                <w:id w:val="7156682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 (лаборатория: эталонные записи −20 / −10 / 0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на каждом уровне).</w:t>
                </w:r>
              </w:sdtContent>
            </w:sdt>
          </w:p>
        </w:tc>
        <w:tc>
          <w:tcPr>
            <w:tcW w:w="1950" w:type="dxa"/>
          </w:tcPr>
          <w:p w14:paraId="05F59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4.2.2.15</w:t>
            </w:r>
          </w:p>
        </w:tc>
      </w:tr>
      <w:tr w:rsidR="009D43E8" w14:paraId="5E35EE13" w14:textId="77777777" w:rsidTr="009D43E8">
        <w:tc>
          <w:tcPr>
            <w:tcW w:w="1605" w:type="dxa"/>
          </w:tcPr>
          <w:p w14:paraId="6B98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  <w:tc>
          <w:tcPr>
            <w:tcW w:w="4200" w:type="dxa"/>
          </w:tcPr>
          <w:p w14:paraId="5BD2B1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регистрироваться подробные протоколы (логи), позволяющие диагностировать возникающие проблемы.</w:t>
            </w:r>
          </w:p>
        </w:tc>
        <w:tc>
          <w:tcPr>
            <w:tcW w:w="5745" w:type="dxa"/>
          </w:tcPr>
          <w:p w14:paraId="3CEB3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конвейера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(старт/стоп сессии,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ошибка, таймаут).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журнал (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полями: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latency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dictionary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stack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(без ПДн в открытом тексте); уровни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sdt>
              <w:sdtPr>
                <w:tag w:val="goog_rdk_85"/>
                <w:id w:val="18581430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ротация ≥ 90 дней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доступ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Администратору модуля Контакт-центра</w:t>
            </w:r>
            <w:sdt>
              <w:sdtPr>
                <w:tag w:val="goog_rdk_86"/>
                <w:id w:val="1061120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п.3) через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восстанавливается цепочка событий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разбора инцидента.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INT-T-ASR-03.</w:t>
            </w:r>
          </w:p>
        </w:tc>
        <w:tc>
          <w:tcPr>
            <w:tcW w:w="1950" w:type="dxa"/>
          </w:tcPr>
          <w:p w14:paraId="262B1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4.2.2.16</w:t>
            </w:r>
          </w:p>
        </w:tc>
      </w:tr>
      <w:tr w:rsidR="009D43E8" w14:paraId="18F67EB3" w14:textId="77777777" w:rsidTr="009D43E8">
        <w:tc>
          <w:tcPr>
            <w:tcW w:w="1605" w:type="dxa"/>
          </w:tcPr>
          <w:p w14:paraId="55FB3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FR-ASR-17</w:t>
            </w:r>
          </w:p>
        </w:tc>
        <w:tc>
          <w:tcPr>
            <w:tcW w:w="4200" w:type="dxa"/>
          </w:tcPr>
          <w:p w14:paraId="22229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преобразованных записей диалогов для последующего анализа.</w:t>
            </w:r>
          </w:p>
        </w:tc>
        <w:tc>
          <w:tcPr>
            <w:tcW w:w="5745" w:type="dxa"/>
          </w:tcPr>
          <w:p w14:paraId="235ACE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выбирает период и фильтры.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пакетная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распознанных и нераспознанных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[59]): метаданные (дата/время, канал, оператор,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сессии, длительность,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статус), транскрипт (при наличии), ссылка на аудио (телефония) или ленту чата; выбор по чекбоксам или «все по фильтру»;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действие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«Экспорт учебных примеров» — подмножество помеченных нераспознанных сегментов для дообучения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заменяет полную выгрузку п. (1); (3) очередь фоновой генерации архива.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файл(ы) для офлайн-анализа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UC-ASR-03, UC-REP-CC-02.</w:t>
            </w:r>
          </w:p>
        </w:tc>
        <w:tc>
          <w:tcPr>
            <w:tcW w:w="1950" w:type="dxa"/>
          </w:tcPr>
          <w:p w14:paraId="6DBD7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4.2.2.17</w:t>
            </w:r>
          </w:p>
        </w:tc>
      </w:tr>
      <w:tr w:rsidR="009D43E8" w14:paraId="4768CBB2" w14:textId="77777777" w:rsidTr="009D43E8">
        <w:tc>
          <w:tcPr>
            <w:tcW w:w="1605" w:type="dxa"/>
          </w:tcPr>
          <w:p w14:paraId="436748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  <w:tc>
          <w:tcPr>
            <w:tcW w:w="4200" w:type="dxa"/>
          </w:tcPr>
          <w:p w14:paraId="6C5949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интеграция с голосовыми подсистемами Заказчика по стандартному протоколу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1, 2.</w:t>
            </w:r>
          </w:p>
        </w:tc>
        <w:tc>
          <w:tcPr>
            <w:tcW w:w="5745" w:type="dxa"/>
          </w:tcPr>
          <w:p w14:paraId="385C58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голосовая подсистема Заказчика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инициирует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TIMERS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требование ТТ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RFC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6787</w:t>
            </w:r>
            <w:sdt>
              <w:sdtPr>
                <w:tag w:val="goog_rdk_87"/>
                <w:id w:val="19195818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legacy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SIP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SDP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negotiation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RTP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аудио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.711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8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kHz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MRCP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sdt>
              <w:sdtPr>
                <w:tag w:val="goog_rdk_88"/>
                <w:id w:val="-559548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OF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plain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основной контур поставки (модель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WebSocket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9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9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9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9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gfhtzedevbp</w:instrText>
            </w:r>
            <w:r w:rsidRPr="003339CA">
              <w:rPr>
                <w:lang w:val="ru-RU"/>
                <w:rPrChange w:id="79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sufler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telephony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§6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-01…07);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резервный/</w:t>
            </w:r>
            <w:r>
              <w:rPr>
                <w:rFonts w:ascii="Arial" w:eastAsia="Arial" w:hAnsi="Arial" w:cs="Arial"/>
                <w:color w:val="000000"/>
              </w:rPr>
              <w:t>legacy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совместимости с ПТК КЦ (комм. [60]); (3) </w:t>
            </w:r>
            <w:r>
              <w:rPr>
                <w:rFonts w:ascii="Arial" w:eastAsia="Arial" w:hAnsi="Arial" w:cs="Arial"/>
                <w:color w:val="000000"/>
              </w:rPr>
              <w:t>binding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(порты, </w:t>
            </w:r>
            <w:r>
              <w:rPr>
                <w:rFonts w:ascii="Arial" w:eastAsia="Arial" w:hAnsi="Arial" w:cs="Arial"/>
                <w:color w:val="000000"/>
              </w:rPr>
              <w:t>SSML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resource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9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0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0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0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03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04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0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потоковый и финальный транскрипт из голосовой подсистемы в </w:t>
            </w:r>
            <w:r>
              <w:rPr>
                <w:rFonts w:ascii="Arial" w:eastAsia="Arial" w:hAnsi="Arial" w:cs="Arial"/>
                <w:color w:val="000000"/>
              </w:rPr>
              <w:t>SuflerTelephony</w:t>
            </w:r>
            <w:sdt>
              <w:sdtPr>
                <w:tag w:val="goog_rdk_89"/>
                <w:id w:val="6852492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-01…02 (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 (модель 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1950" w:type="dxa"/>
          </w:tcPr>
          <w:p w14:paraId="49C93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4.2.2.18</w:t>
            </w:r>
          </w:p>
        </w:tc>
      </w:tr>
      <w:tr w:rsidR="009D43E8" w14:paraId="02B57F1A" w14:textId="77777777" w:rsidTr="009D43E8">
        <w:tc>
          <w:tcPr>
            <w:tcW w:w="1605" w:type="dxa"/>
          </w:tcPr>
          <w:p w14:paraId="1A5B57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FR-ASR-19</w:t>
            </w:r>
          </w:p>
        </w:tc>
        <w:tc>
          <w:tcPr>
            <w:tcW w:w="4200" w:type="dxa"/>
          </w:tcPr>
          <w:p w14:paraId="3D2C9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возможность экспорта данных преобразования речи в текст в различные форматы (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т.д.).</w:t>
            </w:r>
          </w:p>
        </w:tc>
        <w:tc>
          <w:tcPr>
            <w:tcW w:w="5745" w:type="dxa"/>
          </w:tcPr>
          <w:p w14:paraId="72F6FA5A" w14:textId="77777777" w:rsidR="009D43E8" w:rsidRPr="00A475F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запрашивает экспорт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конвертер витрины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каталога записей: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(реплики построчно: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(сводный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таблицами и графиками распределения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(расширение «и т.д.» ТТ); кодировка </w:t>
            </w:r>
            <w:r>
              <w:rPr>
                <w:rFonts w:ascii="Arial" w:eastAsia="Arial" w:hAnsi="Arial" w:cs="Arial"/>
                <w:color w:val="000000"/>
              </w:rPr>
              <w:t>UTF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-8; метаданные в шапке файла.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выбранного формата на панели загрузок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475F8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50" w:type="dxa"/>
          </w:tcPr>
          <w:p w14:paraId="07EF4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</w:tbl>
    <w:p w14:paraId="07D9B75B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65BC64C" w14:textId="77777777" w:rsidR="009D43E8" w:rsidRDefault="00317F00">
      <w:pPr>
        <w:pStyle w:val="4"/>
        <w:rPr>
          <w:rFonts w:ascii="Arial" w:eastAsia="Arial" w:hAnsi="Arial" w:cs="Arial"/>
        </w:rPr>
      </w:pPr>
      <w:bookmarkStart w:id="806" w:name="bookmark=id.7fzlzinbgp4h" w:colFirst="0" w:colLast="0"/>
      <w:bookmarkEnd w:id="806"/>
      <w:r>
        <w:rPr>
          <w:rFonts w:ascii="Arial" w:eastAsia="Arial" w:hAnsi="Arial" w:cs="Arial"/>
        </w:rPr>
        <w:lastRenderedPageBreak/>
        <w:t>II.2.4.1. Сценарии ASR (UC-ASR)</w:t>
      </w:r>
    </w:p>
    <w:tbl>
      <w:tblPr>
        <w:tblStyle w:val="12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3285"/>
        <w:gridCol w:w="6795"/>
        <w:gridCol w:w="2025"/>
      </w:tblGrid>
      <w:tr w:rsidR="009D43E8" w14:paraId="5741E6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49D330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285" w:type="dxa"/>
          </w:tcPr>
          <w:p w14:paraId="460547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795" w:type="dxa"/>
          </w:tcPr>
          <w:p w14:paraId="538678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68BA8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36B0666" w14:textId="77777777" w:rsidTr="009D43E8">
        <w:tc>
          <w:tcPr>
            <w:tcW w:w="1515" w:type="dxa"/>
          </w:tcPr>
          <w:p w14:paraId="16275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UC-ASR-01</w:t>
            </w:r>
          </w:p>
        </w:tc>
        <w:tc>
          <w:tcPr>
            <w:tcW w:w="3285" w:type="dxa"/>
          </w:tcPr>
          <w:p w14:paraId="7ECBD07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0"/>
                <w:id w:val="-97110873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Потоковое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звонка: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диаризация → транскрипт в суфл</w:t>
                </w:r>
              </w:sdtContent>
            </w:sdt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р</w:t>
            </w:r>
          </w:p>
        </w:tc>
        <w:tc>
          <w:tcPr>
            <w:tcW w:w="6795" w:type="dxa"/>
          </w:tcPr>
          <w:p w14:paraId="6C0A1FA1" w14:textId="54DA191F" w:rsidR="009D43E8" w:rsidRPr="00430CC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звонок на линию оператора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sdt>
              <w:sdtPr>
                <w:tag w:val="goog_rdk_91"/>
                <w:id w:val="-106734433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SuflerTelephony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запускает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момента соединения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0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0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0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1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811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81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§4.3.1.2); (2)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оба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06,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1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1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1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16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817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81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sdt>
              <w:sdtPr>
                <w:tag w:val="goog_rdk_92"/>
                <w:id w:val="3254867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§4.3.1.3);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 с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 → транскрипт с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sdt>
              <w:sdtPr>
                <w:tag w:val="goog_rdk_93"/>
                <w:id w:val="719363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-12); (4) реплики клиента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-11). </w:t>
            </w:r>
            <w:ins w:id="819" w:author="Никита Гринь" w:date="2026-07-31T13:23:00Z" w16du:dateUtc="2026-07-31T10:23:00Z">
              <w:r w:rsidR="00E5358F"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820" w:author="Никита Гринь" w:date="2026-07-31T13:23:00Z" w16du:dateUtc="2026-07-31T10:23:00Z">
                    <w:rPr>
                      <w:rFonts w:ascii="Arial" w:eastAsia="Arial" w:hAnsi="Arial" w:cs="Arial"/>
                      <w:color w:val="000000"/>
                      <w:lang w:val="ru-RU"/>
                    </w:rPr>
                  </w:rPrChange>
                </w:rPr>
                <w:t xml:space="preserve">Выход: </w:t>
              </w:r>
              <w:r w:rsidR="00E5358F" w:rsidRPr="00E5358F">
                <w:rPr>
                  <w:rFonts w:ascii="Arial" w:eastAsia="Arial" w:hAnsi="Arial" w:cs="Arial"/>
                  <w:color w:val="000000"/>
                  <w:lang w:val="ru-RU"/>
                </w:rPr>
                <w:t>оператор видит в панели суфлёра транскрипт обеих сторон (реплики клиента и оператора); подсказки — к содержательным репликам клиента.</w:t>
              </w:r>
              <w:r w:rsidR="00E5358F" w:rsidRPr="00E5358F" w:rsidDel="00E5358F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821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</w:del>
            <w:sdt>
              <w:sdtPr>
                <w:tag w:val="goog_rdk_94"/>
                <w:id w:val="-157433387"/>
              </w:sdtPr>
              <w:sdtContent>
                <w:del w:id="822" w:author="Никита Гринь" w:date="2026-07-31T13:23:00Z" w16du:dateUtc="2026-07-31T10:23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оператор видит пары «</w:delText>
                  </w:r>
                  <w:commentRangeStart w:id="823"/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реплика клиента → подсказка</w:delText>
                  </w:r>
                  <w:commentRangeEnd w:id="823"/>
                  <w:r w:rsidR="00430CC5" w:rsidRPr="003C42DA" w:rsidDel="00E5358F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823"/>
                  </w:r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» в панели суфл</w:delText>
                  </w:r>
                </w:del>
              </w:sdtContent>
            </w:sdt>
            <w:del w:id="824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E5358F">
                <w:rPr>
                  <w:rFonts w:ascii="Arial" w:eastAsia="Arial" w:hAnsi="Arial" w:cs="Arial"/>
                  <w:color w:val="000000"/>
                  <w:lang w:val="ru-RU"/>
                </w:rPr>
                <w:delText>ра.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430CC5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25" w:type="dxa"/>
          </w:tcPr>
          <w:p w14:paraId="5B6C439F" w14:textId="1A98A340" w:rsidR="009D43E8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825" w:author="Никита Гринь" w:date="2026-07-31T13:18:00Z" w16du:dateUtc="2026-07-31T10:18:00Z">
              <w:r w:rsidRPr="00E5358F">
                <w:rPr>
                  <w:rFonts w:ascii="Arial" w:eastAsia="Arial" w:hAnsi="Arial" w:cs="Arial"/>
                  <w:color w:val="000000"/>
                </w:rPr>
                <w:t>4.3.1.2, 4.3.1.3, 4.2.2.1, 4.2.2.4, 4.2.2.12</w:t>
              </w:r>
            </w:ins>
            <w:commentRangeStart w:id="826"/>
            <w:del w:id="827" w:author="Никита Гринь" w:date="2026-07-31T13:18:00Z" w16du:dateUtc="2026-07-31T10:18:00Z">
              <w:r w:rsidR="00317F00" w:rsidDel="00E5358F">
                <w:rPr>
                  <w:rFonts w:ascii="Arial" w:eastAsia="Arial" w:hAnsi="Arial" w:cs="Arial"/>
                  <w:color w:val="000000"/>
                </w:rPr>
                <w:delText>готово</w:delText>
              </w:r>
              <w:commentRangeEnd w:id="826"/>
              <w:r w:rsidR="00430CC5" w:rsidDel="00E5358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</w:rPr>
                <w:commentReference w:id="826"/>
              </w:r>
            </w:del>
          </w:p>
        </w:tc>
      </w:tr>
      <w:tr w:rsidR="009D43E8" w14:paraId="03129555" w14:textId="77777777" w:rsidTr="009D43E8">
        <w:tc>
          <w:tcPr>
            <w:tcW w:w="1515" w:type="dxa"/>
          </w:tcPr>
          <w:p w14:paraId="1BE15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UC-ASR-02</w:t>
            </w:r>
          </w:p>
        </w:tc>
        <w:tc>
          <w:tcPr>
            <w:tcW w:w="3285" w:type="dxa"/>
          </w:tcPr>
          <w:p w14:paraId="2EC0C9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Дообучение словаря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</w:t>
            </w:r>
          </w:p>
        </w:tc>
        <w:tc>
          <w:tcPr>
            <w:tcW w:w="6795" w:type="dxa"/>
          </w:tcPr>
          <w:p w14:paraId="34F2277A" w14:textId="691418ED" w:rsidR="009D43E8" w:rsidRPr="003C42DA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828" w:author="Никита Гринь" w:date="2026-07-31T13:24:00Z" w16du:dateUtc="2026-07-31T10:24:00Z">
              <w:r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E5358F">
                <w:rPr>
                  <w:rFonts w:ascii="Arial" w:eastAsia="Arial" w:hAnsi="Arial" w:cs="Arial"/>
                  <w:color w:val="000000"/>
                  <w:lang w:val="ru-RU"/>
                  <w:rPrChange w:id="829" w:author="Никита Гринь" w:date="2026-07-31T13:24:00Z" w16du:dateUtc="2026-07-31T10:2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Администратор базы знаний LLM (§2.4 п.2) добавляет термин «ЕРИП» в Hub → «Модуль ASR» → «Словари» или в QA-интерфейсе (просмотр записей диалогов, FR-ASR-10); либо Аналитик Контакт-центра (§2.4 п.7) добавляет термин из QA-интерфейса.</w:t>
              </w:r>
              <w:r w:rsidRPr="00E5358F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 </w:t>
              </w:r>
            </w:ins>
            <w:del w:id="830" w:author="Никита Гринь" w:date="2026-07-31T13:24:00Z" w16du:dateUtc="2026-07-31T10:24:00Z">
              <w:r w:rsidR="00317F00"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 xml:space="preserve">Вход:Администратор базы знаний </w:delText>
              </w:r>
              <w:r w:rsidR="00317F00" w:rsidDel="00E5358F">
                <w:rPr>
                  <w:rFonts w:ascii="Arial" w:eastAsia="Arial" w:hAnsi="Arial" w:cs="Arial"/>
                  <w:b/>
                  <w:bCs/>
                  <w:color w:val="000000"/>
                </w:rPr>
                <w:delText>LLM</w:delText>
              </w:r>
            </w:del>
            <w:customXmlDelRangeStart w:id="831" w:author="Никита Гринь" w:date="2026-07-31T13:24:00Z"/>
            <w:sdt>
              <w:sdtPr>
                <w:tag w:val="goog_rdk_95"/>
                <w:id w:val="2131214469"/>
              </w:sdtPr>
              <w:sdtContent>
                <w:customXmlDelRangeEnd w:id="831"/>
                <w:del w:id="832" w:author="Никита Гринь" w:date="2026-07-31T13:24:00Z" w16du:dateUtc="2026-07-31T10:24:00Z"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в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→ «Модуль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» → «Словари» добавляет термин «ЕРИП» (или </w:delText>
                  </w:r>
                  <w:commentRangeStart w:id="833"/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аналитик добавляет из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QA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-интерфейса</w:delText>
                  </w:r>
                  <w:commentRangeEnd w:id="833"/>
                  <w:r w:rsidR="00B05CDA" w:rsidRPr="003C42DA" w:rsidDel="00E5358F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833"/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). </w:delText>
                  </w:r>
                </w:del>
                <w:customXmlDelRangeStart w:id="834" w:author="Никита Гринь" w:date="2026-07-31T13:24:00Z"/>
              </w:sdtContent>
            </w:sdt>
            <w:customXmlDelRangeEnd w:id="834"/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sdt>
              <w:sdtPr>
                <w:tag w:val="goog_rdk_96"/>
                <w:id w:val="154093696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см. FR-ASR-13: hotword boost + hot-reload ≤ 30 с.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текущем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 w:rsidR="00317F00">
              <w:rPr>
                <w:rFonts w:ascii="Arial" w:eastAsia="Arial" w:hAnsi="Arial" w:cs="Arial"/>
                <w:color w:val="000000"/>
              </w:rPr>
              <w:t>reload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или следующем звонке фраза «оплата через ЕРИП» распозна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корректно (не «ерип»/«эрип»).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="00317F00"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7"/>
                <w:id w:val="-177248834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до добавления — зафиксировать ошибку в тестовой фразе; (2) добавить термин → дождаться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; (3) повторить фразу в тест-звонке → транскрипт содержит «ЕРИП»; (4) запись в журнале словаря.</w:t>
                </w:r>
              </w:sdtContent>
            </w:sdt>
          </w:p>
        </w:tc>
        <w:tc>
          <w:tcPr>
            <w:tcW w:w="2025" w:type="dxa"/>
          </w:tcPr>
          <w:p w14:paraId="48E137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63DE1A78" w14:textId="77777777" w:rsidTr="009D43E8">
        <w:tc>
          <w:tcPr>
            <w:tcW w:w="1515" w:type="dxa"/>
          </w:tcPr>
          <w:p w14:paraId="7AF79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UC-ASR-03</w:t>
            </w:r>
          </w:p>
        </w:tc>
        <w:tc>
          <w:tcPr>
            <w:tcW w:w="3285" w:type="dxa"/>
          </w:tcPr>
          <w:p w14:paraId="089B4A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Выгрузка всех преобразованных записей диалогов</w:t>
            </w:r>
          </w:p>
        </w:tc>
        <w:tc>
          <w:tcPr>
            <w:tcW w:w="6795" w:type="dxa"/>
          </w:tcPr>
          <w:p w14:paraId="487A3B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период 7 дней, канал «телефония».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 (комм. [59]): каталог содержит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sdt>
              <w:sdtPr>
                <w:tag w:val="goog_rdk_98"/>
                <w:id w:val="-11449402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записи — распознанные и нераспознанные; «Выгрузить все» →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пакет с метаданными и транскриптами; опционально «Экспорт учебных примеров» — только помеченные нераспознанные сегменты (подмножество).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архив для офлайн-анализа.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9"/>
                <w:id w:val="-1888559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в каталоге ≥ 1 распознанная и ≥ 1 нераспознанная запись; (2) «Выгрузить все» без фильтра «только низкая уверенность»; (3) в архиве обе категории; (4) метаданные: дата/время,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статус; (5) «Учебные примеры» выгружает ≤ выбранных сегментов, не заменяя п. (2).</w:t>
                </w:r>
              </w:sdtContent>
            </w:sdt>
          </w:p>
        </w:tc>
        <w:tc>
          <w:tcPr>
            <w:tcW w:w="2025" w:type="dxa"/>
          </w:tcPr>
          <w:p w14:paraId="14498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4.2.2.17</w:t>
            </w:r>
          </w:p>
        </w:tc>
      </w:tr>
      <w:tr w:rsidR="009D43E8" w14:paraId="0A96C0F4" w14:textId="77777777" w:rsidTr="009D43E8">
        <w:tc>
          <w:tcPr>
            <w:tcW w:w="1515" w:type="dxa"/>
          </w:tcPr>
          <w:p w14:paraId="5AAA6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UC-ASR-04</w:t>
            </w:r>
          </w:p>
        </w:tc>
        <w:tc>
          <w:tcPr>
            <w:tcW w:w="3285" w:type="dxa"/>
          </w:tcPr>
          <w:p w14:paraId="56A4E3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данных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</w:p>
        </w:tc>
        <w:tc>
          <w:tcPr>
            <w:tcW w:w="6795" w:type="dxa"/>
          </w:tcPr>
          <w:p w14:paraId="0EC79E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 §4.7.3.2 или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выбирает «Экспорт».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-19: выбор формата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скачивается на рабочую станцию аналитика.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100"/>
                <w:id w:val="-7772878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CSV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открывается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UTF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-8, колонки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session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speaker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text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сводная таблица и заголовок с периодом; (3)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листы «Сводка» и «Реплики».</w:t>
                </w:r>
              </w:sdtContent>
            </w:sdt>
          </w:p>
        </w:tc>
        <w:tc>
          <w:tcPr>
            <w:tcW w:w="2025" w:type="dxa"/>
          </w:tcPr>
          <w:p w14:paraId="1B0785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  <w:tr w:rsidR="009D43E8" w14:paraId="6D122323" w14:textId="77777777" w:rsidTr="009D43E8">
        <w:tc>
          <w:tcPr>
            <w:tcW w:w="1515" w:type="dxa"/>
          </w:tcPr>
          <w:p w14:paraId="54750B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UC-ASR-05</w:t>
            </w:r>
          </w:p>
        </w:tc>
        <w:tc>
          <w:tcPr>
            <w:tcW w:w="3285" w:type="dxa"/>
          </w:tcPr>
          <w:p w14:paraId="293438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Статистика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</w:t>
            </w:r>
          </w:p>
        </w:tc>
        <w:tc>
          <w:tcPr>
            <w:tcW w:w="6795" w:type="dxa"/>
          </w:tcPr>
          <w:p w14:paraId="536EFC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01"/>
                <w:id w:val="17445536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 сутки завершено ≥ 10 звонков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-14: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заполняет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sdt>
              <w:sdtPr>
                <w:tag w:val="goog_rdk_102"/>
                <w:id w:val="97791467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3"/>
                <w:id w:val="2097092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дашборд: число сессий, % распознанных реплик, распределение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топ нераспознанных фрагментов.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(пошагово): (1) после тестовых звонков данные появляются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4"/>
                <w:id w:val="-329818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 ≤ 15 мин; (2) агрегаты сходятся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drill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down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 карточки записи.</w:t>
                </w:r>
              </w:sdtContent>
            </w:sdt>
          </w:p>
        </w:tc>
        <w:tc>
          <w:tcPr>
            <w:tcW w:w="2025" w:type="dxa"/>
          </w:tcPr>
          <w:p w14:paraId="63D49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4.2.2.14</w:t>
            </w:r>
          </w:p>
        </w:tc>
      </w:tr>
      <w:tr w:rsidR="009D43E8" w14:paraId="2F59AD5C" w14:textId="77777777" w:rsidTr="009D43E8">
        <w:tc>
          <w:tcPr>
            <w:tcW w:w="1515" w:type="dxa"/>
          </w:tcPr>
          <w:p w14:paraId="6BDAD8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UC-ASR-06</w:t>
            </w:r>
          </w:p>
        </w:tc>
        <w:tc>
          <w:tcPr>
            <w:tcW w:w="3285" w:type="dxa"/>
          </w:tcPr>
          <w:p w14:paraId="45A3DD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Диагностика инцидента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журналу</w:t>
            </w:r>
          </w:p>
        </w:tc>
        <w:tc>
          <w:tcPr>
            <w:tcW w:w="6795" w:type="dxa"/>
          </w:tcPr>
          <w:p w14:paraId="3A76A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Вход:Администратор модуля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получает обращение «пропал транскрипт в звонке 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05"/>
                <w:id w:val="-775647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фильтр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цепочка событий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установлена причина (таймаут, ошибка модели, обрыв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-03: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106"/>
                <w:id w:val="-10498015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восстанавливается полная цепочка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start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*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.</w:t>
                </w:r>
              </w:sdtContent>
            </w:sdt>
          </w:p>
        </w:tc>
        <w:tc>
          <w:tcPr>
            <w:tcW w:w="2025" w:type="dxa"/>
          </w:tcPr>
          <w:p w14:paraId="757BF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4.2.2.16</w:t>
            </w:r>
          </w:p>
        </w:tc>
      </w:tr>
    </w:tbl>
    <w:p w14:paraId="1E5C70B9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B5D3BED" w14:textId="77777777" w:rsidR="009D43E8" w:rsidRDefault="00317F00">
      <w:pPr>
        <w:pStyle w:val="4"/>
        <w:rPr>
          <w:rFonts w:ascii="Arial" w:eastAsia="Arial" w:hAnsi="Arial" w:cs="Arial"/>
        </w:rPr>
      </w:pPr>
      <w:bookmarkStart w:id="835" w:name="bookmark=id.4uvxmamg9oye" w:colFirst="0" w:colLast="0"/>
      <w:bookmarkEnd w:id="835"/>
      <w:r>
        <w:rPr>
          <w:rFonts w:ascii="Arial" w:eastAsia="Arial" w:hAnsi="Arial" w:cs="Arial"/>
        </w:rPr>
        <w:lastRenderedPageBreak/>
        <w:t>II.2.4.2. Интеграционные сценарии ASR (INT-T-ASR, INT-T-OKTELL-MRCP)</w:t>
      </w:r>
    </w:p>
    <w:tbl>
      <w:tblPr>
        <w:tblStyle w:val="125"/>
        <w:tblW w:w="135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4140"/>
        <w:gridCol w:w="5430"/>
        <w:gridCol w:w="2010"/>
      </w:tblGrid>
      <w:tr w:rsidR="009D43E8" w14:paraId="302503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D0E1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40" w:type="dxa"/>
          </w:tcPr>
          <w:p w14:paraId="4260C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5430" w:type="dxa"/>
          </w:tcPr>
          <w:p w14:paraId="14F32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010" w:type="dxa"/>
          </w:tcPr>
          <w:p w14:paraId="4F41F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</w:tr>
      <w:tr w:rsidR="009D43E8" w14:paraId="339A272D" w14:textId="77777777" w:rsidTr="009D43E8">
        <w:tc>
          <w:tcPr>
            <w:tcW w:w="1980" w:type="dxa"/>
          </w:tcPr>
          <w:p w14:paraId="16F10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INT-T-ASR-01</w:t>
            </w:r>
          </w:p>
        </w:tc>
        <w:tc>
          <w:tcPr>
            <w:tcW w:w="4140" w:type="dxa"/>
          </w:tcPr>
          <w:p w14:paraId="37763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ETL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asr_stats</w:t>
            </w:r>
            <w:sdt>
              <w:sdtPr>
                <w:tag w:val="goog_rdk_107"/>
                <w:id w:val="-10279042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отч</w:t>
                </w:r>
              </w:sdtContent>
            </w:sdt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§4.7.3.2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call.ended</w:t>
            </w:r>
          </w:p>
        </w:tc>
        <w:tc>
          <w:tcPr>
            <w:tcW w:w="5430" w:type="dxa"/>
          </w:tcPr>
          <w:p w14:paraId="4CF6C82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8"/>
                <w:id w:val="9899305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10 тестовых звонков → сверка с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</w:t>
                </w:r>
              </w:sdtContent>
            </w:sdt>
          </w:p>
        </w:tc>
        <w:tc>
          <w:tcPr>
            <w:tcW w:w="2010" w:type="dxa"/>
          </w:tcPr>
          <w:p w14:paraId="326A50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</w:tr>
      <w:tr w:rsidR="009D43E8" w14:paraId="5ECC6E4B" w14:textId="77777777" w:rsidTr="009D43E8">
        <w:tc>
          <w:tcPr>
            <w:tcW w:w="1980" w:type="dxa"/>
          </w:tcPr>
          <w:p w14:paraId="3BDDBA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INT-T-ASR-02</w:t>
            </w:r>
          </w:p>
        </w:tc>
        <w:tc>
          <w:tcPr>
            <w:tcW w:w="4140" w:type="dxa"/>
          </w:tcPr>
          <w:p w14:paraId="4459A85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9"/>
                <w:id w:val="144370785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при низкой / средней / высокой громкости</w:t>
                </w:r>
              </w:sdtContent>
            </w:sdt>
          </w:p>
        </w:tc>
        <w:tc>
          <w:tcPr>
            <w:tcW w:w="5430" w:type="dxa"/>
          </w:tcPr>
          <w:p w14:paraId="3E9BBD9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0"/>
                <w:id w:val="96432848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Эталонные записи −20 / −10 / 0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акустическая лаборатория</w:t>
                </w:r>
              </w:sdtContent>
            </w:sdt>
          </w:p>
        </w:tc>
        <w:tc>
          <w:tcPr>
            <w:tcW w:w="2010" w:type="dxa"/>
          </w:tcPr>
          <w:p w14:paraId="77C515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</w:tr>
      <w:tr w:rsidR="009D43E8" w14:paraId="2A8CFE0F" w14:textId="77777777" w:rsidTr="009D43E8">
        <w:tc>
          <w:tcPr>
            <w:tcW w:w="1980" w:type="dxa"/>
          </w:tcPr>
          <w:p w14:paraId="63B028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INT-T-ASR-03</w:t>
            </w:r>
          </w:p>
        </w:tc>
        <w:tc>
          <w:tcPr>
            <w:tcW w:w="4140" w:type="dxa"/>
          </w:tcPr>
          <w:p w14:paraId="781A66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Журнал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полную цепочку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  <w:tc>
          <w:tcPr>
            <w:tcW w:w="5430" w:type="dxa"/>
          </w:tcPr>
          <w:p w14:paraId="27E71CB2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1"/>
                <w:id w:val="56868882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Симуляция ошибки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поиск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010" w:type="dxa"/>
          </w:tcPr>
          <w:p w14:paraId="68449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</w:tr>
      <w:tr w:rsidR="009D43E8" w14:paraId="780E109F" w14:textId="77777777" w:rsidTr="009D43E8">
        <w:tc>
          <w:tcPr>
            <w:tcW w:w="1980" w:type="dxa"/>
          </w:tcPr>
          <w:p w14:paraId="7DFB5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INT-T-OKTELL-MRCP-01</w:t>
            </w:r>
          </w:p>
        </w:tc>
        <w:tc>
          <w:tcPr>
            <w:tcW w:w="4140" w:type="dxa"/>
          </w:tcPr>
          <w:p w14:paraId="2E5E3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Oktell устанавливает MRCP v2 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>
              <w:rPr>
                <w:rFonts w:ascii="Arial" w:eastAsia="Arial" w:hAnsi="Arial" w:cs="Arial"/>
                <w:color w:val="000000"/>
              </w:rPr>
              <w:t xml:space="preserve"> на ASR-ресурс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5430" w:type="dxa"/>
          </w:tcPr>
          <w:p w14:paraId="6FB3CF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Стенд с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-клиентом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техсессия ДИТ + вендор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3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3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3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3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40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41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4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№2)</w:t>
            </w:r>
          </w:p>
        </w:tc>
        <w:tc>
          <w:tcPr>
            <w:tcW w:w="2010" w:type="dxa"/>
          </w:tcPr>
          <w:p w14:paraId="601DF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  <w:tr w:rsidR="009D43E8" w14:paraId="49EF908A" w14:textId="77777777" w:rsidTr="009D43E8">
        <w:tc>
          <w:tcPr>
            <w:tcW w:w="1980" w:type="dxa"/>
          </w:tcPr>
          <w:p w14:paraId="4EA09B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INT-T-OKTELL-MRCP-02</w:t>
            </w:r>
          </w:p>
        </w:tc>
        <w:tc>
          <w:tcPr>
            <w:tcW w:w="4140" w:type="dxa"/>
          </w:tcPr>
          <w:p w14:paraId="0285BA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MRCP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RECOGNITION-COMPLETE</w:t>
            </w:r>
            <w:sdt>
              <w:sdtPr>
                <w:tag w:val="goog_rdk_112"/>
                <w:id w:val="-767888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транскрипт в SuflerTelephony ≤ SLA FR-ASR-04</w:t>
                </w:r>
              </w:sdtContent>
            </w:sdt>
          </w:p>
        </w:tc>
        <w:tc>
          <w:tcPr>
            <w:tcW w:w="5430" w:type="dxa"/>
          </w:tcPr>
          <w:p w14:paraId="5F564E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звонок через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-контур</w:t>
            </w:r>
          </w:p>
        </w:tc>
        <w:tc>
          <w:tcPr>
            <w:tcW w:w="2010" w:type="dxa"/>
          </w:tcPr>
          <w:p w14:paraId="0D0D15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</w:tbl>
    <w:p w14:paraId="0688CEE9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right="4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9766CC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843" w:name="bookmark=id.801arehzigvq" w:colFirst="0" w:colLast="0"/>
      <w:bookmarkEnd w:id="843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.2.6. Механика эталонов обучающей выборки </w:t>
      </w:r>
      <w:r>
        <w:rPr>
          <w:rFonts w:ascii="Arial" w:eastAsia="Arial" w:hAnsi="Arial" w:cs="Arial"/>
        </w:rPr>
        <w:t>QU</w:t>
      </w:r>
      <w:r w:rsidRPr="003C42DA">
        <w:rPr>
          <w:rFonts w:ascii="Arial" w:eastAsia="Arial" w:hAnsi="Arial" w:cs="Arial"/>
          <w:lang w:val="ru-RU"/>
        </w:rPr>
        <w:t xml:space="preserve"> (§4.2.1.4)</w:t>
      </w:r>
    </w:p>
    <w:p w14:paraId="5F37E79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-04 §4.2.1.4: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 xml:space="preserve">происхождение </w:t>
      </w:r>
      <w:r w:rsidRPr="003C42DA">
        <w:rPr>
          <w:rFonts w:ascii="Arial" w:eastAsia="Arial" w:hAnsi="Arial" w:cs="Arial"/>
          <w:color w:val="000000"/>
          <w:lang w:val="ru-RU"/>
        </w:rPr>
        <w:t xml:space="preserve"> эталон</w:t>
      </w:r>
      <w:r w:rsidRPr="003C42DA">
        <w:rPr>
          <w:rFonts w:ascii="Arial" w:eastAsia="Arial" w:hAnsi="Arial" w:cs="Arial"/>
          <w:lang w:val="ru-RU"/>
        </w:rPr>
        <w:t>ов</w:t>
      </w:r>
      <w:sdt>
        <w:sdtPr>
          <w:tag w:val="goog_rdk_113"/>
          <w:id w:val="-113655986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как наполняются и меняются, кем управляются; связь с дополнительными диалоговыми сценариями (≥50).</w:t>
          </w:r>
        </w:sdtContent>
      </w:sdt>
    </w:p>
    <w:p w14:paraId="7EBD12E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Эталон обучающей выборки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эталонная пара</w:t>
      </w:r>
      <w:sdt>
        <w:sdtPr>
          <w:tag w:val="goog_rdk_114"/>
          <w:id w:val="-160741002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«формулировка вопроса (реплика клиента) → ожидаемая тема/интент → привязка к документу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84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4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4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47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4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». Эталон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является диалоговым сценарием: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84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5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5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52" w:author="Никита Гринь" w:date="2026-07-31T10:55:00Z" w16du:dateUtc="2026-07-31T07:55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853" w:author="Никита Гринь" w:date="2026-07-31T10:55:00Z" w16du:dateUtc="2026-07-31T07:55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854" w:author="Никита Гринь" w:date="2026-07-31T10:55:00Z" w16du:dateUtc="2026-07-31T07:55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855" w:author="Никита Гринь" w:date="2026-07-31T10:55:00Z" w16du:dateUtc="2026-07-31T07:5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ветвление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, узлы, эскалация), а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намерения и поиска в </w:t>
      </w:r>
      <w:r>
        <w:fldChar w:fldCharType="begin"/>
      </w:r>
      <w:r>
        <w:instrText>HYPERLINK</w:instrText>
      </w:r>
      <w:r w:rsidRPr="003339CA">
        <w:rPr>
          <w:lang w:val="ru-RU"/>
          <w:rPrChange w:id="85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5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5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59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6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</w:p>
    <w:p w14:paraId="368C045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Происхождение эталоно</w:t>
      </w:r>
      <w:bookmarkStart w:id="861" w:name="bookmark=id.vsypjrx4mwsi" w:colFirst="0" w:colLast="0"/>
      <w:bookmarkEnd w:id="861"/>
      <w:r>
        <w:rPr>
          <w:rFonts w:ascii="Arial" w:eastAsia="Arial" w:hAnsi="Arial" w:cs="Arial"/>
        </w:rPr>
        <w:t>в</w:t>
      </w:r>
    </w:p>
    <w:tbl>
      <w:tblPr>
        <w:tblStyle w:val="124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9"/>
        <w:gridCol w:w="1636"/>
        <w:gridCol w:w="3885"/>
        <w:gridCol w:w="2715"/>
      </w:tblGrid>
      <w:tr w:rsidR="009D43E8" w14:paraId="6CFF8A57" w14:textId="77777777" w:rsidTr="004E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9" w:type="dxa"/>
          </w:tcPr>
          <w:p w14:paraId="348F2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1636" w:type="dxa"/>
          </w:tcPr>
          <w:p w14:paraId="723E5C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885" w:type="dxa"/>
          </w:tcPr>
          <w:p w14:paraId="5D73D3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первичного наполнения</w:t>
            </w:r>
          </w:p>
        </w:tc>
        <w:tc>
          <w:tcPr>
            <w:tcW w:w="2715" w:type="dxa"/>
          </w:tcPr>
          <w:p w14:paraId="3F95B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:rsidRPr="0050000B" w14:paraId="1ECBB66A" w14:textId="77777777" w:rsidTr="004E371F">
        <w:tc>
          <w:tcPr>
            <w:tcW w:w="1799" w:type="dxa"/>
          </w:tcPr>
          <w:p w14:paraId="226B1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+ Прил. B</w:t>
            </w:r>
          </w:p>
        </w:tc>
        <w:tc>
          <w:tcPr>
            <w:tcW w:w="1636" w:type="dxa"/>
          </w:tcPr>
          <w:p w14:paraId="01A816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примеры вопросов из статей СУЗ; эталонные темы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3885" w:type="dxa"/>
          </w:tcPr>
          <w:p w14:paraId="287568D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5"/>
                <w:id w:val="-73551543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при внедрении — пакетная загрузка пар по 10 эталонным сценариям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86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86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864" w:author="Никита Гринь" w:date="2026-07-31T10:55:00Z" w16du:dateUtc="2026-07-31T07:5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865" w:author="Никита Гринь" w:date="2026-07-31T10:55:00Z" w16du:dateUtc="2026-07-31T07:55:00Z">
                  <w:rPr/>
                </w:rPrChange>
              </w:rPr>
              <w:instrText>.</w:instrText>
            </w:r>
            <w:r w:rsidR="00317F00">
              <w:instrText>czf</w:instrText>
            </w:r>
            <w:r w:rsidR="00317F00" w:rsidRPr="003339CA">
              <w:rPr>
                <w:lang w:val="ru-RU"/>
                <w:rPrChange w:id="866" w:author="Никита Гринь" w:date="2026-07-31T10:55:00Z" w16du:dateUtc="2026-07-31T07:55:00Z">
                  <w:rPr/>
                </w:rPrChange>
              </w:rPr>
              <w:instrText>1</w:instrText>
            </w:r>
            <w:r w:rsidR="00317F00">
              <w:instrText>gpwckqlg</w:instrText>
            </w:r>
            <w:r w:rsidR="00317F00" w:rsidRPr="003339CA">
              <w:rPr>
                <w:lang w:val="ru-RU"/>
                <w:rPrChange w:id="867" w:author="Никита Гринь" w:date="2026-07-31T10:55:00Z" w16du:dateUtc="2026-07-31T07:5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 w:rsidR="00317F00">
              <w:rPr>
                <w:rFonts w:ascii="Arial" w:eastAsia="Arial" w:hAnsi="Arial" w:cs="Arial"/>
                <w:color w:val="156082"/>
              </w:rPr>
              <w:t>B</w:t>
            </w:r>
            <w:r w:rsidR="00317F00">
              <w:fldChar w:fldCharType="end"/>
            </w:r>
          </w:p>
        </w:tc>
        <w:tc>
          <w:tcPr>
            <w:tcW w:w="2715" w:type="dxa"/>
          </w:tcPr>
          <w:p w14:paraId="3B43457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Исполнитель (миграция) +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(верификация)</w:t>
            </w:r>
          </w:p>
        </w:tc>
      </w:tr>
      <w:tr w:rsidR="009D43E8" w14:paraId="249AF133" w14:textId="77777777" w:rsidTr="004E371F">
        <w:tc>
          <w:tcPr>
            <w:tcW w:w="1799" w:type="dxa"/>
          </w:tcPr>
          <w:sdt>
            <w:sdtPr>
              <w:tag w:val="goog_rdk_116"/>
              <w:id w:val="1910171731"/>
            </w:sdtPr>
            <w:sdtContent>
              <w:p w14:paraId="3DC8EF1D" w14:textId="4B10EE93" w:rsidR="004E371F" w:rsidRPr="004E371F" w:rsidRDefault="00317F00" w:rsidP="004E371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</w:pPr>
                <w:r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Дополнительные сценарии (≥50)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 Разработчик</w:t>
                </w:r>
                <w:r w:rsidR="004E371F"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настраивает порядка 50 сценарных диалогов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</w:t>
                </w:r>
              </w:p>
              <w:p w14:paraId="0821BEB4" w14:textId="6089FE08" w:rsidR="009D43E8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" w:eastAsia="Arial" w:hAnsi="Arial" w:cs="Arial"/>
                    <w:color w:val="000000"/>
                  </w:rPr>
                </w:pPr>
              </w:p>
            </w:sdtContent>
          </w:sdt>
        </w:tc>
        <w:tc>
          <w:tcPr>
            <w:tcW w:w="1636" w:type="dxa"/>
          </w:tcPr>
          <w:p w14:paraId="119DA9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Типовые стартовые реплики клиента по каждому сценарию из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§4.5.2.1</w:t>
            </w:r>
          </w:p>
        </w:tc>
        <w:tc>
          <w:tcPr>
            <w:tcW w:w="3885" w:type="dxa"/>
          </w:tcPr>
          <w:p w14:paraId="715FDF3F" w14:textId="5854F650" w:rsidR="004A7FCF" w:rsidRPr="008A3B40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868" w:author="Никита Гринь" w:date="2026-07-31T13:26:00Z" w16du:dateUtc="2026-07-31T10:26:00Z"/>
                <w:rFonts w:ascii="Arial" w:eastAsia="Arial" w:hAnsi="Arial" w:cs="Arial"/>
                <w:color w:val="000000"/>
                <w:lang w:val="ru-RU"/>
                <w:rPrChange w:id="869" w:author="Никита Гринь" w:date="2026-08-03T10:09:00Z" w16du:dateUtc="2026-08-03T07:09:00Z">
                  <w:rPr>
                    <w:ins w:id="870" w:author="Никита Гринь" w:date="2026-07-31T13:26:00Z" w16du:dateUtc="2026-07-31T10:26:00Z"/>
                    <w:rFonts w:ascii="Arial" w:eastAsia="Arial" w:hAnsi="Arial" w:cs="Arial"/>
                    <w:color w:val="000000"/>
                    <w:lang w:val="en-US"/>
                  </w:rPr>
                </w:rPrChange>
              </w:rPr>
            </w:pPr>
            <w:ins w:id="871" w:author="Никита Гринь" w:date="2026-07-31T13:26:00Z" w16du:dateUtc="2026-07-31T10:26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вводе в эксплуатацию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разработчик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 настраивает порядка 50 сценарных диалогов. Администратор диалоговых сценариев (§2.4 п.6) первые 50 сценариев не добавляет; в процессе эксплуатации он создаёт и публикует дополнительные сценарии (свыше 50) в II.3.5.1. При публикации сценария ключевые реплики экспортируются в обучающую выборку QU (связь scenario_id ↔ intent_id)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  <w:rPrChange w:id="872" w:author="Никита Гринь" w:date="2026-07-31T13:26:00Z" w16du:dateUtc="2026-07-31T10:26:00Z">
                    <w:rPr>
                      <w:rFonts w:ascii="Arial" w:eastAsia="Arial" w:hAnsi="Arial" w:cs="Arial"/>
                      <w:color w:val="000000"/>
                      <w:lang w:val="en-US"/>
                    </w:rPr>
                  </w:rPrChange>
                </w:rPr>
                <w:t>;</w:t>
              </w:r>
            </w:ins>
          </w:p>
          <w:p w14:paraId="68851019" w14:textId="5ED01FC6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873"/>
            <w:del w:id="874" w:author="Никита Гринь" w:date="2026-07-31T13:26:00Z" w16du:dateUtc="2026-07-31T10:26:00Z"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диалоговых сценариев </w:delText>
              </w:r>
              <w:commentRangeEnd w:id="873"/>
              <w:r w:rsidR="00F41225" w:rsidRPr="003C42DA" w:rsidDel="004A7FC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873"/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(§2.4 п.6) при публикации сценария в </w:delText>
              </w:r>
              <w:r w:rsidDel="004A7FCF">
                <w:fldChar w:fldCharType="begin"/>
              </w:r>
              <w:r w:rsidDel="004A7FCF">
                <w:delInstrText>HYPERLINK</w:delInstrText>
              </w:r>
              <w:r w:rsidRPr="003339CA" w:rsidDel="004A7FCF">
                <w:rPr>
                  <w:lang w:val="ru-RU"/>
                  <w:rPrChange w:id="875" w:author="Никита Гринь" w:date="2026-07-31T10:55:00Z" w16du:dateUtc="2026-07-31T07:55:00Z">
                    <w:rPr/>
                  </w:rPrChange>
                </w:rPr>
                <w:delInstrText xml:space="preserve"> \</w:delInstrText>
              </w:r>
              <w:r w:rsidDel="004A7FCF">
                <w:delInstrText>l</w:delInstrText>
              </w:r>
              <w:r w:rsidRPr="003339CA" w:rsidDel="004A7FCF">
                <w:rPr>
                  <w:lang w:val="ru-RU"/>
                  <w:rPrChange w:id="876" w:author="Никита Гринь" w:date="2026-07-31T10:55:00Z" w16du:dateUtc="2026-07-31T07:55:00Z">
                    <w:rPr/>
                  </w:rPrChange>
                </w:rPr>
                <w:delInstrText xml:space="preserve"> "</w:delInstrText>
              </w:r>
              <w:r w:rsidDel="004A7FCF">
                <w:delInstrText>bookmark</w:delInstrText>
              </w:r>
              <w:r w:rsidRPr="003339CA" w:rsidDel="004A7FCF">
                <w:rPr>
                  <w:lang w:val="ru-RU"/>
                  <w:rPrChange w:id="877" w:author="Никита Гринь" w:date="2026-07-31T10:55:00Z" w16du:dateUtc="2026-07-31T07:55:00Z">
                    <w:rPr/>
                  </w:rPrChange>
                </w:rPr>
                <w:delInstrText>=</w:delInstrText>
              </w:r>
              <w:r w:rsidDel="004A7FCF">
                <w:delInstrText>id</w:delInstrText>
              </w:r>
              <w:r w:rsidRPr="003339CA" w:rsidDel="004A7FCF">
                <w:rPr>
                  <w:lang w:val="ru-RU"/>
                  <w:rPrChange w:id="878" w:author="Никита Гринь" w:date="2026-07-31T10:55:00Z" w16du:dateUtc="2026-07-31T07:55:00Z">
                    <w:rPr/>
                  </w:rPrChange>
                </w:rPr>
                <w:delInstrText>.</w:delInstrText>
              </w:r>
              <w:r w:rsidDel="004A7FCF">
                <w:delInstrText>ilcd</w:delInstrText>
              </w:r>
              <w:r w:rsidRPr="003339CA" w:rsidDel="004A7FCF">
                <w:rPr>
                  <w:lang w:val="ru-RU"/>
                  <w:rPrChange w:id="879" w:author="Никита Гринь" w:date="2026-07-31T10:55:00Z" w16du:dateUtc="2026-07-31T07:55:00Z">
                    <w:rPr/>
                  </w:rPrChange>
                </w:rPr>
                <w:delInstrText>7</w:delInstrText>
              </w:r>
              <w:r w:rsidDel="004A7FCF">
                <w:delInstrText>yz</w:delInstrText>
              </w:r>
              <w:r w:rsidRPr="003339CA" w:rsidDel="004A7FCF">
                <w:rPr>
                  <w:lang w:val="ru-RU"/>
                  <w:rPrChange w:id="880" w:author="Никита Гринь" w:date="2026-07-31T10:55:00Z" w16du:dateUtc="2026-07-31T07:55:00Z">
                    <w:rPr/>
                  </w:rPrChange>
                </w:rPr>
                <w:delInstrText>5</w:delInstrText>
              </w:r>
              <w:r w:rsidDel="004A7FCF">
                <w:delInstrText>rrh</w:delInstrText>
              </w:r>
              <w:r w:rsidRPr="003339CA" w:rsidDel="004A7FCF">
                <w:rPr>
                  <w:lang w:val="ru-RU"/>
                  <w:rPrChange w:id="881" w:author="Никита Гринь" w:date="2026-07-31T10:55:00Z" w16du:dateUtc="2026-07-31T07:55:00Z">
                    <w:rPr/>
                  </w:rPrChange>
                </w:rPr>
                <w:delInstrText>8" \</w:delInstrText>
              </w:r>
              <w:r w:rsidDel="004A7FCF">
                <w:delInstrText>h</w:delInstrText>
              </w:r>
              <w:r w:rsidDel="004A7FCF">
                <w:fldChar w:fldCharType="separate"/>
              </w:r>
              <w:r w:rsidDel="004A7FCF">
                <w:rPr>
                  <w:rFonts w:ascii="Arial" w:eastAsia="Arial" w:hAnsi="Arial" w:cs="Arial"/>
                  <w:color w:val="156082"/>
                </w:rPr>
                <w:delText>II</w:delText>
              </w:r>
              <w:r w:rsidRPr="003C42DA" w:rsidDel="004A7FCF">
                <w:rPr>
                  <w:rFonts w:ascii="Arial" w:eastAsia="Arial" w:hAnsi="Arial" w:cs="Arial"/>
                  <w:color w:val="156082"/>
                  <w:lang w:val="ru-RU"/>
                </w:rPr>
                <w:delText>.3.5.1</w:delText>
              </w:r>
              <w:r w:rsidDel="004A7FCF">
                <w:fldChar w:fldCharType="end"/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экспортирует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ключевые реплики в обучающую выборку </w:delText>
              </w:r>
              <w:r w:rsidDel="004A7FCF">
                <w:rPr>
                  <w:rFonts w:ascii="Arial" w:eastAsia="Arial" w:hAnsi="Arial" w:cs="Arial"/>
                  <w:color w:val="000000"/>
                </w:rPr>
                <w:delText>QU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(связь 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</w:del>
            <w:customXmlDelRangeStart w:id="882" w:author="Никита Гринь" w:date="2026-07-31T13:26:00Z"/>
            <w:sdt>
              <w:sdtPr>
                <w:tag w:val="goog_rdk_117"/>
                <w:id w:val="-828408080"/>
              </w:sdtPr>
              <w:sdtContent>
                <w:customXmlDelRangeEnd w:id="882"/>
                <w:del w:id="883" w:author="Никита Гринь" w:date="2026-07-31T13:26:00Z" w16du:dateUtc="2026-07-31T10:26:00Z">
                  <w:r w:rsidRPr="003C42DA" w:rsidDel="004A7FC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↔ </w:delText>
                  </w:r>
                </w:del>
                <w:customXmlDelRangeStart w:id="884" w:author="Никита Гринь" w:date="2026-07-31T13:26:00Z"/>
              </w:sdtContent>
            </w:sdt>
            <w:customXmlDelRangeEnd w:id="884"/>
            <w:del w:id="885" w:author="Никита Гринь" w:date="2026-07-31T13:26:00Z" w16du:dateUtc="2026-07-31T10:26:00Z"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intent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);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 описания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этап 1.5.6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15" w:type="dxa"/>
          </w:tcPr>
          <w:p w14:paraId="53C76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диалоговых сценариев</w:t>
            </w:r>
          </w:p>
        </w:tc>
      </w:tr>
      <w:tr w:rsidR="009D43E8" w:rsidRPr="0050000B" w14:paraId="060EEE95" w14:textId="77777777" w:rsidTr="004E371F">
        <w:tc>
          <w:tcPr>
            <w:tcW w:w="1799" w:type="dxa"/>
          </w:tcPr>
          <w:p w14:paraId="67240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Ручное добавление</w:t>
            </w:r>
          </w:p>
        </w:tc>
        <w:tc>
          <w:tcPr>
            <w:tcW w:w="1636" w:type="dxa"/>
          </w:tcPr>
          <w:p w14:paraId="6BDDB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Произвольные пары «вопрос — тема»</w:t>
            </w:r>
          </w:p>
        </w:tc>
        <w:tc>
          <w:tcPr>
            <w:tcW w:w="3885" w:type="dxa"/>
          </w:tcPr>
          <w:p w14:paraId="33004D15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8"/>
                <w:id w:val="-19646433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программирования (§4.2.1.1)</w:t>
                </w:r>
              </w:sdtContent>
            </w:sdt>
          </w:p>
        </w:tc>
        <w:tc>
          <w:tcPr>
            <w:tcW w:w="2715" w:type="dxa"/>
          </w:tcPr>
          <w:p w14:paraId="2D99F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</w:t>
            </w:r>
          </w:p>
        </w:tc>
      </w:tr>
      <w:tr w:rsidR="009D43E8" w:rsidRPr="0050000B" w14:paraId="523FD7EC" w14:textId="77777777" w:rsidTr="004E371F">
        <w:tc>
          <w:tcPr>
            <w:tcW w:w="1799" w:type="dxa"/>
          </w:tcPr>
          <w:p w14:paraId="05E372F8" w14:textId="77777777" w:rsidR="009D43E8" w:rsidRDefault="00317F00" w:rsidP="004E3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Диалоги (опционально)</w:t>
            </w:r>
          </w:p>
        </w:tc>
        <w:tc>
          <w:tcPr>
            <w:tcW w:w="1636" w:type="dxa"/>
          </w:tcPr>
          <w:p w14:paraId="01BE47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Новые формулировки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-диалогов</w:t>
            </w:r>
          </w:p>
        </w:tc>
        <w:tc>
          <w:tcPr>
            <w:tcW w:w="3885" w:type="dxa"/>
          </w:tcPr>
          <w:p w14:paraId="7BC3D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Политика пополнения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 умолчанию)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очередь модерации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-16); при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мка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</w:t>
            </w:r>
          </w:p>
        </w:tc>
        <w:tc>
          <w:tcPr>
            <w:tcW w:w="2715" w:type="dxa"/>
          </w:tcPr>
          <w:p w14:paraId="242C4AD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9"/>
                <w:id w:val="2128688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Система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</w:tr>
    </w:tbl>
    <w:p w14:paraId="764B4CF3" w14:textId="77777777" w:rsidR="009D43E8" w:rsidRDefault="00317F00">
      <w:pPr>
        <w:pStyle w:val="4"/>
        <w:rPr>
          <w:rFonts w:ascii="Arial" w:eastAsia="Arial" w:hAnsi="Arial" w:cs="Arial"/>
        </w:rPr>
      </w:pPr>
      <w:bookmarkStart w:id="886" w:name="bookmark=id.ir6cc8ie4p0" w:colFirst="0" w:colLast="0"/>
      <w:bookmarkEnd w:id="886"/>
      <w:r>
        <w:rPr>
          <w:rFonts w:ascii="Arial" w:eastAsia="Arial" w:hAnsi="Arial" w:cs="Arial"/>
        </w:rPr>
        <w:t>Как наполняются и меняются</w:t>
      </w:r>
    </w:p>
    <w:tbl>
      <w:tblPr>
        <w:tblStyle w:val="123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25"/>
        <w:gridCol w:w="4050"/>
      </w:tblGrid>
      <w:tr w:rsidR="009D43E8" w14:paraId="63132F1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41D40C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Операция</w:t>
            </w:r>
          </w:p>
        </w:tc>
        <w:tc>
          <w:tcPr>
            <w:tcW w:w="4125" w:type="dxa"/>
          </w:tcPr>
          <w:p w14:paraId="7EFAE3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/ процесс</w:t>
            </w:r>
          </w:p>
        </w:tc>
        <w:tc>
          <w:tcPr>
            <w:tcW w:w="4050" w:type="dxa"/>
          </w:tcPr>
          <w:p w14:paraId="79F911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Побочный эффект</w:t>
            </w:r>
          </w:p>
        </w:tc>
      </w:tr>
      <w:tr w:rsidR="009D43E8" w:rsidRPr="0050000B" w14:paraId="4BA1E6DF" w14:textId="77777777" w:rsidTr="009D43E8">
        <w:tc>
          <w:tcPr>
            <w:tcW w:w="1815" w:type="dxa"/>
          </w:tcPr>
          <w:p w14:paraId="7201D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Создание</w:t>
            </w:r>
          </w:p>
        </w:tc>
        <w:tc>
          <w:tcPr>
            <w:tcW w:w="4125" w:type="dxa"/>
          </w:tcPr>
          <w:p w14:paraId="4AC0C8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Форма: «вопрос», «ожидаемая тема/интент»,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8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8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8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9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9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язык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050" w:type="dxa"/>
          </w:tcPr>
          <w:p w14:paraId="60C6F4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Запись в версионируемую выборку; постановка задачи переиндексации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</w:p>
        </w:tc>
      </w:tr>
      <w:tr w:rsidR="009D43E8" w:rsidRPr="0050000B" w14:paraId="2F363A1E" w14:textId="77777777" w:rsidTr="009D43E8">
        <w:tc>
          <w:tcPr>
            <w:tcW w:w="1815" w:type="dxa"/>
          </w:tcPr>
          <w:p w14:paraId="1D22E4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Редактирование</w:t>
            </w:r>
          </w:p>
        </w:tc>
        <w:tc>
          <w:tcPr>
            <w:tcW w:w="4125" w:type="dxa"/>
          </w:tcPr>
          <w:p w14:paraId="5EABE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формулировки, темы или привязки к документу</w:t>
            </w:r>
          </w:p>
        </w:tc>
        <w:tc>
          <w:tcPr>
            <w:tcW w:w="4050" w:type="dxa"/>
          </w:tcPr>
          <w:p w14:paraId="03F37E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Новая версия записи в журнале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-15); переиндексация</w:t>
            </w:r>
          </w:p>
        </w:tc>
      </w:tr>
      <w:tr w:rsidR="009D43E8" w:rsidRPr="0050000B" w14:paraId="1C6F82FD" w14:textId="77777777" w:rsidTr="009D43E8">
        <w:tc>
          <w:tcPr>
            <w:tcW w:w="1815" w:type="dxa"/>
          </w:tcPr>
          <w:p w14:paraId="4E6062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Удаление</w:t>
            </w:r>
          </w:p>
        </w:tc>
        <w:tc>
          <w:tcPr>
            <w:tcW w:w="4125" w:type="dxa"/>
          </w:tcPr>
          <w:p w14:paraId="62AF74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Деактивация эталона (</w:t>
            </w:r>
            <w:r>
              <w:rPr>
                <w:rFonts w:ascii="Arial" w:eastAsia="Arial" w:hAnsi="Arial" w:cs="Arial"/>
                <w:color w:val="000000"/>
              </w:rPr>
              <w:t>soft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delete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сохранением в журнале</w:t>
            </w:r>
          </w:p>
        </w:tc>
        <w:tc>
          <w:tcPr>
            <w:tcW w:w="4050" w:type="dxa"/>
          </w:tcPr>
          <w:p w14:paraId="00176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Исключение из активного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50000B" w14:paraId="51A1FC36" w14:textId="77777777" w:rsidTr="009D43E8">
        <w:tc>
          <w:tcPr>
            <w:tcW w:w="1815" w:type="dxa"/>
          </w:tcPr>
          <w:p w14:paraId="7D00F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Синонимы / перефразировки</w:t>
            </w:r>
          </w:p>
        </w:tc>
        <w:tc>
          <w:tcPr>
            <w:tcW w:w="4125" w:type="dxa"/>
          </w:tcPr>
          <w:p w14:paraId="2886DF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фразе — (а) автогенерация вариантов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(опционально, по политике админа) или (б) ручной ввод альтернативных формулировок в том же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4050" w:type="dxa"/>
          </w:tcPr>
          <w:p w14:paraId="59489C5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Все варианты индексируются как производные одного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—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(§4.2.1.4)</w:t>
            </w:r>
          </w:p>
        </w:tc>
      </w:tr>
      <w:tr w:rsidR="009D43E8" w:rsidRPr="0050000B" w14:paraId="246D28B2" w14:textId="77777777" w:rsidTr="009D43E8">
        <w:tc>
          <w:tcPr>
            <w:tcW w:w="1815" w:type="dxa"/>
          </w:tcPr>
          <w:p w14:paraId="4E5578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Версионирование</w:t>
            </w:r>
          </w:p>
        </w:tc>
        <w:tc>
          <w:tcPr>
            <w:tcW w:w="4125" w:type="dxa"/>
          </w:tcPr>
          <w:p w14:paraId="3FF18C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Журнал итераций обучения; откат к предыдущей версии выборки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4050" w:type="dxa"/>
          </w:tcPr>
          <w:p w14:paraId="309D7A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откате — переиндексация и переобучение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50000B" w14:paraId="19E14A64" w14:textId="77777777" w:rsidTr="009D43E8">
        <w:tc>
          <w:tcPr>
            <w:tcW w:w="1815" w:type="dxa"/>
          </w:tcPr>
          <w:p w14:paraId="0ABEEA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Переобучение</w:t>
            </w:r>
          </w:p>
        </w:tc>
        <w:tc>
          <w:tcPr>
            <w:tcW w:w="4125" w:type="dxa"/>
          </w:tcPr>
          <w:p w14:paraId="5932BA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Автоматически после изменения выборки или обновления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9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9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9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9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9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-08)</w:t>
            </w:r>
          </w:p>
        </w:tc>
        <w:tc>
          <w:tcPr>
            <w:tcW w:w="4050" w:type="dxa"/>
          </w:tcPr>
          <w:p w14:paraId="0A37C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Запись в журнале: «обучение запущено / завершено»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</w:t>
            </w:r>
          </w:p>
        </w:tc>
      </w:tr>
      <w:tr w:rsidR="009D43E8" w14:paraId="47129820" w14:textId="77777777" w:rsidTr="009D43E8">
        <w:tc>
          <w:tcPr>
            <w:tcW w:w="1815" w:type="dxa"/>
          </w:tcPr>
          <w:p w14:paraId="72EF8D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Дедупликация</w:t>
            </w:r>
          </w:p>
        </w:tc>
        <w:tc>
          <w:tcPr>
            <w:tcW w:w="4125" w:type="dxa"/>
          </w:tcPr>
          <w:p w14:paraId="6B0725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— проверка хеша и семантического сходства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-11)</w:t>
            </w:r>
          </w:p>
        </w:tc>
        <w:tc>
          <w:tcPr>
            <w:tcW w:w="4050" w:type="dxa"/>
          </w:tcPr>
          <w:p w14:paraId="0C3778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Дубликат отклоняется</w:t>
            </w:r>
          </w:p>
        </w:tc>
      </w:tr>
      <w:tr w:rsidR="009D43E8" w:rsidRPr="0050000B" w14:paraId="736AAB71" w14:textId="77777777" w:rsidTr="009D43E8">
        <w:tc>
          <w:tcPr>
            <w:tcW w:w="1815" w:type="dxa"/>
          </w:tcPr>
          <w:p w14:paraId="2F62F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Preview</w:t>
            </w:r>
          </w:p>
        </w:tc>
        <w:tc>
          <w:tcPr>
            <w:tcW w:w="4125" w:type="dxa"/>
          </w:tcPr>
          <w:p w14:paraId="01BF6E6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0"/>
                <w:id w:val="51756346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Тестовый запрос → список документов, % релевантности,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17F00">
              <w:rPr>
                <w:rFonts w:ascii="Arial" w:eastAsia="Arial" w:hAnsi="Arial" w:cs="Arial"/>
                <w:color w:val="000000"/>
              </w:rPr>
              <w:t>FR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UND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-12)</w:t>
            </w:r>
          </w:p>
        </w:tc>
        <w:tc>
          <w:tcPr>
            <w:tcW w:w="4050" w:type="dxa"/>
          </w:tcPr>
          <w:p w14:paraId="27FB6B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Валидация до публикации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</w:tbl>
    <w:p w14:paraId="5E3FF96C" w14:textId="77777777" w:rsidR="009D43E8" w:rsidRDefault="00317F00">
      <w:pPr>
        <w:pStyle w:val="4"/>
        <w:rPr>
          <w:rFonts w:ascii="Arial" w:eastAsia="Arial" w:hAnsi="Arial" w:cs="Arial"/>
        </w:rPr>
      </w:pPr>
      <w:bookmarkStart w:id="897" w:name="bookmark=id.azdwlyamj6d3" w:colFirst="0" w:colLast="0"/>
      <w:bookmarkEnd w:id="897"/>
      <w:r>
        <w:rPr>
          <w:rFonts w:ascii="Arial" w:eastAsia="Arial" w:hAnsi="Arial" w:cs="Arial"/>
        </w:rPr>
        <w:t>Кем управляются</w:t>
      </w:r>
    </w:p>
    <w:tbl>
      <w:tblPr>
        <w:tblStyle w:val="122"/>
        <w:tblW w:w="9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10"/>
        <w:gridCol w:w="4050"/>
      </w:tblGrid>
      <w:tr w:rsidR="009D43E8" w14:paraId="299E886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57508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(§2.4)</w:t>
            </w:r>
          </w:p>
        </w:tc>
        <w:tc>
          <w:tcPr>
            <w:tcW w:w="4110" w:type="dxa"/>
          </w:tcPr>
          <w:p w14:paraId="47B09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Полномочия по эталонам QU</w:t>
            </w:r>
          </w:p>
        </w:tc>
        <w:tc>
          <w:tcPr>
            <w:tcW w:w="4050" w:type="dxa"/>
          </w:tcPr>
          <w:p w14:paraId="5D8A9C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управляет</w:t>
            </w:r>
          </w:p>
        </w:tc>
      </w:tr>
      <w:tr w:rsidR="009D43E8" w14:paraId="6A21B46D" w14:textId="77777777" w:rsidTr="009D43E8">
        <w:tc>
          <w:tcPr>
            <w:tcW w:w="1815" w:type="dxa"/>
          </w:tcPr>
          <w:p w14:paraId="41E312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(п.2)</w:t>
            </w:r>
          </w:p>
        </w:tc>
        <w:tc>
          <w:tcPr>
            <w:tcW w:w="4110" w:type="dxa"/>
          </w:tcPr>
          <w:p w14:paraId="3F4BD4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 и всей обучающей выборки; пороги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модерация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автодобавленных примеров; откат версии;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</w:p>
        </w:tc>
        <w:tc>
          <w:tcPr>
            <w:tcW w:w="4050" w:type="dxa"/>
          </w:tcPr>
          <w:p w14:paraId="5B265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Диалоговыми сценариями (ветвления)</w:t>
            </w:r>
          </w:p>
        </w:tc>
      </w:tr>
      <w:tr w:rsidR="009D43E8" w:rsidRPr="0050000B" w14:paraId="34A06AB0" w14:textId="77777777" w:rsidTr="009D43E8">
        <w:tc>
          <w:tcPr>
            <w:tcW w:w="1815" w:type="dxa"/>
          </w:tcPr>
          <w:p w14:paraId="2A13B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5221FB44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1"/>
                <w:id w:val="-104159581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Публикация сценариев; экспорт ключевых реплик сценария → кандидаты эталонов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</w:sdtContent>
            </w:sdt>
          </w:p>
        </w:tc>
        <w:tc>
          <w:tcPr>
            <w:tcW w:w="4050" w:type="dxa"/>
          </w:tcPr>
          <w:p w14:paraId="7CB130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Прямое редактирование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(только через экспорт)</w:t>
            </w:r>
          </w:p>
        </w:tc>
      </w:tr>
      <w:tr w:rsidR="009D43E8" w14:paraId="71D39251" w14:textId="77777777" w:rsidTr="009D43E8">
        <w:tc>
          <w:tcPr>
            <w:tcW w:w="1815" w:type="dxa"/>
          </w:tcPr>
          <w:p w14:paraId="0929B7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пользователь КЦ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20691ABA" w14:textId="622D35E4" w:rsidR="009D43E8" w:rsidRPr="003C42DA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898" w:author="Никита Гринь" w:date="2026-07-31T13:29:00Z" w16du:dateUtc="2026-07-31T10:29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>Использует диалоговое окно для внутренних пользователей: проверка ответов системы, оценка % релевантности, работа с запросами (в т.ч. электронные обращения / дискретные каналы). Словари ASR и обучающую выборку QU не наполняет и не редактирует.</w:t>
              </w:r>
            </w:ins>
            <w:commentRangeStart w:id="899"/>
            <w:del w:id="900" w:author="Никита Гринь" w:date="2026-07-31T13:29:00Z" w16du:dateUtc="2026-07-31T10:29:00Z"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Использует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  <w:r w:rsidR="00F53116" w:rsidRPr="00F53116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диалоговое окно для внутренних пользователей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: проверка ответов системы, оценка % релевантности, работа с запросами (в т.ч. электронные обращения / дискретные каналы).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  <w:commentRangeEnd w:id="899"/>
              <w:r w:rsidR="009017A6" w:rsidRPr="003C42DA" w:rsidDel="004A7FC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899"/>
              </w:r>
            </w:del>
          </w:p>
        </w:tc>
        <w:tc>
          <w:tcPr>
            <w:tcW w:w="4050" w:type="dxa"/>
          </w:tcPr>
          <w:p w14:paraId="7B331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эталонов</w:t>
            </w:r>
          </w:p>
        </w:tc>
      </w:tr>
      <w:tr w:rsidR="009D43E8" w14:paraId="1468E03D" w14:textId="77777777" w:rsidTr="009D43E8">
        <w:tc>
          <w:tcPr>
            <w:tcW w:w="1815" w:type="dxa"/>
          </w:tcPr>
          <w:p w14:paraId="5CA133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Контент-менеджеры СУЗ</w:t>
            </w:r>
          </w:p>
        </w:tc>
        <w:tc>
          <w:tcPr>
            <w:tcW w:w="4110" w:type="dxa"/>
          </w:tcPr>
          <w:p w14:paraId="2F2F41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публикацию/изменение статей и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(источник контента и примеров вопросов)</w:t>
            </w:r>
          </w:p>
        </w:tc>
        <w:tc>
          <w:tcPr>
            <w:tcW w:w="4050" w:type="dxa"/>
          </w:tcPr>
          <w:p w14:paraId="4300E5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Эталонами QU напрямую</w:t>
            </w:r>
          </w:p>
        </w:tc>
      </w:tr>
      <w:tr w:rsidR="009D43E8" w14:paraId="613AFD3B" w14:textId="77777777" w:rsidTr="009D43E8">
        <w:tc>
          <w:tcPr>
            <w:tcW w:w="1815" w:type="dxa"/>
          </w:tcPr>
          <w:p w14:paraId="166F38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 КЦ</w:t>
            </w:r>
            <w:r>
              <w:rPr>
                <w:rFonts w:ascii="Arial" w:eastAsia="Arial" w:hAnsi="Arial" w:cs="Arial"/>
                <w:color w:val="000000"/>
              </w:rPr>
              <w:t xml:space="preserve"> (п.4–5)</w:t>
            </w:r>
          </w:p>
        </w:tc>
        <w:tc>
          <w:tcPr>
            <w:tcW w:w="4110" w:type="dxa"/>
          </w:tcPr>
          <w:p w14:paraId="43E717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4050" w:type="dxa"/>
          </w:tcPr>
          <w:p w14:paraId="1384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Настройкой QU</w:t>
            </w:r>
          </w:p>
        </w:tc>
      </w:tr>
    </w:tbl>
    <w:bookmarkStart w:id="901" w:name="bookmark=id.3c51wkgzbzzi" w:colFirst="0" w:colLast="0"/>
    <w:bookmarkEnd w:id="901"/>
    <w:p w14:paraId="2F119D0C" w14:textId="77777777" w:rsidR="009D43E8" w:rsidRPr="003C42DA" w:rsidRDefault="00000000">
      <w:pPr>
        <w:pStyle w:val="4"/>
        <w:rPr>
          <w:rFonts w:ascii="Arial" w:eastAsia="Arial" w:hAnsi="Arial" w:cs="Arial"/>
          <w:lang w:val="ru-RU"/>
        </w:rPr>
      </w:pPr>
      <w:sdt>
        <w:sdtPr>
          <w:tag w:val="goog_rdk_122"/>
          <w:id w:val="-691606643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Дополнительные сценарии (≥50) и эталоны </w:t>
          </w:r>
          <w:r w:rsidR="00317F00">
            <w:rPr>
              <w:rFonts w:ascii="Arial Unicode MS" w:eastAsia="Arial Unicode MS" w:hAnsi="Arial Unicode MS" w:cs="Arial Unicode MS"/>
            </w:rPr>
            <w:t>QU</w:t>
          </w:r>
        </w:sdtContent>
      </w:sdt>
    </w:p>
    <w:tbl>
      <w:tblPr>
        <w:tblStyle w:val="121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2280"/>
        <w:gridCol w:w="2820"/>
        <w:gridCol w:w="3465"/>
      </w:tblGrid>
      <w:tr w:rsidR="009D43E8" w14:paraId="764EDB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51C29C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Сущность</w:t>
            </w:r>
          </w:p>
        </w:tc>
        <w:tc>
          <w:tcPr>
            <w:tcW w:w="2280" w:type="dxa"/>
          </w:tcPr>
          <w:p w14:paraId="31F3A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820" w:type="dxa"/>
          </w:tcPr>
          <w:p w14:paraId="6BC586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редактируется</w:t>
            </w:r>
          </w:p>
        </w:tc>
        <w:tc>
          <w:tcPr>
            <w:tcW w:w="3465" w:type="dxa"/>
          </w:tcPr>
          <w:p w14:paraId="13C48C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</w:tr>
      <w:tr w:rsidR="009D43E8" w:rsidRPr="0050000B" w14:paraId="34E0812E" w14:textId="77777777" w:rsidTr="009D43E8">
        <w:tc>
          <w:tcPr>
            <w:tcW w:w="1515" w:type="dxa"/>
          </w:tcPr>
          <w:p w14:paraId="4A4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Эталон QU</w:t>
            </w:r>
          </w:p>
        </w:tc>
        <w:tc>
          <w:tcPr>
            <w:tcW w:w="2280" w:type="dxa"/>
          </w:tcPr>
          <w:p w14:paraId="57416D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Семантическое распознавание намерения; поиск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2820" w:type="dxa"/>
          </w:tcPr>
          <w:p w14:paraId="0410D0B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3"/>
                <w:id w:val="-205070110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</w:t>
                </w:r>
              </w:sdtContent>
            </w:sdt>
          </w:p>
        </w:tc>
        <w:tc>
          <w:tcPr>
            <w:tcW w:w="3465" w:type="dxa"/>
          </w:tcPr>
          <w:p w14:paraId="14239A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14:paraId="5B0D9A61" w14:textId="77777777" w:rsidTr="009D43E8">
        <w:tc>
          <w:tcPr>
            <w:tcW w:w="1515" w:type="dxa"/>
          </w:tcPr>
          <w:p w14:paraId="23C8A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Диалоговый сценарий</w:t>
            </w:r>
          </w:p>
        </w:tc>
        <w:tc>
          <w:tcPr>
            <w:tcW w:w="2280" w:type="dxa"/>
          </w:tcPr>
          <w:p w14:paraId="62D33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Ветвление диалога, промпты узлов, уточняющие вопросы, эскалация</w:t>
            </w:r>
          </w:p>
        </w:tc>
        <w:tc>
          <w:tcPr>
            <w:tcW w:w="2820" w:type="dxa"/>
          </w:tcPr>
          <w:p w14:paraId="5C2E8FB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4"/>
                <w:id w:val="-107023314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 → «Редактор сценариев» (</w:t>
                </w:r>
              </w:sdtContent>
            </w:sdt>
            <w:hyperlink w:anchor="bookmark=id.ilcd7yz5rrh8">
              <w:r w:rsidR="00317F00"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465" w:type="dxa"/>
          </w:tcPr>
          <w:p w14:paraId="014BF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SUF-T-09…11, FR-SCR-01</w:t>
            </w:r>
          </w:p>
        </w:tc>
      </w:tr>
      <w:tr w:rsidR="009D43E8" w14:paraId="0FAD51A6" w14:textId="77777777" w:rsidTr="009D43E8">
        <w:tc>
          <w:tcPr>
            <w:tcW w:w="1515" w:type="dxa"/>
          </w:tcPr>
          <w:p w14:paraId="33E853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5"/>
                <w:id w:val="-5336783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Backlog ≥50</w:t>
                </w:r>
              </w:sdtContent>
            </w:sdt>
          </w:p>
        </w:tc>
        <w:tc>
          <w:tcPr>
            <w:tcW w:w="2280" w:type="dxa"/>
          </w:tcPr>
          <w:p w14:paraId="72E3DF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Приоритетный перечень тем к внедрению помимо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2820" w:type="dxa"/>
          </w:tcPr>
          <w:p w14:paraId="2B05E1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90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90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90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90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906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90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90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90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91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91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912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913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91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№7; шаблон карточки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§1.5.6</w:t>
            </w:r>
          </w:p>
        </w:tc>
        <w:tc>
          <w:tcPr>
            <w:tcW w:w="3465" w:type="dxa"/>
          </w:tcPr>
          <w:p w14:paraId="1BAE7A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</w:tr>
    </w:tbl>
    <w:p w14:paraId="07221876" w14:textId="0F371C3E" w:rsidR="009D43E8" w:rsidRPr="00F53116" w:rsidRDefault="00000000" w:rsidP="00F53116">
      <w:pPr>
        <w:pStyle w:val="a6"/>
        <w:rPr>
          <w:lang w:val="ru-RU"/>
        </w:rPr>
      </w:pPr>
      <w:sdt>
        <w:sdtPr>
          <w:tag w:val="goog_rdk_126"/>
          <w:id w:val="-1479941820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Связь сценарий ↔ эталон:</w:t>
          </w:r>
        </w:sdtContent>
      </w:sdt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при публикации сценария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CC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SCR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-0</w:t>
      </w:r>
      <w:r w:rsidR="00317F00">
        <w:rPr>
          <w:rFonts w:ascii="Arial" w:eastAsia="Arial" w:hAnsi="Arial" w:cs="Arial"/>
          <w:color w:val="000000"/>
          <w:sz w:val="22"/>
          <w:szCs w:val="22"/>
        </w:rPr>
        <w:t>xx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(или сценария из </w:t>
      </w:r>
      <w:r w:rsidR="00317F00">
        <w:rPr>
          <w:rFonts w:ascii="Arial" w:eastAsia="Arial" w:hAnsi="Arial" w:cs="Arial"/>
          <w:color w:val="000000"/>
        </w:rPr>
        <w:t>backlog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 администратор диалоговых сценариев указывает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стартовые реплики клиента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; система предлагает создать/обновить соответствующие эталоны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с привязкой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scenario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 w:rsidR="00317F00">
        <w:rPr>
          <w:rFonts w:ascii="Arial" w:eastAsia="Arial" w:hAnsi="Arial" w:cs="Arial"/>
          <w:color w:val="000000"/>
          <w:sz w:val="22"/>
          <w:szCs w:val="22"/>
        </w:rPr>
        <w:t>id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="00F53116" w:rsidRPr="007C5268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lastRenderedPageBreak/>
        <w:t xml:space="preserve">Администратор базы знаний </w:t>
      </w:r>
      <w:r w:rsidR="00F53116" w:rsidRPr="00DD60D7">
        <w:rPr>
          <w:rFonts w:ascii="Times New Roman" w:eastAsia="Calibri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LLM</w:t>
      </w:r>
      <w:r w:rsidR="00F5311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в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915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916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917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918" w:author="Никита Гринь" w:date="2026-07-31T10:55:00Z" w16du:dateUtc="2026-07-31T07:55:00Z">
            <w:rPr/>
          </w:rPrChange>
        </w:rPr>
        <w:instrText>.</w:instrText>
      </w:r>
      <w:r w:rsidR="00317F00">
        <w:instrText>ehgi</w:instrText>
      </w:r>
      <w:r w:rsidR="00317F00" w:rsidRPr="003339CA">
        <w:rPr>
          <w:lang w:val="ru-RU"/>
          <w:rPrChange w:id="919" w:author="Никита Гринь" w:date="2026-07-31T10:55:00Z" w16du:dateUtc="2026-07-31T07:55:00Z">
            <w:rPr/>
          </w:rPrChange>
        </w:rPr>
        <w:instrText>35</w:instrText>
      </w:r>
      <w:r w:rsidR="00317F00">
        <w:instrText>r</w:instrText>
      </w:r>
      <w:r w:rsidR="00317F00" w:rsidRPr="003339CA">
        <w:rPr>
          <w:lang w:val="ru-RU"/>
          <w:rPrChange w:id="920" w:author="Никита Гринь" w:date="2026-07-31T10:55:00Z" w16du:dateUtc="2026-07-31T07:55:00Z">
            <w:rPr/>
          </w:rPrChange>
        </w:rPr>
        <w:instrText>57</w:instrText>
      </w:r>
      <w:r w:rsidR="00317F00">
        <w:instrText>m</w:instrText>
      </w:r>
      <w:r w:rsidR="00317F00" w:rsidRPr="003339CA">
        <w:rPr>
          <w:lang w:val="ru-RU"/>
          <w:rPrChange w:id="921" w:author="Никита Гринь" w:date="2026-07-31T10:55:00Z" w16du:dateUtc="2026-07-31T07:55:00Z">
            <w:rPr/>
          </w:rPrChange>
        </w:rPr>
        <w:instrText>19"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.3.5.3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вводит перефразировки этих реплик и проверяет, что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возвращает ожидаемый документ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922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923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924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925" w:author="Никита Гринь" w:date="2026-07-31T10:55:00Z" w16du:dateUtc="2026-07-31T07:55:00Z">
            <w:rPr/>
          </w:rPrChange>
        </w:rPr>
        <w:instrText>.1</w:instrText>
      </w:r>
      <w:r w:rsidR="00317F00">
        <w:instrText>fkeonkkdgu</w:instrText>
      </w:r>
      <w:r w:rsidR="00317F00" w:rsidRPr="003339CA">
        <w:rPr>
          <w:lang w:val="ru-RU"/>
          <w:rPrChange w:id="926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b/>
          <w:bCs/>
          <w:color w:val="156082"/>
        </w:rPr>
        <w:t>KB</w:t>
      </w:r>
      <w:r w:rsidR="00317F00">
        <w:fldChar w:fldCharType="end"/>
      </w:r>
      <w:sdt>
        <w:sdtPr>
          <w:tag w:val="goog_rdk_127"/>
          <w:id w:val="71918470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% ≥ порога —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публикации сценария в </w:t>
      </w:r>
      <w:r w:rsidR="00317F00">
        <w:rPr>
          <w:rFonts w:ascii="Arial" w:eastAsia="Arial" w:hAnsi="Arial" w:cs="Arial"/>
          <w:color w:val="000000"/>
        </w:rPr>
        <w:t>production</w:t>
      </w:r>
      <w:r w:rsidR="00317F00"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1121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Контент-менеджеры СУЗ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не редактируют эталоны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: обновление статей в СУЗ запускает переиндексацию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может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автоматически</w:t>
      </w:r>
      <w:sdt>
        <w:sdtPr>
          <w:tag w:val="goog_rdk_128"/>
          <w:id w:val="-16991877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обогатить примеры вопросов (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-03, 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-10), но привязка «вопрос → интент» оста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тся за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63D875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927" w:name="bookmark=id.wuscu3m9hwe8" w:colFirst="0" w:colLast="0"/>
      <w:bookmarkEnd w:id="92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 Интерфейс для работы суфлера — канал телефония (§2.2.2.2, §4.3.1)</w:t>
      </w:r>
    </w:p>
    <w:p w14:paraId="217E7F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§4.6.2]: интерфейс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телефония — подсказки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оператору</w:t>
      </w:r>
    </w:p>
    <w:p w14:paraId="0CF1429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окна: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92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2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3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93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«Ассистент»/«Документы». См. </w:t>
      </w:r>
      <w:r>
        <w:fldChar w:fldCharType="begin"/>
      </w:r>
      <w:r>
        <w:instrText>HYPERLINK</w:instrText>
      </w:r>
      <w:r w:rsidRPr="003339CA">
        <w:rPr>
          <w:lang w:val="ru-RU"/>
          <w:rPrChange w:id="93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3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36" w:author="Никита Гринь" w:date="2026-07-31T10:55:00Z" w16du:dateUtc="2026-07-31T07:55:00Z">
            <w:rPr/>
          </w:rPrChange>
        </w:rPr>
        <w:instrText>.</w:instrText>
      </w:r>
      <w:r>
        <w:instrText>cmfx</w:instrText>
      </w:r>
      <w:r w:rsidRPr="003339CA">
        <w:rPr>
          <w:lang w:val="ru-RU"/>
          <w:rPrChange w:id="937" w:author="Никита Гринь" w:date="2026-07-31T10:55:00Z" w16du:dateUtc="2026-07-31T07:55:00Z">
            <w:rPr/>
          </w:rPrChange>
        </w:rPr>
        <w:instrText>7</w:instrText>
      </w:r>
      <w:r>
        <w:instrText>mestbcz</w:instrText>
      </w:r>
      <w:r w:rsidRPr="003339CA">
        <w:rPr>
          <w:lang w:val="ru-RU"/>
          <w:rPrChange w:id="93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.2.3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3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4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4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2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43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44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4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4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4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8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49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5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E94249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>Интерфейс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29"/>
          <w:id w:val="72231305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 на канале телефония — </w:t>
          </w:r>
          <w:r>
            <w:rPr>
              <w:rFonts w:ascii="Arial Unicode MS" w:eastAsia="Arial Unicode MS" w:hAnsi="Arial Unicode MS" w:cs="Arial Unicode MS"/>
              <w:color w:val="000000"/>
            </w:rPr>
            <w:t>standalone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-панель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(не вкладка с ассистентом), показывающая пары «реплика клиента → подсказка» на базе </w:t>
          </w:r>
          <w:r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 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промпта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44CCC96" w14:textId="77777777" w:rsidR="009D43E8" w:rsidRPr="003C42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0"/>
          <w:id w:val="-175954095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Подсказки на каждую реплику клиента (≤2 карточки, ≤500 символов)</w:t>
          </w:r>
        </w:sdtContent>
      </w:sdt>
    </w:p>
    <w:p w14:paraId="01516984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Permalink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и доп. материалы только оператору</w:t>
      </w:r>
    </w:p>
    <w:p w14:paraId="2B49AA52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Обязательную обратную связь §4.3.1.9 и режим «Консультация / Услуга»</w:t>
      </w:r>
    </w:p>
    <w:p w14:paraId="4417DC90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Редактор сценариев и конфигурацию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5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5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54" w:author="Никита Гринь" w:date="2026-07-31T10:55:00Z" w16du:dateUtc="2026-07-31T07:55:00Z">
            <w:rPr/>
          </w:rPrChange>
        </w:rPr>
        <w:instrText>.</w:instrText>
      </w:r>
      <w:r>
        <w:instrText>m</w:instrText>
      </w:r>
      <w:r w:rsidRPr="003339CA">
        <w:rPr>
          <w:lang w:val="ru-RU"/>
          <w:rPrChange w:id="955" w:author="Никита Гринь" w:date="2026-07-31T10:55:00Z" w16du:dateUtc="2026-07-31T07:55:00Z">
            <w:rPr/>
          </w:rPrChange>
        </w:rPr>
        <w:instrText>14</w:instrText>
      </w:r>
      <w:r>
        <w:instrText>mqdqb</w:instrText>
      </w:r>
      <w:r w:rsidRPr="003339CA">
        <w:rPr>
          <w:lang w:val="ru-RU"/>
          <w:rPrChange w:id="956" w:author="Никита Гринь" w:date="2026-07-31T10:55:00Z" w16du:dateUtc="2026-07-31T07:55:00Z">
            <w:rPr/>
          </w:rPrChange>
        </w:rPr>
        <w:instrText>7</w:instrText>
      </w:r>
      <w:r>
        <w:instrText>uu</w:instrText>
      </w:r>
      <w:r w:rsidRPr="003339CA">
        <w:rPr>
          <w:lang w:val="ru-RU"/>
          <w:rPrChange w:id="957" w:author="Никита Гринь" w:date="2026-07-31T10:55:00Z" w16du:dateUtc="2026-07-31T07:55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2755E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телефонии отвечает клиенту быстрее и точнее, опираясь на актуальную базу СУЗ без ручного поиска.</w:t>
      </w:r>
    </w:p>
    <w:p w14:paraId="4BAFE4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базы знаний (§4.1.5, комм. [28]):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формируются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собственной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95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6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6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96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отдельного векторного хранилища в контуре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наполняемого контентом СУЗ через </w:t>
      </w:r>
      <w:r>
        <w:rPr>
          <w:rFonts w:ascii="Arial" w:eastAsia="Arial" w:hAnsi="Arial" w:cs="Arial"/>
          <w:color w:val="000000"/>
        </w:rPr>
        <w:t>ETL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webhook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6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6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6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66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967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968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969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</w:t>
      </w:r>
      <w:r>
        <w:rPr>
          <w:rFonts w:ascii="Arial" w:eastAsia="Arial" w:hAnsi="Arial" w:cs="Arial"/>
          <w:color w:val="000000"/>
        </w:rPr>
        <w:t>CMS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СУЗ; детали — </w:t>
      </w:r>
      <w:r>
        <w:fldChar w:fldCharType="begin"/>
      </w:r>
      <w:r>
        <w:instrText>HYPERLINK</w:instrText>
      </w:r>
      <w:r w:rsidRPr="003339CA">
        <w:rPr>
          <w:lang w:val="ru-RU"/>
          <w:rPrChange w:id="97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7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7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73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974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97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7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7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7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79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80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8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5E585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82" w:name="bookmark=id.gah2lrmd3j0g" w:colFirst="0" w:colLast="0"/>
      <w:bookmarkEnd w:id="98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.3.1. Роли</w:t>
      </w:r>
    </w:p>
    <w:p w14:paraId="413A0E9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п.2–7]: роли КЦ для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телефонии</w:t>
      </w:r>
    </w:p>
    <w:p w14:paraId="6B4D729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Подмножество ролей §2.4;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8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8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8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86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87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8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32FC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— подмножество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3C42DA">
        <w:rPr>
          <w:rFonts w:ascii="Arial" w:eastAsia="Arial" w:hAnsi="Arial" w:cs="Arial"/>
          <w:color w:val="000000"/>
          <w:lang w:val="ru-RU"/>
        </w:rPr>
        <w:t xml:space="preserve">: п. 2–7 (администратор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8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9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9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92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93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9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FFE5014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95" w:name="bookmark=id.6zmko4ya7e4j" w:colFirst="0" w:colLast="0"/>
      <w:bookmarkEnd w:id="99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.3.2. </w:t>
      </w:r>
      <w:commentRangeStart w:id="996"/>
      <w:commentRangeStart w:id="997"/>
      <w:r w:rsidRPr="003C42DA">
        <w:rPr>
          <w:rFonts w:ascii="Arial" w:eastAsia="Arial" w:hAnsi="Arial" w:cs="Arial"/>
          <w:lang w:val="ru-RU"/>
        </w:rPr>
        <w:t>Интерфейсы и макеты</w:t>
      </w:r>
      <w:commentRangeEnd w:id="996"/>
      <w:r w:rsidR="003A6C93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996"/>
      </w:r>
      <w:commentRangeEnd w:id="997"/>
      <w:r w:rsidR="005C0EFD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997"/>
      </w:r>
    </w:p>
    <w:sdt>
      <w:sdtPr>
        <w:tag w:val="goog_rdk_131"/>
        <w:id w:val="1228749893"/>
      </w:sdtPr>
      <w:sdtContent>
        <w:p w14:paraId="4C9EA453" w14:textId="57475A0B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998" w:author="Никита Гринь" w:date="2026-08-02T00:42:00Z" w16du:dateUtc="2026-08-01T21:42:00Z"/>
              <w:lang w:val="ru-RU"/>
            </w:rPr>
          </w:pPr>
          <w:ins w:id="999" w:author="Никита Гринь" w:date="2026-08-02T00:42:00Z" w16du:dateUtc="2026-08-01T21:42:00Z">
            <w:r w:rsidRPr="00D67C03">
              <w:rPr>
                <w:noProof/>
              </w:rPr>
              <w:drawing>
                <wp:inline distT="0" distB="0" distL="0" distR="0" wp14:anchorId="67563056" wp14:editId="7EDCE67C">
                  <wp:extent cx="7025301" cy="4992018"/>
                  <wp:effectExtent l="0" t="0" r="4445" b="0"/>
                  <wp:docPr id="239045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458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5301" cy="499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276F42A9" w14:textId="77777777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1000" w:author="Никита Гринь" w:date="2026-08-02T00:42:00Z" w16du:dateUtc="2026-08-01T21:42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</w:p>
        <w:p w14:paraId="2CE44A44" w14:textId="208ED4A5" w:rsidR="005C0EFD" w:rsidRDefault="005C0EF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1001" w:author="Никита Гринь" w:date="2026-08-02T00:49:00Z" w16du:dateUtc="2026-08-01T21:49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  <w:ins w:id="1002" w:author="Никита Гринь" w:date="2026-08-02T00:49:00Z" w16du:dateUtc="2026-08-01T21:49:00Z">
            <w:r w:rsidRPr="005C0EFD">
              <w:rPr>
                <w:rFonts w:asciiTheme="minorHAnsi" w:eastAsia="Arial Unicode MS" w:hAnsiTheme="minorHAnsi" w:cs="Arial Unicode MS"/>
                <w:b/>
                <w:bCs/>
                <w:noProof/>
                <w:color w:val="000000"/>
                <w:lang w:val="ru-RU"/>
              </w:rPr>
              <w:lastRenderedPageBreak/>
              <w:drawing>
                <wp:inline distT="0" distB="0" distL="0" distR="0" wp14:anchorId="22808487" wp14:editId="25A4CE14">
                  <wp:extent cx="6945673" cy="4942114"/>
                  <wp:effectExtent l="0" t="0" r="7620" b="0"/>
                  <wp:docPr id="1840741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418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642" cy="495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1DEA4928" w14:textId="0EC8401E" w:rsidR="005C3392" w:rsidRPr="005C3392" w:rsidRDefault="00317F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</w:pPr>
          <w:del w:id="1003" w:author="Никита Гринь" w:date="2026-08-02T00:49:00Z" w16du:dateUtc="2026-08-01T21:49:00Z"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[Прил.1 §4.6.2]: лаконичный </w:delText>
            </w:r>
            <w:r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</w:rPr>
              <w:delText>UI</w:delText>
            </w:r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 — лента пар «реплика → подсказка»</w:delText>
            </w:r>
          </w:del>
        </w:p>
      </w:sdtContent>
    </w:sdt>
    <w:p w14:paraId="031F73E2" w14:textId="77777777" w:rsidR="005C0EFD" w:rsidRPr="005C3392" w:rsidRDefault="005C0EFD" w:rsidP="005C0E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004" w:author="Никита Гринь" w:date="2026-08-02T00:49:00Z" w16du:dateUtc="2026-08-01T21:49:00Z"/>
          <w:rFonts w:ascii="Arial Unicode MS" w:eastAsia="Arial Unicode MS" w:hAnsi="Arial Unicode MS" w:cs="Arial Unicode MS"/>
          <w:b/>
          <w:bCs/>
          <w:color w:val="000000"/>
          <w:lang w:val="ru-RU"/>
        </w:rPr>
      </w:pPr>
      <w:ins w:id="1005" w:author="Никита Гринь" w:date="2026-08-02T00:49:00Z" w16du:dateUtc="2026-08-01T21:49:00Z"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[Прил.1 §4.6.2]: лаконичный </w:t>
        </w:r>
        <w:r>
          <w:rPr>
            <w:rFonts w:ascii="Arial Unicode MS" w:eastAsia="Arial Unicode MS" w:hAnsi="Arial Unicode MS" w:cs="Arial Unicode MS"/>
            <w:b/>
            <w:bCs/>
            <w:color w:val="000000"/>
          </w:rPr>
          <w:t>UI</w:t>
        </w:r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 — лента пар «реплика → подсказка»</w:t>
        </w:r>
      </w:ins>
    </w:p>
    <w:p w14:paraId="58DA9035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>Размеры окна суфлёра (телефония):</w:t>
      </w:r>
    </w:p>
    <w:p w14:paraId="53DB21C3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 умолчанию ≈ 800×555 px (ширина × высота);</w:t>
      </w:r>
    </w:p>
    <w:p w14:paraId="18AB0DE2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пользователь может изменять размер окна (ресайз за край/угол);</w:t>
      </w:r>
    </w:p>
    <w:p w14:paraId="75405AFC" w14:textId="1318229B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допустимый диапазон: ширина 420–920 px, высота от 280 px (верхняя граница— по высоте экрана / рабочей области).</w:t>
      </w:r>
    </w:p>
    <w:p w14:paraId="1C2407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Структура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ра, слайды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-1/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sufer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phone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D34C901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окна (лаконичный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-13):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вертикальная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хронологическая лента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диалога: реплики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) + блок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к соответствующей реплике клиента — без дублирующих блоков «контекст» и отдельного полного транскрипта; каждая </w:t>
      </w: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пара визуально связана (общая рамка / маркер), чтобы оператор сразу видел,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 какой реплике относится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(§4.6.2.2.2).</w:t>
      </w:r>
    </w:p>
    <w:p w14:paraId="5D0FFBE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одну реплику клиента:3–5</w:t>
      </w:r>
      <w:sdt>
        <w:sdtPr>
          <w:tag w:val="goog_rdk_132"/>
          <w:id w:val="-172422084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подсказок (настраиваемое количество, по умолчанию 3); основной текст ≤ 500 символов (§3.4);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каждой карточке; ссылка СУЗ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(кликабельно), открытие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новой вкладке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браузера (§4.3.1.8).</w:t>
      </w:r>
    </w:p>
    <w:p w14:paraId="493FFD9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Обратная связь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§4.3.1.9: три кнопки «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Неполный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под каждой подсказкой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; без кнопок «Отправить / Редактировать» (телефония — оператор отвечает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голосом</w:t>
      </w:r>
      <w:r w:rsidRPr="003C42DA">
        <w:rPr>
          <w:rFonts w:ascii="Arial" w:eastAsia="Arial" w:hAnsi="Arial" w:cs="Arial"/>
          <w:color w:val="000000"/>
          <w:lang w:val="ru-RU"/>
        </w:rPr>
        <w:t>, §4.3.1).</w:t>
      </w:r>
    </w:p>
    <w:p w14:paraId="36F0BC43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Карточки подсказок (§4.6.2.2,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 (предпросмотр 2 строки);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>) с полным текстом, ссылкой СУЗ и кнопками обратной связи — без перехода на другой экран и без всплывающего окна вне панели.</w:t>
      </w:r>
    </w:p>
    <w:p w14:paraId="4C731C7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Режим «Консультация / Услуга» — в шапке панели; свернуть/развернуть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— §4.6.2.3.1.</w:t>
      </w:r>
    </w:p>
    <w:p w14:paraId="77182864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каждую реплику 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-11), не одна в начале диалога.</w:t>
      </w:r>
    </w:p>
    <w:p w14:paraId="2D9E6E72" w14:textId="77777777" w:rsidR="009D43E8" w:rsidRPr="009962A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D3F2BFF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957FDD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>
        <w:rPr>
          <w:rFonts w:ascii="Arial" w:eastAsia="Arial" w:hAnsi="Arial" w:cs="Arial"/>
          <w:b/>
          <w:bCs/>
          <w:lang w:val="ru-RU"/>
        </w:rPr>
        <w:t>Условия подсказок</w:t>
      </w:r>
      <w:r w:rsidRPr="009962AA">
        <w:rPr>
          <w:rFonts w:ascii="Arial" w:eastAsia="Arial" w:hAnsi="Arial" w:cs="Arial"/>
          <w:b/>
          <w:bCs/>
          <w:lang w:val="ru-RU"/>
        </w:rPr>
        <w:t>:</w:t>
      </w:r>
    </w:p>
    <w:p w14:paraId="6377725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13D93A16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1) </w:t>
      </w:r>
      <w:r w:rsidRPr="00E21207">
        <w:rPr>
          <w:rFonts w:ascii="Arial" w:eastAsia="Arial" w:hAnsi="Arial" w:cs="Arial"/>
          <w:lang w:val="ru-RU"/>
        </w:rPr>
        <w:t>на односложные реплики клиента («да», «нет», «не знаю», «хорошо» и т.п.) подсказки не формируются — только на содержательные запросы;</w:t>
      </w:r>
    </w:p>
    <w:p w14:paraId="0F961960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2) </w:t>
      </w:r>
      <w:r w:rsidRPr="00E21207">
        <w:rPr>
          <w:rFonts w:ascii="Arial" w:eastAsia="Arial" w:hAnsi="Arial" w:cs="Arial"/>
          <w:lang w:val="ru-RU"/>
        </w:rPr>
        <w:t>кнопки полезности выводятся только под цельными ответами с опорой на статьи СУЗ;</w:t>
      </w:r>
    </w:p>
    <w:p w14:paraId="74D28DBE" w14:textId="4EB12A41" w:rsidR="00E21207" w:rsidRP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E21207" w:rsidRPr="00E21207">
          <w:pgSz w:w="12240" w:h="15840"/>
          <w:pgMar w:top="1440" w:right="1440" w:bottom="1440" w:left="1440" w:header="360" w:footer="360" w:gutter="0"/>
          <w:cols w:space="720"/>
        </w:sectPr>
      </w:pPr>
      <w:r w:rsidRPr="00E21207">
        <w:rPr>
          <w:rFonts w:ascii="Arial" w:eastAsia="Arial" w:hAnsi="Arial" w:cs="Arial"/>
          <w:b/>
          <w:bCs/>
          <w:lang w:val="ru-RU"/>
        </w:rPr>
        <w:t xml:space="preserve">3) </w:t>
      </w:r>
      <w:r w:rsidRPr="00E21207">
        <w:rPr>
          <w:rFonts w:ascii="Arial" w:eastAsia="Arial" w:hAnsi="Arial" w:cs="Arial"/>
          <w:lang w:val="ru-RU"/>
        </w:rPr>
        <w:t>Обязательность отметки полезности: после формирования подсказки с опорой на статью СУЗ оператору отображается сообщение, что необходимо проставить отметку «Воспользовался / Не воспользовался / Неполный ответ». Без выбранной отметки оператор не может завершить консультацию / закрыть диалог и не может перейти к следующему действию, которое система считает завершением обслуживания (завершение диалога, перевод в статус «обработан» и т.п.). Пока отметка не проставлена, соответствующие кнопки завершения недоступны (заблокированы), на экране остаётся напоминание о необходимости оценки.</w:t>
      </w:r>
    </w:p>
    <w:p w14:paraId="4C94B75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3.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канал телефония (общий вид)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2C6F1141" wp14:editId="3BF5A941">
            <wp:extent cx="7577682" cy="571596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682" cy="571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9A40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5A6AF6C2" wp14:editId="548949A4">
            <wp:extent cx="8229600" cy="6184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64ED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Пояснения к UI макетам:</w:t>
      </w:r>
    </w:p>
    <w:p w14:paraId="6CABBE69" w14:textId="77777777" w:rsidR="009D43E8" w:rsidRPr="003C42DA" w:rsidRDefault="00317F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оператора (§4.6.2.2.1):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ленте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отображаются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клиента и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0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0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0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09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10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1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1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1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1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15" w:author="Никита Гринь" w:date="2026-07-31T10:55:00Z" w16du:dateUtc="2026-07-31T07:55:00Z">
            <w:rPr/>
          </w:rPrChange>
        </w:rPr>
        <w:instrText>.</w:instrText>
      </w:r>
      <w:r>
        <w:instrText>he</w:instrText>
      </w:r>
      <w:r w:rsidRPr="003339CA">
        <w:rPr>
          <w:lang w:val="ru-RU"/>
          <w:rPrChange w:id="1016" w:author="Никита Гринь" w:date="2026-07-31T10:55:00Z" w16du:dateUtc="2026-07-31T07:55:00Z">
            <w:rPr/>
          </w:rPrChange>
        </w:rPr>
        <w:instrText>17</w:instrText>
      </w:r>
      <w:r>
        <w:instrText>r</w:instrText>
      </w:r>
      <w:r w:rsidRPr="003339CA">
        <w:rPr>
          <w:lang w:val="ru-RU"/>
          <w:rPrChange w:id="1017" w:author="Никита Гринь" w:date="2026-07-31T10:55:00Z" w16du:dateUtc="2026-07-31T07:55:00Z">
            <w:rPr/>
          </w:rPrChange>
        </w:rPr>
        <w:instrText>0</w:instrText>
      </w:r>
      <w:r>
        <w:instrText>i</w:instrText>
      </w:r>
      <w:r w:rsidRPr="003339CA">
        <w:rPr>
          <w:lang w:val="ru-RU"/>
          <w:rPrChange w:id="1018" w:author="Никита Гринь" w:date="2026-07-31T10:55:00Z" w16du:dateUtc="2026-07-31T07:55:00Z">
            <w:rPr/>
          </w:rPrChange>
        </w:rPr>
        <w:instrText>8</w:instrText>
      </w:r>
      <w:r>
        <w:instrText>t</w:instrText>
      </w:r>
      <w:r w:rsidRPr="003339CA">
        <w:rPr>
          <w:lang w:val="ru-RU"/>
          <w:rPrChange w:id="1019" w:author="Никита Гринь" w:date="2026-07-31T10:55:00Z" w16du:dateUtc="2026-07-31T07:55:00Z">
            <w:rPr/>
          </w:rPrChange>
        </w:rPr>
        <w:instrText>6</w:instrText>
      </w:r>
      <w:r>
        <w:instrText>eh</w:instrText>
      </w:r>
      <w:r w:rsidRPr="003339CA">
        <w:rPr>
          <w:lang w:val="ru-RU"/>
          <w:rPrChange w:id="1020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ASR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в хронологическом порядке; реплики оператора визуально отделены (курсив, отдельный блок). На макете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 — блоки «Клиент · …» и «Оператор · …» внутри каждой пары диалога (</w:t>
      </w:r>
      <w:r>
        <w:fldChar w:fldCharType="begin"/>
      </w:r>
      <w:r>
        <w:instrText>HYPERLINK</w:instrText>
      </w:r>
      <w:r w:rsidRPr="003339CA">
        <w:rPr>
          <w:lang w:val="ru-RU"/>
          <w:rPrChange w:id="102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2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2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24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25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2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6B2B541" w14:textId="703CDCC7" w:rsidR="00E21207" w:rsidRPr="00E21207" w:rsidRDefault="00317F00" w:rsidP="00E2120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Несколько подсказок на реплику: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реплику клиента формируется </w:t>
      </w:r>
      <w:r w:rsidR="00E21207">
        <w:rPr>
          <w:rFonts w:ascii="Arial" w:eastAsia="Arial" w:hAnsi="Arial" w:cs="Arial"/>
          <w:color w:val="000000"/>
          <w:lang w:val="ru-RU"/>
        </w:rPr>
        <w:t>п</w:t>
      </w:r>
      <w:r w:rsidR="00E21207"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подсказки. В настройках администратора задаётся число карточек в диапазоне 1–5</w:t>
      </w:r>
    </w:p>
    <w:p w14:paraId="13B4B9BC" w14:textId="0590912A" w:rsidR="009D43E8" w:rsidRPr="00025E46" w:rsidRDefault="00317F00" w:rsidP="00E2120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(параметр </w:t>
      </w:r>
      <w:r>
        <w:rPr>
          <w:rFonts w:ascii="Arial" w:eastAsia="Arial" w:hAnsi="Arial" w:cs="Arial"/>
          <w:color w:val="000000"/>
          <w:sz w:val="22"/>
          <w:szCs w:val="22"/>
        </w:rPr>
        <w:t>max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hints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по умолчанию </w:t>
      </w:r>
      <w:r w:rsidR="00E21207">
        <w:rPr>
          <w:rFonts w:ascii="Arial" w:eastAsia="Arial" w:hAnsi="Arial" w:cs="Arial"/>
          <w:color w:val="000000"/>
          <w:lang w:val="ru-RU"/>
        </w:rPr>
        <w:t>5</w:t>
      </w:r>
      <w:r w:rsidRPr="003C42DA">
        <w:rPr>
          <w:rFonts w:ascii="Arial" w:eastAsia="Arial" w:hAnsi="Arial" w:cs="Arial"/>
          <w:color w:val="000000"/>
          <w:lang w:val="ru-RU"/>
        </w:rPr>
        <w:t xml:space="preserve">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вертикально</w:t>
      </w:r>
      <w:sdt>
        <w:sdtPr>
          <w:tag w:val="goog_rdk_133"/>
          <w:id w:val="118217660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друг под другом внутри общей рамки пары «реплика → подсказки»; на каждой карточке —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нумерация «Подсказка </w:t>
      </w:r>
      <w:r>
        <w:rPr>
          <w:rFonts w:ascii="Arial" w:eastAsia="Arial" w:hAnsi="Arial" w:cs="Arial"/>
          <w:i/>
          <w:iCs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</w:t>
      </w:r>
      <w:r>
        <w:rPr>
          <w:rFonts w:ascii="Arial" w:eastAsia="Arial" w:hAnsi="Arial" w:cs="Arial"/>
          <w:i/>
          <w:iCs/>
          <w:color w:val="000000"/>
        </w:rPr>
        <w:t>M</w:t>
      </w:r>
      <w:r w:rsidRPr="003C42DA">
        <w:rPr>
          <w:rFonts w:ascii="Arial" w:eastAsia="Arial" w:hAnsi="Arial" w:cs="Arial"/>
          <w:color w:val="000000"/>
          <w:lang w:val="ru-RU"/>
        </w:rPr>
        <w:t>» (</w:t>
      </w:r>
      <w:r>
        <w:fldChar w:fldCharType="begin"/>
      </w:r>
      <w:r>
        <w:instrText>HYPERLINK</w:instrText>
      </w:r>
      <w:r w:rsidRPr="003339CA">
        <w:rPr>
          <w:lang w:val="ru-RU"/>
          <w:rPrChange w:id="102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2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2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30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31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3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3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3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3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36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37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3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§4.6.2.2.1). </w:t>
      </w:r>
      <w:r w:rsidRPr="00025E46">
        <w:rPr>
          <w:rFonts w:ascii="Arial" w:eastAsia="Arial" w:hAnsi="Arial" w:cs="Arial"/>
          <w:color w:val="000000"/>
          <w:lang w:val="ru-RU"/>
        </w:rPr>
        <w:t xml:space="preserve">Детальная компоновка — слайд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025E46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025E46">
        <w:rPr>
          <w:rFonts w:ascii="Arial" w:eastAsia="Arial" w:hAnsi="Arial" w:cs="Arial"/>
          <w:color w:val="000000"/>
          <w:lang w:val="ru-RU"/>
        </w:rPr>
        <w:t>.</w:t>
      </w:r>
    </w:p>
    <w:p w14:paraId="174610E1" w14:textId="3FB22AE6" w:rsidR="009D43E8" w:rsidDel="004A7FCF" w:rsidRDefault="00317F00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039" w:author="Никита Гринь" w:date="2026-07-31T13:33:00Z" w16du:dateUtc="2026-07-31T10:33:00Z"/>
        </w:rPr>
      </w:pPr>
      <w:r w:rsidRPr="004A7FCF">
        <w:rPr>
          <w:rFonts w:ascii="Arial" w:eastAsia="Arial" w:hAnsi="Arial" w:cs="Arial"/>
          <w:b/>
          <w:bCs/>
          <w:color w:val="000000"/>
          <w:lang w:val="ru-RU"/>
        </w:rPr>
        <w:t>Повторный вызов после закрытия окна (×):</w:t>
      </w:r>
      <w:r w:rsidRPr="004A7FCF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не теряет</w:t>
      </w:r>
      <w:r w:rsidRPr="004A7FCF">
        <w:rPr>
          <w:rFonts w:ascii="Arial" w:eastAsia="Arial" w:hAnsi="Arial" w:cs="Arial"/>
          <w:color w:val="000000"/>
          <w:lang w:val="ru-RU"/>
        </w:rPr>
        <w:t xml:space="preserve"> доступ к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ру — окно вызывается повторно через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(а)</w:t>
      </w:r>
      <w:r w:rsidRPr="004A7FCF">
        <w:rPr>
          <w:rFonts w:ascii="Arial" w:eastAsia="Arial" w:hAnsi="Arial" w:cs="Arial"/>
          <w:color w:val="000000"/>
          <w:lang w:val="ru-RU"/>
        </w:rPr>
        <w:t xml:space="preserve"> портальный лаунчер </w:t>
      </w:r>
      <w:r w:rsidRPr="004A7FCF">
        <w:rPr>
          <w:rFonts w:ascii="Arial" w:eastAsia="Arial" w:hAnsi="Arial" w:cs="Arial"/>
          <w:b/>
          <w:bCs/>
          <w:color w:val="000000"/>
        </w:rPr>
        <w:t>I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-0</w:t>
      </w:r>
      <w:sdt>
        <w:sdtPr>
          <w:tag w:val="goog_rdk_134"/>
          <w:id w:val="2050516019"/>
        </w:sdtPr>
        <w:sdtContent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«Суфл</w:t>
          </w:r>
        </w:sdtContent>
      </w:sdt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(б)</w:t>
      </w:r>
      <w:r w:rsidRPr="004A7FCF">
        <w:rPr>
          <w:rFonts w:ascii="Arial" w:eastAsia="Arial" w:hAnsi="Arial" w:cs="Arial"/>
          <w:color w:val="000000"/>
          <w:lang w:val="ru-RU"/>
        </w:rPr>
        <w:t xml:space="preserve"> иконку </w:t>
      </w:r>
      <w:r w:rsidRPr="004A7FCF">
        <w:rPr>
          <w:rFonts w:ascii="Arial" w:eastAsia="Arial" w:hAnsi="Arial" w:cs="Arial"/>
          <w:color w:val="000000"/>
        </w:rPr>
        <w:t>AI</w:t>
      </w:r>
      <w:r w:rsidRPr="004A7FCF">
        <w:rPr>
          <w:rFonts w:ascii="Arial" w:eastAsia="Arial" w:hAnsi="Arial" w:cs="Arial"/>
          <w:color w:val="000000"/>
          <w:lang w:val="ru-RU"/>
        </w:rPr>
        <w:t xml:space="preserve"> </w:t>
      </w:r>
      <w:r w:rsidRPr="004A7FCF">
        <w:rPr>
          <w:rFonts w:ascii="Arial" w:eastAsia="Arial" w:hAnsi="Arial" w:cs="Arial"/>
          <w:color w:val="000000"/>
        </w:rPr>
        <w:t>Hub</w:t>
      </w:r>
      <w:r w:rsidRPr="004A7FCF">
        <w:rPr>
          <w:rFonts w:ascii="Arial" w:eastAsia="Arial" w:hAnsi="Arial" w:cs="Arial"/>
          <w:color w:val="000000"/>
          <w:lang w:val="ru-RU"/>
        </w:rPr>
        <w:t xml:space="preserve"> в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системном трее</w:t>
      </w:r>
      <w:r w:rsidRPr="004A7FCF">
        <w:rPr>
          <w:rFonts w:ascii="Arial" w:eastAsia="Arial" w:hAnsi="Arial" w:cs="Arial"/>
          <w:color w:val="000000"/>
          <w:lang w:val="ru-RU"/>
        </w:rPr>
        <w:t xml:space="preserve"> (контекстное меню «Открыть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ins w:id="1040" w:author="Никита Гринь" w:date="2026-07-31T13:33:00Z" w16du:dateUtc="2026-07-31T10:33:00Z">
        <w:r w:rsidR="004A7FCF" w:rsidRPr="004A7FCF">
          <w:rPr>
            <w:rFonts w:ascii="Arial" w:eastAsia="Arial" w:hAnsi="Arial" w:cs="Arial"/>
            <w:color w:val="000000"/>
            <w:lang w:val="ru-RU"/>
          </w:rPr>
          <w:t>(в) автоматически только при новом звонке Oktell (событие call.connected в начале вызова, FR-SUF-20). Если оператор закрыл окно во время активного звонка, автоматическое повторное открытие не выполняется — только ручной вызов через (а) или (б). Сессия звонка и накопленная лента сохраняются до завершения вызова (FR-SUF-12, I.5). На макете — сценарий «окно закрыто» (кнопка × или «Закрыть окно»).</w:t>
        </w:r>
        <w:r w:rsidR="004A7FCF" w:rsidRPr="004A7FCF" w:rsidDel="004A7FCF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041" w:author="Никита Гринь" w:date="2026-07-31T13:33:00Z" w16du:dateUtc="2026-07-31T10:33:00Z">
        <w:r w:rsidRPr="003C42DA" w:rsidDel="004A7FCF">
          <w:rPr>
            <w:rFonts w:ascii="Arial" w:eastAsia="Arial" w:hAnsi="Arial" w:cs="Arial"/>
            <w:b/>
            <w:bCs/>
            <w:color w:val="000000"/>
            <w:lang w:val="ru-RU"/>
          </w:rPr>
          <w:delText>(в)автоматически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при новом/</w:delText>
        </w:r>
        <w:commentRangeStart w:id="1042"/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активном </w:delText>
        </w:r>
        <w:commentRangeEnd w:id="1042"/>
        <w:r w:rsidR="00CA2B88" w:rsidRPr="003C42DA" w:rsidDel="004A7FCF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042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звонке </w:delText>
        </w:r>
        <w:r w:rsidDel="004A7FCF">
          <w:rPr>
            <w:rFonts w:ascii="Arial" w:eastAsia="Arial" w:hAnsi="Arial" w:cs="Arial"/>
            <w:color w:val="000000"/>
          </w:rPr>
          <w:delText>Oktell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(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call</w:delText>
        </w:r>
        <w:r w:rsidRPr="003C42DA" w:rsidDel="004A7FCF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.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connected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43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44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45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46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47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48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-20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>). Сессия звонка и накопленная лента сохраняются до завершения вызова (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49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50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51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52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53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54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-12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55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56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57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58" w:author="Никита Гринь" w:date="2026-07-31T10:55:00Z" w16du:dateUtc="2026-07-31T07:55:00Z">
              <w:rPr/>
            </w:rPrChange>
          </w:rPr>
          <w:delInstrText>.</w:delInstrText>
        </w:r>
        <w:r w:rsidDel="004A7FCF">
          <w:delInstrText>var</w:delInstrText>
        </w:r>
        <w:r w:rsidRPr="003339CA" w:rsidDel="004A7FCF">
          <w:rPr>
            <w:lang w:val="ru-RU"/>
            <w:rPrChange w:id="1059" w:author="Никита Гринь" w:date="2026-07-31T10:55:00Z" w16du:dateUtc="2026-07-31T07:55:00Z">
              <w:rPr/>
            </w:rPrChange>
          </w:rPr>
          <w:delInstrText>47</w:delInstrText>
        </w:r>
        <w:r w:rsidDel="004A7FCF">
          <w:delInstrText>dt</w:delInstrText>
        </w:r>
        <w:r w:rsidRPr="003339CA" w:rsidDel="004A7FCF">
          <w:rPr>
            <w:lang w:val="ru-RU"/>
            <w:rPrChange w:id="1060" w:author="Никита Гринь" w:date="2026-07-31T10:55:00Z" w16du:dateUtc="2026-07-31T07:55:00Z">
              <w:rPr/>
            </w:rPrChange>
          </w:rPr>
          <w:delInstrText>214</w:delInstrText>
        </w:r>
        <w:r w:rsidDel="004A7FCF">
          <w:delInstrText>r</w:delInstrText>
        </w:r>
        <w:r w:rsidRPr="003339CA" w:rsidDel="004A7FCF">
          <w:rPr>
            <w:lang w:val="ru-RU"/>
            <w:rPrChange w:id="1061" w:author="Никита Гринь" w:date="2026-07-31T10:55:00Z" w16du:dateUtc="2026-07-31T07:55:00Z">
              <w:rPr/>
            </w:rPrChange>
          </w:rPr>
          <w:delInstrText>8"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I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.5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). </w:delText>
        </w:r>
        <w:r w:rsidDel="004A7FCF">
          <w:rPr>
            <w:rFonts w:ascii="Arial" w:eastAsia="Arial" w:hAnsi="Arial" w:cs="Arial"/>
            <w:color w:val="000000"/>
          </w:rPr>
          <w:delText>На макете — сценарий «окно закрыто» (кнопка × или «Закрыть окно»).</w:delText>
        </w:r>
      </w:del>
    </w:p>
    <w:p w14:paraId="76024853" w14:textId="77777777" w:rsidR="009D43E8" w:rsidRPr="004A7FCF" w:rsidRDefault="009D43E8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RPr="004A7FCF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09D8805" w14:textId="77777777" w:rsidR="009D43E8" w:rsidRPr="008A3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062" w:author="Никита Гринь" w:date="2026-08-02T00:57:00Z" w16du:dateUtc="2026-08-01T21:57:00Z"/>
          <w:rFonts w:ascii="Arial" w:eastAsia="Arial" w:hAnsi="Arial" w:cs="Arial"/>
          <w:b/>
          <w:bCs/>
          <w:color w:val="000000"/>
          <w:lang w:val="ru-RU"/>
          <w:rPrChange w:id="1063" w:author="Никита Гринь" w:date="2026-08-03T10:10:00Z" w16du:dateUtc="2026-08-03T07:10:00Z">
            <w:rPr>
              <w:ins w:id="1064" w:author="Никита Гринь" w:date="2026-08-02T00:57:00Z" w16du:dateUtc="2026-08-01T21:57:00Z"/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4.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— </w:t>
      </w:r>
      <w:commentRangeStart w:id="1065"/>
      <w:commentRangeStart w:id="1066"/>
      <w:r w:rsidRPr="003C42DA">
        <w:rPr>
          <w:rFonts w:ascii="Arial" w:eastAsia="Arial" w:hAnsi="Arial" w:cs="Arial"/>
          <w:b/>
          <w:bCs/>
          <w:color w:val="000000"/>
          <w:lang w:val="ru-RU"/>
        </w:rPr>
        <w:t>подсказки на реплики клиента (канал телефония)</w:t>
      </w:r>
      <w:commentRangeEnd w:id="1065"/>
      <w:r w:rsidR="000E2662" w:rsidRPr="008A3B40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  <w:rPrChange w:id="1067" w:author="Никита Гринь" w:date="2026-08-03T10:10:00Z" w16du:dateUtc="2026-08-03T07:10:00Z">
            <w:rPr>
              <w:rStyle w:val="a5"/>
              <w:rFonts w:ascii="Arial" w:eastAsia="Arial" w:hAnsi="Arial" w:cs="Arial"/>
              <w:b/>
              <w:bCs/>
              <w:color w:val="000000"/>
              <w:sz w:val="24"/>
              <w:szCs w:val="24"/>
              <w:lang w:val="en-US"/>
            </w:rPr>
          </w:rPrChange>
        </w:rPr>
        <w:commentReference w:id="1065"/>
      </w:r>
      <w:commentRangeEnd w:id="1066"/>
      <w:r w:rsidR="00EE2DF2" w:rsidRPr="008A3B40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  <w:rPrChange w:id="1068" w:author="Никита Гринь" w:date="2026-08-03T10:10:00Z" w16du:dateUtc="2026-08-03T07:10:00Z">
            <w:rPr>
              <w:rStyle w:val="a5"/>
              <w:rFonts w:ascii="Arial" w:eastAsia="Arial" w:hAnsi="Arial" w:cs="Arial"/>
              <w:b/>
              <w:bCs/>
              <w:color w:val="000000"/>
              <w:sz w:val="24"/>
              <w:szCs w:val="24"/>
              <w:lang w:val="en-US"/>
            </w:rPr>
          </w:rPrChange>
        </w:rPr>
        <w:commentReference w:id="1066"/>
      </w:r>
    </w:p>
    <w:p w14:paraId="5690A8F0" w14:textId="27A6FD8F" w:rsidR="00EE2DF2" w:rsidRPr="00EE2DF2" w:rsidRDefault="00EE2DF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  <w:rPrChange w:id="1069" w:author="Никита Гринь" w:date="2026-08-02T00:57:00Z" w16du:dateUtc="2026-08-01T21:57:00Z">
            <w:rPr>
              <w:rFonts w:ascii="Arial" w:eastAsia="Arial" w:hAnsi="Arial" w:cs="Arial"/>
              <w:b/>
              <w:bCs/>
              <w:lang w:val="ru-RU"/>
            </w:rPr>
          </w:rPrChange>
        </w:rPr>
      </w:pPr>
      <w:ins w:id="1070" w:author="Никита Гринь" w:date="2026-08-02T00:57:00Z" w16du:dateUtc="2026-08-01T21:57:00Z">
        <w:r w:rsidRPr="00EE2DF2">
          <w:rPr>
            <w:rFonts w:ascii="Arial" w:eastAsia="Arial" w:hAnsi="Arial" w:cs="Arial"/>
            <w:b/>
            <w:bCs/>
            <w:noProof/>
            <w:lang w:val="en-US"/>
          </w:rPr>
          <w:drawing>
            <wp:inline distT="0" distB="0" distL="0" distR="0" wp14:anchorId="4C5A2D0B" wp14:editId="17993C93">
              <wp:extent cx="7903043" cy="5633357"/>
              <wp:effectExtent l="0" t="0" r="3175" b="5715"/>
              <wp:docPr id="87405867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4058670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9875" cy="56382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6780900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1DAF843" wp14:editId="3872FA75">
            <wp:extent cx="7319963" cy="5540246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5540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E0F08" w14:textId="061D1C7E" w:rsidR="009D43E8" w:rsidRPr="003C42D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commentRangeStart w:id="1071"/>
      <w:commentRangeStart w:id="1072"/>
      <w:r>
        <w:rPr>
          <w:rFonts w:ascii="Arial" w:eastAsia="Arial" w:hAnsi="Arial" w:cs="Arial"/>
          <w:color w:val="000000"/>
          <w:lang w:val="ru-RU"/>
        </w:rPr>
        <w:lastRenderedPageBreak/>
        <w:t>П</w:t>
      </w:r>
      <w:r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</w:t>
      </w:r>
      <w:commentRangeEnd w:id="1071"/>
      <w:r w:rsidR="007975F3" w:rsidRPr="00E21207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071"/>
      </w:r>
      <w:commentRangeEnd w:id="1072"/>
      <w:r w:rsidR="00EE2DF2" w:rsidRPr="00E21207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072"/>
      </w:r>
      <w:r w:rsidRPr="00E21207">
        <w:rPr>
          <w:rFonts w:ascii="Arial" w:eastAsia="Arial" w:hAnsi="Arial" w:cs="Arial"/>
          <w:color w:val="000000"/>
          <w:lang w:val="ru-RU"/>
        </w:rPr>
        <w:t>. В настройках администратора задаётся число карточек в диапазоне 1–5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(§4.6.2.2.1,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73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74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75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76" w:author="Никита Гринь" w:date="2026-07-31T10:55:00Z" w16du:dateUtc="2026-07-31T07:55:00Z">
            <w:rPr/>
          </w:rPrChange>
        </w:rPr>
        <w:instrText>.6</w:instrText>
      </w:r>
      <w:r w:rsidR="00317F00">
        <w:instrText>ajdjvbb</w:instrText>
      </w:r>
      <w:r w:rsidR="00317F00" w:rsidRPr="003339CA">
        <w:rPr>
          <w:lang w:val="ru-RU"/>
          <w:rPrChange w:id="1077" w:author="Никита Гринь" w:date="2026-07-31T10:55:00Z" w16du:dateUtc="2026-07-31T07:55:00Z">
            <w:rPr/>
          </w:rPrChange>
        </w:rPr>
        <w:instrText>8</w:instrText>
      </w:r>
      <w:r w:rsidR="00317F00">
        <w:instrText>kz</w:instrText>
      </w:r>
      <w:r w:rsidR="00317F00" w:rsidRPr="003339CA">
        <w:rPr>
          <w:lang w:val="ru-RU"/>
          <w:rPrChange w:id="1078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FR</w:t>
      </w:r>
      <w:r w:rsidR="00317F00" w:rsidRPr="003C42DA">
        <w:rPr>
          <w:rFonts w:ascii="Arial" w:eastAsia="Arial" w:hAnsi="Arial" w:cs="Arial"/>
          <w:color w:val="156082"/>
          <w:lang w:val="ru-RU"/>
        </w:rPr>
        <w:t>-</w:t>
      </w:r>
      <w:r w:rsidR="00317F00">
        <w:rPr>
          <w:rFonts w:ascii="Arial" w:eastAsia="Arial" w:hAnsi="Arial" w:cs="Arial"/>
          <w:color w:val="156082"/>
        </w:rPr>
        <w:t>SUF</w:t>
      </w:r>
      <w:r w:rsidR="00317F00" w:rsidRPr="003C42DA">
        <w:rPr>
          <w:rFonts w:ascii="Arial" w:eastAsia="Arial" w:hAnsi="Arial" w:cs="Arial"/>
          <w:color w:val="156082"/>
          <w:lang w:val="ru-RU"/>
        </w:rPr>
        <w:t>-11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): карточки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ранжированы сверху вниз</w:t>
      </w:r>
      <w:sdt>
        <w:sdtPr>
          <w:tag w:val="goog_rdk_135"/>
          <w:id w:val="327063766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убыванию релевантности; каждая содержит текст ≤ 500 символов,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Pill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%</w:t>
      </w:r>
      <w:sdt>
        <w:sdtPr>
          <w:tag w:val="goog_rdk_136"/>
          <w:id w:val="16125311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ссылку СУЗ (название статьи ↗) и три кнопки обратной связи §4.3.1.9. Карточки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смещены вправо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(отступ) относительно реплик — визуальная привязка «подсказки относятся к этой реплике клиента» (§4.6.2.2.2). Компактное отображение по умолчанию; полный текст, ссылка СУЗ и обратная связь — при </w:t>
      </w:r>
      <w:r w:rsidR="00317F00">
        <w:rPr>
          <w:rFonts w:ascii="Arial" w:eastAsia="Arial" w:hAnsi="Arial" w:cs="Arial"/>
          <w:color w:val="000000"/>
        </w:rPr>
        <w:t>in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place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 w:rsidR="00317F00">
        <w:rPr>
          <w:rFonts w:ascii="Arial" w:eastAsia="Arial" w:hAnsi="Arial" w:cs="Arial"/>
          <w:color w:val="000000"/>
        </w:rPr>
        <w:t>hover</w:t>
      </w:r>
      <w:r w:rsidR="00317F00" w:rsidRPr="003C42DA">
        <w:rPr>
          <w:rFonts w:ascii="Arial" w:eastAsia="Arial" w:hAnsi="Arial" w:cs="Arial"/>
          <w:color w:val="000000"/>
          <w:lang w:val="ru-RU"/>
        </w:rPr>
        <w:t>/</w:t>
      </w:r>
      <w:r w:rsidR="00317F00">
        <w:rPr>
          <w:rFonts w:ascii="Arial" w:eastAsia="Arial" w:hAnsi="Arial" w:cs="Arial"/>
          <w:color w:val="000000"/>
        </w:rPr>
        <w:t>focus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), см.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79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80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81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82" w:author="Никита Гринь" w:date="2026-07-31T10:55:00Z" w16du:dateUtc="2026-07-31T07:55:00Z">
            <w:rPr/>
          </w:rPrChange>
        </w:rPr>
        <w:instrText>.</w:instrText>
      </w:r>
      <w:r w:rsidR="00317F00">
        <w:instrText>gha</w:instrText>
      </w:r>
      <w:r w:rsidR="00317F00" w:rsidRPr="003339CA">
        <w:rPr>
          <w:lang w:val="ru-RU"/>
          <w:rPrChange w:id="1083" w:author="Никита Гринь" w:date="2026-07-31T10:55:00Z" w16du:dateUtc="2026-07-31T07:55:00Z">
            <w:rPr/>
          </w:rPrChange>
        </w:rPr>
        <w:instrText>19</w:instrText>
      </w:r>
      <w:r w:rsidR="00317F00">
        <w:instrText>d</w:instrText>
      </w:r>
      <w:r w:rsidR="00317F00" w:rsidRPr="003339CA">
        <w:rPr>
          <w:lang w:val="ru-RU"/>
          <w:rPrChange w:id="1084" w:author="Никита Гринь" w:date="2026-07-31T10:55:00Z" w16du:dateUtc="2026-07-31T07:55:00Z">
            <w:rPr/>
          </w:rPrChange>
        </w:rPr>
        <w:instrText>2</w:instrText>
      </w:r>
      <w:r w:rsidR="00317F00">
        <w:instrText>qwtbc</w:instrText>
      </w:r>
      <w:r w:rsidR="00317F00" w:rsidRPr="003339CA">
        <w:rPr>
          <w:lang w:val="ru-RU"/>
          <w:rPrChange w:id="1085" w:author="Никита Гринь" w:date="2026-07-31T10:55:00Z" w16du:dateUtc="2026-07-31T07:55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</w:t>
      </w:r>
      <w:r w:rsidR="00317F00" w:rsidRPr="003C42DA">
        <w:rPr>
          <w:rFonts w:ascii="Arial" w:eastAsia="Arial" w:hAnsi="Arial" w:cs="Arial"/>
          <w:color w:val="156082"/>
          <w:lang w:val="ru-RU"/>
        </w:rPr>
        <w:t>.8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>
        <w:rPr>
          <w:rFonts w:ascii="Arial" w:eastAsia="Arial" w:hAnsi="Arial" w:cs="Arial"/>
          <w:color w:val="000000"/>
        </w:rPr>
        <w:t>II</w:t>
      </w:r>
      <w:r w:rsidR="00317F00" w:rsidRPr="003C42DA">
        <w:rPr>
          <w:rFonts w:ascii="Arial" w:eastAsia="Arial" w:hAnsi="Arial" w:cs="Arial"/>
          <w:color w:val="000000"/>
          <w:lang w:val="ru-RU"/>
        </w:rPr>
        <w:t>-2.</w:t>
      </w:r>
    </w:p>
    <w:p w14:paraId="7E936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86" w:name="bookmark=id.wqhgr297ele7" w:colFirst="0" w:colLast="0"/>
      <w:bookmarkEnd w:id="108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.3.3. Пользовательские сценарии</w:t>
      </w:r>
    </w:p>
    <w:p w14:paraId="787F37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05,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</w:p>
    <w:p w14:paraId="438AB32A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37"/>
          <w:id w:val="-203705461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Звонок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подсказки в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="00317F00" w:rsidRPr="003C42DA">
        <w:rPr>
          <w:rFonts w:ascii="Arial" w:eastAsia="Arial" w:hAnsi="Arial" w:cs="Arial"/>
          <w:color w:val="000000"/>
          <w:lang w:val="ru-RU"/>
        </w:rPr>
        <w:t>; оператор онлайн-чата —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только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АРМ (</w:t>
      </w:r>
      <w:r w:rsidR="00317F00">
        <w:rPr>
          <w:rFonts w:ascii="Arial" w:eastAsia="Arial" w:hAnsi="Arial" w:cs="Arial"/>
          <w:color w:val="000000"/>
        </w:rPr>
        <w:t>Hub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без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ра).</w:t>
      </w:r>
    </w:p>
    <w:tbl>
      <w:tblPr>
        <w:tblStyle w:val="120"/>
        <w:tblW w:w="136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165"/>
        <w:gridCol w:w="6630"/>
        <w:gridCol w:w="2205"/>
      </w:tblGrid>
      <w:tr w:rsidR="009D43E8" w14:paraId="617C877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3B083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65" w:type="dxa"/>
          </w:tcPr>
          <w:p w14:paraId="45ACF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630" w:type="dxa"/>
          </w:tcPr>
          <w:p w14:paraId="172A64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05" w:type="dxa"/>
          </w:tcPr>
          <w:p w14:paraId="506F86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3FAA79" w14:textId="77777777" w:rsidTr="009D43E8">
        <w:tc>
          <w:tcPr>
            <w:tcW w:w="1650" w:type="dxa"/>
          </w:tcPr>
          <w:p w14:paraId="01664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165" w:type="dxa"/>
          </w:tcPr>
          <w:p w14:paraId="4BADC3B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38"/>
                <w:id w:val="207505540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Звонок → поток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подсказки на каждую реплику клиента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630" w:type="dxa"/>
          </w:tcPr>
          <w:p w14:paraId="643A80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начался активный звонок, поступает двухсторонний поток распознавания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разделяет реплики клиента и оператора; на каждую реплику клиента (событие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выполняется поиск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отображаются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39"/>
                <w:id w:val="-13635161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 клиента (§4.3.1.4),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8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8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8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091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09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9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9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9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097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098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099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отдельное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40"/>
                <w:id w:val="-19645419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ра с хронологией «реплика клиента / реплика оператора → 3–5 подсказок с % релевантности» (§4.6.2.2.2), привязанных к строке транскрипта.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SUF-T-08.</w:t>
            </w:r>
          </w:p>
        </w:tc>
        <w:tc>
          <w:tcPr>
            <w:tcW w:w="2205" w:type="dxa"/>
          </w:tcPr>
          <w:p w14:paraId="334D65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4.3.1.4, 4.6.2.2.2</w:t>
            </w:r>
          </w:p>
        </w:tc>
      </w:tr>
      <w:tr w:rsidR="009D43E8" w14:paraId="03CC567F" w14:textId="77777777" w:rsidTr="009D43E8">
        <w:tc>
          <w:tcPr>
            <w:tcW w:w="1650" w:type="dxa"/>
          </w:tcPr>
          <w:p w14:paraId="147B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165" w:type="dxa"/>
          </w:tcPr>
          <w:p w14:paraId="6AE224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использует подсказку и 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обратную связь</w:t>
            </w:r>
          </w:p>
        </w:tc>
        <w:tc>
          <w:tcPr>
            <w:tcW w:w="6630" w:type="dxa"/>
          </w:tcPr>
          <w:p w14:paraId="00A43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телефонии озвучивает клиенту текст подсказки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событии сессии фиксируется факт использования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оста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ленте с отметкой об использовании.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7CB0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D372AB1" w14:textId="77777777" w:rsidTr="009D43E8">
        <w:tc>
          <w:tcPr>
            <w:tcW w:w="1650" w:type="dxa"/>
          </w:tcPr>
          <w:p w14:paraId="511EFD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UC-SUF-T03</w:t>
            </w:r>
          </w:p>
        </w:tc>
        <w:tc>
          <w:tcPr>
            <w:tcW w:w="3165" w:type="dxa"/>
          </w:tcPr>
          <w:p w14:paraId="2CED67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доступен только оператору канала телефония</w:t>
            </w:r>
          </w:p>
        </w:tc>
        <w:tc>
          <w:tcPr>
            <w:tcW w:w="6630" w:type="dxa"/>
          </w:tcPr>
          <w:p w14:paraId="2A998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открывается постоянная ссылка из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браузера; клиенту ссылка не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статья СУЗ открыта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2205" w:type="dxa"/>
          </w:tcPr>
          <w:p w14:paraId="5F65B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4.3.1.8</w:t>
            </w:r>
          </w:p>
        </w:tc>
      </w:tr>
      <w:tr w:rsidR="009D43E8" w14:paraId="37BC2ABC" w14:textId="77777777" w:rsidTr="009D43E8">
        <w:tc>
          <w:tcPr>
            <w:tcW w:w="1650" w:type="dxa"/>
          </w:tcPr>
          <w:p w14:paraId="286DAB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165" w:type="dxa"/>
          </w:tcPr>
          <w:p w14:paraId="125C40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«Воспользовался / Не воспользовался / Неполный ответ» по подсказке</w:t>
            </w:r>
          </w:p>
        </w:tc>
        <w:tc>
          <w:tcPr>
            <w:tcW w:w="6630" w:type="dxa"/>
          </w:tcPr>
          <w:p w14:paraId="78218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кнопки обратной связи под подсказкой (§4.3.1.9).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оценка по §4.3.1.9.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A38F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17309F8" w14:textId="77777777" w:rsidTr="009D43E8">
        <w:tc>
          <w:tcPr>
            <w:tcW w:w="1650" w:type="dxa"/>
          </w:tcPr>
          <w:p w14:paraId="48C02E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165" w:type="dxa"/>
          </w:tcPr>
          <w:p w14:paraId="0FBC85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Режим «Услуга» — отключение окна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с возможностью повторного включения</w:t>
            </w:r>
          </w:p>
        </w:tc>
        <w:tc>
          <w:tcPr>
            <w:tcW w:w="6630" w:type="dxa"/>
          </w:tcPr>
          <w:p w14:paraId="4E475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 (§4.6.2.3.3).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0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0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0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0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04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05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205" w:type="dxa"/>
          </w:tcPr>
          <w:p w14:paraId="214AE6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0A60D141" w14:textId="77777777" w:rsidTr="009D43E8">
        <w:tc>
          <w:tcPr>
            <w:tcW w:w="1650" w:type="dxa"/>
          </w:tcPr>
          <w:p w14:paraId="455246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165" w:type="dxa"/>
          </w:tcPr>
          <w:p w14:paraId="006E8E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  <w:tc>
          <w:tcPr>
            <w:tcW w:w="6630" w:type="dxa"/>
          </w:tcPr>
          <w:p w14:paraId="2C58DA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 рабочей сессии.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содержит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подсказки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правая панель АРМ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нет смешения с «Ассистент»/«Документы».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SUF-T-05.</w:t>
            </w:r>
          </w:p>
        </w:tc>
        <w:tc>
          <w:tcPr>
            <w:tcW w:w="2205" w:type="dxa"/>
          </w:tcPr>
          <w:p w14:paraId="67CEF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27FE6CF0" w14:textId="77777777" w:rsidTr="009D43E8">
        <w:tc>
          <w:tcPr>
            <w:tcW w:w="1650" w:type="dxa"/>
          </w:tcPr>
          <w:p w14:paraId="3F4863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165" w:type="dxa"/>
          </w:tcPr>
          <w:p w14:paraId="5714C1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Внутренний пользователь КЦ: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6630" w:type="dxa"/>
          </w:tcPr>
          <w:p w14:paraId="5240F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внутренний пользователь (§2.4 п.6).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тест-диалог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.3.5.5,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LLM без клиентского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SUF-T-06.</w:t>
            </w:r>
          </w:p>
        </w:tc>
        <w:tc>
          <w:tcPr>
            <w:tcW w:w="2205" w:type="dxa"/>
          </w:tcPr>
          <w:p w14:paraId="209F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4.3.1, 4.6.1</w:t>
            </w:r>
          </w:p>
        </w:tc>
      </w:tr>
    </w:tbl>
    <w:p w14:paraId="66A5FCD7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8E1B3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106" w:name="bookmark=id.6ajdjvbb8kz5" w:colFirst="0" w:colLast="0"/>
      <w:bookmarkEnd w:id="110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.3.4. Функциональные требования §4.3 — суфлер (телефония и онлайн-чат)</w:t>
      </w:r>
    </w:p>
    <w:p w14:paraId="55A299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обоим клиентским каналам КЦ. Раздел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дублирует требования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модуля онлайн-чат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§4.4 (АРМ, очереди, виджеты — </w:t>
      </w:r>
      <w:r>
        <w:fldChar w:fldCharType="begin"/>
      </w:r>
      <w:r>
        <w:instrText>HYPERLINK</w:instrText>
      </w:r>
      <w:r w:rsidRPr="003339CA">
        <w:rPr>
          <w:lang w:val="ru-RU"/>
          <w:rPrChange w:id="110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10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10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110" w:author="Никита Гринь" w:date="2026-07-31T10:55:00Z" w16du:dateUtc="2026-07-31T07:55:00Z">
            <w:rPr/>
          </w:rPrChange>
        </w:rPr>
        <w:instrText>.</w:instrText>
      </w:r>
      <w:r>
        <w:instrText>kkdo</w:instrText>
      </w:r>
      <w:r w:rsidRPr="003339CA">
        <w:rPr>
          <w:lang w:val="ru-RU"/>
          <w:rPrChange w:id="1111" w:author="Никита Гринь" w:date="2026-07-31T10:55:00Z" w16du:dateUtc="2026-07-31T07:55:00Z">
            <w:rPr/>
          </w:rPrChange>
        </w:rPr>
        <w:instrText>6</w:instrText>
      </w:r>
      <w:r>
        <w:instrText>hgu</w:instrText>
      </w:r>
      <w:r w:rsidRPr="003339CA">
        <w:rPr>
          <w:lang w:val="ru-RU"/>
          <w:rPrChange w:id="1112" w:author="Никита Гринь" w:date="2026-07-31T10:55:00Z" w16du:dateUtc="2026-07-31T07:55:00Z">
            <w:rPr/>
          </w:rPrChange>
        </w:rPr>
        <w:instrText>9</w:instrText>
      </w:r>
      <w:r>
        <w:instrText>d</w:instrText>
      </w:r>
      <w:r w:rsidRPr="003339CA">
        <w:rPr>
          <w:lang w:val="ru-RU"/>
          <w:rPrChange w:id="1113" w:author="Никита Гринь" w:date="2026-07-31T10:55:00Z" w16du:dateUtc="2026-07-31T07:5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-*). Детализация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также </w:t>
      </w:r>
      <w:r>
        <w:fldChar w:fldCharType="begin"/>
      </w:r>
      <w:r>
        <w:instrText>HYPERLINK</w:instrText>
      </w:r>
      <w:r w:rsidRPr="003339CA">
        <w:rPr>
          <w:lang w:val="ru-RU"/>
          <w:rPrChange w:id="111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11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11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117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118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119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120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FA48F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41"/>
          <w:id w:val="-177286089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Трассировка пунктов §4.3 →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1.4):</w:t>
          </w:r>
        </w:sdtContent>
      </w:sdt>
    </w:p>
    <w:tbl>
      <w:tblPr>
        <w:tblStyle w:val="119"/>
        <w:tblW w:w="111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245"/>
        <w:gridCol w:w="4305"/>
      </w:tblGrid>
      <w:tr w:rsidR="009D43E8" w14:paraId="50E0405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CD0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4245" w:type="dxa"/>
          </w:tcPr>
          <w:p w14:paraId="6220B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4305" w:type="dxa"/>
          </w:tcPr>
          <w:p w14:paraId="1BC0D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</w:tr>
      <w:tr w:rsidR="009D43E8" w14:paraId="5659B3A5" w14:textId="77777777" w:rsidTr="009D43E8">
        <w:tc>
          <w:tcPr>
            <w:tcW w:w="2640" w:type="dxa"/>
          </w:tcPr>
          <w:p w14:paraId="4610CD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  <w:tc>
          <w:tcPr>
            <w:tcW w:w="4245" w:type="dxa"/>
          </w:tcPr>
          <w:p w14:paraId="0D9FF2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305" w:type="dxa"/>
          </w:tcPr>
          <w:p w14:paraId="4C32DD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2DDD7631" w14:textId="77777777" w:rsidTr="009D43E8">
        <w:tc>
          <w:tcPr>
            <w:tcW w:w="2640" w:type="dxa"/>
          </w:tcPr>
          <w:p w14:paraId="4A4DA2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  <w:tc>
          <w:tcPr>
            <w:tcW w:w="4245" w:type="dxa"/>
          </w:tcPr>
          <w:p w14:paraId="1F5CEF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305" w:type="dxa"/>
          </w:tcPr>
          <w:p w14:paraId="4B4EE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39507E0B" w14:textId="77777777" w:rsidTr="009D43E8">
        <w:tc>
          <w:tcPr>
            <w:tcW w:w="2640" w:type="dxa"/>
          </w:tcPr>
          <w:p w14:paraId="240BF3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4.3.1.3</w:t>
            </w:r>
          </w:p>
        </w:tc>
        <w:tc>
          <w:tcPr>
            <w:tcW w:w="4245" w:type="dxa"/>
          </w:tcPr>
          <w:p w14:paraId="798DC8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305" w:type="dxa"/>
          </w:tcPr>
          <w:p w14:paraId="4F5635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B7B47FC" w14:textId="77777777" w:rsidTr="009D43E8">
        <w:tc>
          <w:tcPr>
            <w:tcW w:w="2640" w:type="dxa"/>
          </w:tcPr>
          <w:p w14:paraId="60004B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  <w:tc>
          <w:tcPr>
            <w:tcW w:w="4245" w:type="dxa"/>
          </w:tcPr>
          <w:p w14:paraId="065B8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FR-SUF-06, FR-SUF-11</w:t>
            </w:r>
          </w:p>
        </w:tc>
        <w:tc>
          <w:tcPr>
            <w:tcW w:w="4305" w:type="dxa"/>
          </w:tcPr>
          <w:p w14:paraId="00E56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54764E81" w14:textId="77777777" w:rsidTr="009D43E8">
        <w:tc>
          <w:tcPr>
            <w:tcW w:w="2640" w:type="dxa"/>
          </w:tcPr>
          <w:p w14:paraId="43858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  <w:tc>
          <w:tcPr>
            <w:tcW w:w="4245" w:type="dxa"/>
          </w:tcPr>
          <w:p w14:paraId="744F69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305" w:type="dxa"/>
          </w:tcPr>
          <w:p w14:paraId="2594B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FC94699" w14:textId="77777777" w:rsidTr="009D43E8">
        <w:tc>
          <w:tcPr>
            <w:tcW w:w="2640" w:type="dxa"/>
          </w:tcPr>
          <w:p w14:paraId="59AE9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</w:t>
            </w:r>
          </w:p>
        </w:tc>
        <w:tc>
          <w:tcPr>
            <w:tcW w:w="4245" w:type="dxa"/>
          </w:tcPr>
          <w:p w14:paraId="191CC8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305" w:type="dxa"/>
          </w:tcPr>
          <w:p w14:paraId="00420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2BB3CB9" w14:textId="77777777" w:rsidTr="009D43E8">
        <w:tc>
          <w:tcPr>
            <w:tcW w:w="2640" w:type="dxa"/>
          </w:tcPr>
          <w:p w14:paraId="67A64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4.3.1.7–8</w:t>
            </w:r>
          </w:p>
        </w:tc>
        <w:tc>
          <w:tcPr>
            <w:tcW w:w="4245" w:type="dxa"/>
          </w:tcPr>
          <w:p w14:paraId="71A0CA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305" w:type="dxa"/>
          </w:tcPr>
          <w:p w14:paraId="408B8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970918B" w14:textId="77777777" w:rsidTr="009D43E8">
        <w:tc>
          <w:tcPr>
            <w:tcW w:w="2640" w:type="dxa"/>
          </w:tcPr>
          <w:p w14:paraId="24155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  <w:tc>
          <w:tcPr>
            <w:tcW w:w="4245" w:type="dxa"/>
          </w:tcPr>
          <w:p w14:paraId="61BE4E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305" w:type="dxa"/>
          </w:tcPr>
          <w:p w14:paraId="5CDA9A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109AA06A" w14:textId="77777777" w:rsidTr="009D43E8">
        <w:tc>
          <w:tcPr>
            <w:tcW w:w="2640" w:type="dxa"/>
          </w:tcPr>
          <w:p w14:paraId="7E8C6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</w:t>
            </w:r>
          </w:p>
        </w:tc>
        <w:tc>
          <w:tcPr>
            <w:tcW w:w="4245" w:type="dxa"/>
          </w:tcPr>
          <w:p w14:paraId="6B285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04DC40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0D2D340D" w14:textId="77777777" w:rsidTr="009D43E8">
        <w:tc>
          <w:tcPr>
            <w:tcW w:w="2640" w:type="dxa"/>
          </w:tcPr>
          <w:p w14:paraId="1708B3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  <w:tc>
          <w:tcPr>
            <w:tcW w:w="4245" w:type="dxa"/>
          </w:tcPr>
          <w:p w14:paraId="43ECB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305" w:type="dxa"/>
          </w:tcPr>
          <w:p w14:paraId="6B9D50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6074F25B" w14:textId="77777777" w:rsidTr="009D43E8">
        <w:tc>
          <w:tcPr>
            <w:tcW w:w="2640" w:type="dxa"/>
          </w:tcPr>
          <w:p w14:paraId="1A328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4.3.1.13–14</w:t>
            </w:r>
          </w:p>
        </w:tc>
        <w:tc>
          <w:tcPr>
            <w:tcW w:w="4245" w:type="dxa"/>
          </w:tcPr>
          <w:p w14:paraId="209350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305" w:type="dxa"/>
          </w:tcPr>
          <w:p w14:paraId="4E8BB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оба</w:t>
            </w:r>
          </w:p>
        </w:tc>
      </w:tr>
      <w:tr w:rsidR="009D43E8" w14:paraId="5EC879A0" w14:textId="77777777" w:rsidTr="009D43E8">
        <w:tc>
          <w:tcPr>
            <w:tcW w:w="2640" w:type="dxa"/>
          </w:tcPr>
          <w:p w14:paraId="018272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4245" w:type="dxa"/>
          </w:tcPr>
          <w:p w14:paraId="04788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305" w:type="dxa"/>
          </w:tcPr>
          <w:p w14:paraId="1E3E80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B9C4DB7" w14:textId="77777777" w:rsidTr="009D43E8">
        <w:tc>
          <w:tcPr>
            <w:tcW w:w="2640" w:type="dxa"/>
          </w:tcPr>
          <w:p w14:paraId="4BEED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4245" w:type="dxa"/>
          </w:tcPr>
          <w:p w14:paraId="246AF8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305" w:type="dxa"/>
          </w:tcPr>
          <w:p w14:paraId="36D81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0D9800F" w14:textId="77777777" w:rsidTr="009D43E8">
        <w:tc>
          <w:tcPr>
            <w:tcW w:w="2640" w:type="dxa"/>
          </w:tcPr>
          <w:p w14:paraId="565E1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4245" w:type="dxa"/>
          </w:tcPr>
          <w:p w14:paraId="72EA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305" w:type="dxa"/>
          </w:tcPr>
          <w:p w14:paraId="296132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215D691B" w14:textId="77777777" w:rsidTr="009D43E8">
        <w:tc>
          <w:tcPr>
            <w:tcW w:w="2640" w:type="dxa"/>
          </w:tcPr>
          <w:p w14:paraId="03127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4245" w:type="dxa"/>
          </w:tcPr>
          <w:p w14:paraId="75CCD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FR-SUF-02, FR-SUF-C01</w:t>
            </w:r>
          </w:p>
        </w:tc>
        <w:tc>
          <w:tcPr>
            <w:tcW w:w="4305" w:type="dxa"/>
          </w:tcPr>
          <w:p w14:paraId="4FB658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65DE2E93" w14:textId="77777777" w:rsidTr="009D43E8">
        <w:tc>
          <w:tcPr>
            <w:tcW w:w="2640" w:type="dxa"/>
          </w:tcPr>
          <w:p w14:paraId="1795FD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4245" w:type="dxa"/>
          </w:tcPr>
          <w:p w14:paraId="703D89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305" w:type="dxa"/>
          </w:tcPr>
          <w:p w14:paraId="03DD8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722F1F04" w14:textId="77777777" w:rsidTr="009D43E8">
        <w:tc>
          <w:tcPr>
            <w:tcW w:w="2640" w:type="dxa"/>
          </w:tcPr>
          <w:p w14:paraId="17AD9C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4245" w:type="dxa"/>
          </w:tcPr>
          <w:p w14:paraId="7A678D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305" w:type="dxa"/>
          </w:tcPr>
          <w:p w14:paraId="71AC18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59041AD1" w14:textId="77777777" w:rsidTr="009D43E8">
        <w:tc>
          <w:tcPr>
            <w:tcW w:w="2640" w:type="dxa"/>
          </w:tcPr>
          <w:p w14:paraId="14C5D3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4245" w:type="dxa"/>
          </w:tcPr>
          <w:p w14:paraId="043EF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305" w:type="dxa"/>
          </w:tcPr>
          <w:p w14:paraId="7F3CC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FCDB963" w14:textId="77777777" w:rsidTr="009D43E8">
        <w:tc>
          <w:tcPr>
            <w:tcW w:w="2640" w:type="dxa"/>
          </w:tcPr>
          <w:p w14:paraId="0D85AC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4.3.2.9</w:t>
            </w:r>
          </w:p>
        </w:tc>
        <w:tc>
          <w:tcPr>
            <w:tcW w:w="4245" w:type="dxa"/>
          </w:tcPr>
          <w:p w14:paraId="5C46DF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2602AD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31F40CF4" w14:textId="77777777" w:rsidTr="009D43E8">
        <w:tc>
          <w:tcPr>
            <w:tcW w:w="2640" w:type="dxa"/>
          </w:tcPr>
          <w:p w14:paraId="224DE8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4245" w:type="dxa"/>
          </w:tcPr>
          <w:p w14:paraId="21D3B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FR-SUF-C11, FR-SUF-16</w:t>
            </w:r>
          </w:p>
        </w:tc>
        <w:tc>
          <w:tcPr>
            <w:tcW w:w="4305" w:type="dxa"/>
          </w:tcPr>
          <w:p w14:paraId="53424F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5C096C5" w14:textId="77777777" w:rsidTr="009D43E8">
        <w:tc>
          <w:tcPr>
            <w:tcW w:w="2640" w:type="dxa"/>
          </w:tcPr>
          <w:p w14:paraId="7AA1AF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4245" w:type="dxa"/>
          </w:tcPr>
          <w:p w14:paraId="27E41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FR-SUF-15, FR-SUF-C13</w:t>
            </w:r>
          </w:p>
        </w:tc>
        <w:tc>
          <w:tcPr>
            <w:tcW w:w="4305" w:type="dxa"/>
          </w:tcPr>
          <w:p w14:paraId="74164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0100C33" w14:textId="77777777" w:rsidTr="009D43E8">
        <w:tc>
          <w:tcPr>
            <w:tcW w:w="2640" w:type="dxa"/>
          </w:tcPr>
          <w:p w14:paraId="1864C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4245" w:type="dxa"/>
          </w:tcPr>
          <w:p w14:paraId="6CDFD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305" w:type="dxa"/>
          </w:tcPr>
          <w:p w14:paraId="62DC7F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</w:tbl>
    <w:p w14:paraId="42B0D772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1545FEDE" w14:textId="77777777" w:rsidR="009D43E8" w:rsidRDefault="00317F00">
      <w:pPr>
        <w:pStyle w:val="4"/>
        <w:rPr>
          <w:rFonts w:ascii="Arial" w:eastAsia="Arial" w:hAnsi="Arial" w:cs="Arial"/>
        </w:rPr>
      </w:pPr>
      <w:bookmarkStart w:id="1121" w:name="bookmark=id.u27pzh81c9vg" w:colFirst="0" w:colLast="0"/>
      <w:bookmarkEnd w:id="1121"/>
      <w:r>
        <w:rPr>
          <w:rFonts w:ascii="Arial" w:eastAsia="Arial" w:hAnsi="Arial" w:cs="Arial"/>
        </w:rPr>
        <w:lastRenderedPageBreak/>
        <w:t>II.3.4.1. §4.3.1 — канал телефония</w:t>
      </w:r>
    </w:p>
    <w:tbl>
      <w:tblPr>
        <w:tblStyle w:val="118"/>
        <w:tblW w:w="13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0"/>
        <w:gridCol w:w="4125"/>
        <w:gridCol w:w="6165"/>
        <w:gridCol w:w="1785"/>
      </w:tblGrid>
      <w:tr w:rsidR="009D43E8" w14:paraId="7B31756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0" w:type="dxa"/>
          </w:tcPr>
          <w:p w14:paraId="394F44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3114B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65" w:type="dxa"/>
          </w:tcPr>
          <w:p w14:paraId="02D198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5" w:type="dxa"/>
          </w:tcPr>
          <w:p w14:paraId="3DC2F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C169FD8" w14:textId="77777777" w:rsidTr="009D43E8">
        <w:tc>
          <w:tcPr>
            <w:tcW w:w="1470" w:type="dxa"/>
          </w:tcPr>
          <w:p w14:paraId="3371D8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125" w:type="dxa"/>
          </w:tcPr>
          <w:p w14:paraId="317CDFB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в канале телефония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(§4.3.1.1)</w:t>
            </w:r>
          </w:p>
        </w:tc>
        <w:tc>
          <w:tcPr>
            <w:tcW w:w="6165" w:type="dxa"/>
          </w:tcPr>
          <w:p w14:paraId="1E9F9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(§2.4 п.4) принимает входящий или совершает исходящий звонок; поступает аудиопоток для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телефонии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sdt>
              <w:sdtPr>
                <w:tag w:val="goog_rdk_142"/>
                <w:id w:val="1470647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intent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2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12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127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12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43"/>
                <w:id w:val="191456569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генерация подсказок, промпт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Part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оба компонента вызываются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 каждую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 оператор видит транскрипт +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INT-T (ASR), UC-SUF-T01.</w:t>
            </w:r>
          </w:p>
        </w:tc>
        <w:tc>
          <w:tcPr>
            <w:tcW w:w="1785" w:type="dxa"/>
          </w:tcPr>
          <w:p w14:paraId="6BF5B4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</w:tr>
      <w:tr w:rsidR="009D43E8" w14:paraId="5AF20ADA" w14:textId="77777777" w:rsidTr="009D43E8">
        <w:tc>
          <w:tcPr>
            <w:tcW w:w="1470" w:type="dxa"/>
          </w:tcPr>
          <w:p w14:paraId="1AFF0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4125" w:type="dxa"/>
          </w:tcPr>
          <w:p w14:paraId="448E4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только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-индекса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10419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в канале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-обращений к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режиме штатной эксплуатации.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карточки подсказок в панели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1785" w:type="dxa"/>
          </w:tcPr>
          <w:p w14:paraId="3556B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</w:tr>
      <w:tr w:rsidR="009D43E8" w14:paraId="3CAEC4CF" w14:textId="77777777" w:rsidTr="009D43E8">
        <w:tc>
          <w:tcPr>
            <w:tcW w:w="1470" w:type="dxa"/>
          </w:tcPr>
          <w:p w14:paraId="1297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4125" w:type="dxa"/>
          </w:tcPr>
          <w:p w14:paraId="4E4DD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Ранжирование подсказок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 наибольшей к наименьшей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на реплику (настраиваемо); при смене тематики —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(§4.6.2.2.3)</w:t>
            </w:r>
          </w:p>
        </w:tc>
        <w:tc>
          <w:tcPr>
            <w:tcW w:w="6165" w:type="dxa"/>
          </w:tcPr>
          <w:p w14:paraId="1B7ABD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реплика клиента в телефонии или смена тематики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сортировка по убыванию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отображение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каждой карточке (§4.6.2.2.3); сброс при смене намерения.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3–5 ранжированных карточек (параметр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 умолчанию 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4EB62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4.6.2.2.3</w:t>
            </w:r>
          </w:p>
        </w:tc>
      </w:tr>
      <w:tr w:rsidR="009D43E8" w14:paraId="42230BFD" w14:textId="77777777" w:rsidTr="009D43E8">
        <w:tc>
          <w:tcPr>
            <w:tcW w:w="1470" w:type="dxa"/>
          </w:tcPr>
          <w:p w14:paraId="17C108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125" w:type="dxa"/>
          </w:tcPr>
          <w:p w14:paraId="63608B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+ 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доп. материалы — только оператору; открытие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(§4.3.1.7–8)</w:t>
            </w:r>
          </w:p>
        </w:tc>
        <w:tc>
          <w:tcPr>
            <w:tcW w:w="6165" w:type="dxa"/>
          </w:tcPr>
          <w:p w14:paraId="09C87D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названием статьи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метаданные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вложения §4.3.1.7;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target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название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статьи кликабельно; статья открыта в новой вкладке браузера.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1785" w:type="dxa"/>
          </w:tcPr>
          <w:p w14:paraId="6B8AA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4.3.1.7, 4.3.1.8</w:t>
            </w:r>
          </w:p>
        </w:tc>
      </w:tr>
      <w:tr w:rsidR="009D43E8" w14:paraId="50E6CA84" w14:textId="77777777" w:rsidTr="009D43E8">
        <w:tc>
          <w:tcPr>
            <w:tcW w:w="1470" w:type="dxa"/>
          </w:tcPr>
          <w:p w14:paraId="558FC4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125" w:type="dxa"/>
          </w:tcPr>
          <w:p w14:paraId="07854D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Преобразование речи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>
            <w:tcW w:w="6165" w:type="dxa"/>
          </w:tcPr>
          <w:p w14:paraId="1FFC9E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соедин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с оператором канала телефония;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запускается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 момента соединения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преобразование речи клиента в текст начинается без ожидания ручного действия оператора. Разделение реплик оператора и клиента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2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3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3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133" w:author="Никита Гринь" w:date="2026-07-31T10:55:00Z" w16du:dateUtc="2026-07-31T07:55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134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135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136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13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(§4.2.2.12); потоковая обработка речи обеих сторон и контекст диалога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3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4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41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42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4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транскрипта речи клиента с первой секунды соединения.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39536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</w:tr>
      <w:tr w:rsidR="009D43E8" w14:paraId="32FA226E" w14:textId="77777777" w:rsidTr="009D43E8">
        <w:tc>
          <w:tcPr>
            <w:tcW w:w="1470" w:type="dxa"/>
          </w:tcPr>
          <w:p w14:paraId="40F41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4125" w:type="dxa"/>
          </w:tcPr>
          <w:p w14:paraId="6F4791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мгновенно передаваться после преобразования речи в текст текстовые данные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формирования ответа и передачи его оператору канала телефония, тратя на данные действия в совокупности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1–2 секунд на каждую реплику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(§4.3.1.4;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7AAAAD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финальная реплика клиента после преобразования речи в текст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канал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44"/>
                <w:id w:val="11620576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конвейер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передача текстовых данных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 отображение карточек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45"/>
                <w:id w:val="-10976499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4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4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4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4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148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149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150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онлайн-чата — отдельно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5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5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54" w:author="Никита Гринь" w:date="2026-07-31T10:55:00Z" w16du:dateUtc="2026-07-31T07:55:00Z">
                  <w:rPr/>
                </w:rPrChange>
              </w:rPr>
              <w:instrText>.7</w:instrText>
            </w:r>
            <w:r>
              <w:instrText>mw</w:instrText>
            </w:r>
            <w:r w:rsidRPr="003339CA">
              <w:rPr>
                <w:lang w:val="ru-RU"/>
                <w:rPrChange w:id="1155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dnhkpw</w:instrText>
            </w:r>
            <w:r w:rsidRPr="003339CA">
              <w:rPr>
                <w:lang w:val="ru-RU"/>
                <w:rPrChange w:id="1156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b</w:instrText>
            </w:r>
            <w:r w:rsidRPr="003339CA">
              <w:rPr>
                <w:lang w:val="ru-RU"/>
                <w:rPrChange w:id="115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10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карточка подсказки отображается оператору канала телефония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1785" w:type="dxa"/>
          </w:tcPr>
          <w:p w14:paraId="59692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</w:tr>
      <w:tr w:rsidR="009D43E8" w14:paraId="209D12FE" w14:textId="77777777" w:rsidTr="009D43E8">
        <w:tc>
          <w:tcPr>
            <w:tcW w:w="1470" w:type="dxa"/>
          </w:tcPr>
          <w:p w14:paraId="4107AD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125" w:type="dxa"/>
          </w:tcPr>
          <w:p w14:paraId="5E99E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фиксироваться обратная связь по предоставленному ответу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нажатия оператором канала телефония в окне разговора с клиентом одной из кнопок: «воспользовался», «не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воспользовался», «неполный ответ» (§4.3.1.9)</w:t>
            </w:r>
          </w:p>
        </w:tc>
        <w:tc>
          <w:tcPr>
            <w:tcW w:w="6165" w:type="dxa"/>
          </w:tcPr>
          <w:p w14:paraId="505A85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оценивает подсказку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окне разговора с клиентом.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46"/>
                <w:id w:val="18370736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кнопки отображаются под каждой подсказкой (§4.6.2.2.4).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04.</w:t>
            </w:r>
          </w:p>
        </w:tc>
        <w:tc>
          <w:tcPr>
            <w:tcW w:w="1785" w:type="dxa"/>
          </w:tcPr>
          <w:p w14:paraId="3BB16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4.3.1.9</w:t>
            </w:r>
          </w:p>
        </w:tc>
      </w:tr>
      <w:tr w:rsidR="009D43E8" w14:paraId="580DED96" w14:textId="77777777" w:rsidTr="009D43E8">
        <w:tc>
          <w:tcPr>
            <w:tcW w:w="1470" w:type="dxa"/>
          </w:tcPr>
          <w:p w14:paraId="44EE6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4125" w:type="dxa"/>
          </w:tcPr>
          <w:p w14:paraId="097C3E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должно отключаться при проставлении оператором канала телефония отметки, что предоставляется не консультация, а услуга, с возможностью повторного включения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в ходе разговора (§4.6.2.3.3)</w:t>
            </w:r>
          </w:p>
        </w:tc>
        <w:tc>
          <w:tcPr>
            <w:tcW w:w="6165" w:type="dxa"/>
          </w:tcPr>
          <w:p w14:paraId="7E7B98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новых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того же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66975E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71DED11B" w14:textId="77777777" w:rsidTr="009D43E8">
        <w:tc>
          <w:tcPr>
            <w:tcW w:w="1470" w:type="dxa"/>
          </w:tcPr>
          <w:p w14:paraId="29606E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4125" w:type="dxa"/>
          </w:tcPr>
          <w:p w14:paraId="738005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Отдельный интерфейс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телефония §2.4 п.4</w:t>
            </w:r>
          </w:p>
        </w:tc>
        <w:tc>
          <w:tcPr>
            <w:tcW w:w="6165" w:type="dxa"/>
          </w:tcPr>
          <w:p w14:paraId="115A2D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§2.4 п.4 начинает смену.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вкладок «Ассистент»/«Документы»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5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6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только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4B9A1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  <w:tr w:rsidR="009D43E8" w14:paraId="1D9393C7" w14:textId="77777777" w:rsidTr="009D43E8">
        <w:tc>
          <w:tcPr>
            <w:tcW w:w="1470" w:type="dxa"/>
          </w:tcPr>
          <w:p w14:paraId="0C08D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FR-SUF-11</w:t>
            </w:r>
          </w:p>
        </w:tc>
        <w:tc>
          <w:tcPr>
            <w:tcW w:w="4125" w:type="dxa"/>
          </w:tcPr>
          <w:p w14:paraId="4B3528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формируются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каждую новую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активной сессии телефонии;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 карточек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реплику (§4.6.2.2.1); привязка к строке транскрипта (§4.6.2.2.2); обновление карточек по мере поступления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одна подсказка в начале диалога</w:t>
            </w:r>
          </w:p>
        </w:tc>
        <w:tc>
          <w:tcPr>
            <w:tcW w:w="6165" w:type="dxa"/>
          </w:tcPr>
          <w:p w14:paraId="51656A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каждая новая реплика клиента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подавление дублей 300 мс;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возвращает до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(3–5) ранжированных ответов; привязка к строке транскрипта;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6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6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67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68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>
              <w:fldChar w:fldCharType="end"/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9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70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71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72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73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74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sdt>
              <w:sdtPr>
                <w:tag w:val="goog_rdk_147"/>
                <w:id w:val="20821654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реплику,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148"/>
                <w:id w:val="6832859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пара «реплика → 3–5 подсказок с %» в ленте окна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(макет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7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7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7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78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179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180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181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SUF-T-08, SUF-T-14.</w:t>
            </w:r>
          </w:p>
        </w:tc>
        <w:tc>
          <w:tcPr>
            <w:tcW w:w="1785" w:type="dxa"/>
          </w:tcPr>
          <w:p w14:paraId="3ABA7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4.3.1.4, 4.6.2.2.1, 4.6.2.2.2</w:t>
            </w:r>
          </w:p>
        </w:tc>
      </w:tr>
      <w:tr w:rsidR="009D43E8" w14:paraId="664874FD" w14:textId="77777777" w:rsidTr="009D43E8">
        <w:tc>
          <w:tcPr>
            <w:tcW w:w="1470" w:type="dxa"/>
          </w:tcPr>
          <w:p w14:paraId="4198E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  <w:tc>
          <w:tcPr>
            <w:tcW w:w="4125" w:type="dxa"/>
          </w:tcPr>
          <w:p w14:paraId="22A354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для операторов канала телефонии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разговора с клиентом;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свернуть/раскрыть,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отключить или вызвать снова (§4.6.2.1, §4.6.2.3.1)</w:t>
            </w:r>
          </w:p>
        </w:tc>
        <w:tc>
          <w:tcPr>
            <w:tcW w:w="6165" w:type="dxa"/>
          </w:tcPr>
          <w:p w14:paraId="6EEEC1A4" w14:textId="5B23745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отдельное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82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83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84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85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86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(§4.6.2.1),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свернуть/раскрыть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полностью отключить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(в фоновом режиме продолжит 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работать)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вызвать снова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лаунчер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 / системный трей / автоматически 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(§4.6.2.3.1,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8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8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8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90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91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9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-20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 Ассистент оператора КЦ — отдельное окно из лаунчера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9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9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9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96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1197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1198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смешиваются в одной панели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SUF-T-13.</w:t>
            </w:r>
          </w:p>
        </w:tc>
        <w:tc>
          <w:tcPr>
            <w:tcW w:w="1785" w:type="dxa"/>
          </w:tcPr>
          <w:p w14:paraId="5887A1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4.6.2.1, 4.6.2.3.1</w:t>
            </w:r>
          </w:p>
        </w:tc>
      </w:tr>
      <w:tr w:rsidR="009D43E8" w14:paraId="49CC7200" w14:textId="77777777" w:rsidTr="009D43E8">
        <w:tc>
          <w:tcPr>
            <w:tcW w:w="1470" w:type="dxa"/>
          </w:tcPr>
          <w:p w14:paraId="04BCF6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125" w:type="dxa"/>
          </w:tcPr>
          <w:p w14:paraId="603889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Многоязычность:</w:t>
            </w:r>
            <w:sdt>
              <w:sdtPr>
                <w:tag w:val="goog_rdk_149"/>
                <w:id w:val="732354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автоопределение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(≥99%);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-запроса оператору три блока: (1) вопрос + перевод, (2)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клиента, (3)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проверки (§4.3.1.10–11)</w:t>
                </w:r>
              </w:sdtContent>
            </w:sdt>
          </w:p>
        </w:tc>
        <w:tc>
          <w:tcPr>
            <w:tcW w:w="6165" w:type="dxa"/>
          </w:tcPr>
          <w:p w14:paraId="74084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0"/>
                <w:id w:val="1322625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определение языка запроса ≥99%;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-запросов — три блока ответа.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перевод, ответ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клиента и ответ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проверки оператором.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1785" w:type="dxa"/>
          </w:tcPr>
          <w:p w14:paraId="7C1B99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4.3.1.10–11, 4.3.2.9</w:t>
            </w:r>
          </w:p>
        </w:tc>
      </w:tr>
      <w:tr w:rsidR="009D43E8" w14:paraId="3D3A2681" w14:textId="77777777" w:rsidTr="009D43E8">
        <w:tc>
          <w:tcPr>
            <w:tcW w:w="1470" w:type="dxa"/>
          </w:tcPr>
          <w:p w14:paraId="433E4C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125" w:type="dxa"/>
          </w:tcPr>
          <w:p w14:paraId="481651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Контекст истории клиента: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история по идентификаторам (телефон,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каналах;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(верхнеуровневый и детальный по запросу); настраиваемая глубина через промпты; контекст предыдущих диалогов в ответах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 (§4.3.1.13–14, §4.3.2.11–12)</w:t>
            </w:r>
          </w:p>
        </w:tc>
        <w:tc>
          <w:tcPr>
            <w:tcW w:w="6165" w:type="dxa"/>
          </w:tcPr>
          <w:p w14:paraId="1B382E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идентификатор клиента: телефон или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новую реплику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кросс-канальной истории (телефония + онлайн-чат); формирование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/ФИО оператора из телефонии); вставка контекста в промпт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555F1F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3985F98" w14:textId="77777777" w:rsidTr="009D43E8">
        <w:tc>
          <w:tcPr>
            <w:tcW w:w="1470" w:type="dxa"/>
          </w:tcPr>
          <w:p w14:paraId="7AE403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125" w:type="dxa"/>
          </w:tcPr>
          <w:p w14:paraId="18736AC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нераспознанном запросе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сообщение оператору «запрос не распознан» (аналог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03 для онлайн-чата)</w:t>
            </w:r>
          </w:p>
        </w:tc>
        <w:tc>
          <w:tcPr>
            <w:tcW w:w="6165" w:type="dxa"/>
          </w:tcPr>
          <w:p w14:paraId="1ED42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в телефонии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негативный сценарий.</w:t>
            </w:r>
          </w:p>
        </w:tc>
        <w:tc>
          <w:tcPr>
            <w:tcW w:w="1785" w:type="dxa"/>
          </w:tcPr>
          <w:p w14:paraId="4BBE6E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</w:tr>
      <w:tr w:rsidR="009D43E8" w14:paraId="1DD826A8" w14:textId="77777777" w:rsidTr="009D43E8">
        <w:tc>
          <w:tcPr>
            <w:tcW w:w="1470" w:type="dxa"/>
          </w:tcPr>
          <w:p w14:paraId="67983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  <w:tc>
          <w:tcPr>
            <w:tcW w:w="4125" w:type="dxa"/>
          </w:tcPr>
          <w:p w14:paraId="56411B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Лаконичный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хронология реплик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151"/>
                <w:id w:val="111690670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sdt>
              <w:sdtPr>
                <w:tag w:val="goog_rdk_152"/>
                <w:id w:val="-6048468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текст ≤ 500 символов; ссылка СУЗ =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обратная связь §4.3.1.9;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элементов чата на телефонии</w:t>
            </w:r>
          </w:p>
        </w:tc>
        <w:tc>
          <w:tcPr>
            <w:tcW w:w="6165" w:type="dxa"/>
          </w:tcPr>
          <w:p w14:paraId="1AD6E2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активная сессия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компактный интерфейс: реплики оператора в ленте (§4.6.2.2.1); 3–5 подсказок,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привязанных к реплике клиента (§4.6.2.2.2); % на карточке (§4.6.2.2.3); карточки подсказок — компактный предпросмотр,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полным текстом, ссылкой СУЗ и обратной связью (§4.6.2.2.4); без «Отправить/Редактировать».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лента «реплики + подсказки» без перегруза.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phone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785" w:type="dxa"/>
          </w:tcPr>
          <w:p w14:paraId="40C698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4.6.2.2.1–4</w:t>
            </w:r>
          </w:p>
        </w:tc>
      </w:tr>
      <w:tr w:rsidR="009D43E8" w14:paraId="369C8387" w14:textId="77777777" w:rsidTr="009D43E8">
        <w:tc>
          <w:tcPr>
            <w:tcW w:w="1470" w:type="dxa"/>
          </w:tcPr>
          <w:p w14:paraId="084FB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FR-SUF-17</w:t>
            </w:r>
          </w:p>
        </w:tc>
        <w:tc>
          <w:tcPr>
            <w:tcW w:w="4125" w:type="dxa"/>
          </w:tcPr>
          <w:p w14:paraId="75A12EF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Архитектура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собственное векторное хранилище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СУЗ через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</w:p>
        </w:tc>
        <w:tc>
          <w:tcPr>
            <w:tcW w:w="6165" w:type="dxa"/>
          </w:tcPr>
          <w:p w14:paraId="43943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публикация или изменение статьи в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3"/>
                <w:id w:val="-14772451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модель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vector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без runtime HTTP к Bitrix.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INT-T-SUZ-01.</w:t>
            </w:r>
          </w:p>
        </w:tc>
        <w:tc>
          <w:tcPr>
            <w:tcW w:w="1785" w:type="dxa"/>
          </w:tcPr>
          <w:p w14:paraId="291F7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4.5.1.3</w:t>
            </w:r>
          </w:p>
        </w:tc>
      </w:tr>
      <w:tr w:rsidR="009D43E8" w14:paraId="6D077B85" w14:textId="77777777" w:rsidTr="009D43E8">
        <w:tc>
          <w:tcPr>
            <w:tcW w:w="1470" w:type="dxa"/>
          </w:tcPr>
          <w:p w14:paraId="2D6E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125" w:type="dxa"/>
          </w:tcPr>
          <w:p w14:paraId="08B69AE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обрабатываться речь клиента и оператора канала телефония в режиме реального времени (как во время входящих, так и исходящих телефонных вызовов), обеспечивая точный перевод речи в текст с привязкой к контексту разговора (§4.3.1.3)</w:t>
            </w:r>
          </w:p>
        </w:tc>
        <w:tc>
          <w:tcPr>
            <w:tcW w:w="6165" w:type="dxa"/>
          </w:tcPr>
          <w:p w14:paraId="6062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звонок; двухсторонний аудиопоток клиент + оператор.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99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00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01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02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203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204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205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206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207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sdt>
              <w:sdtPr>
                <w:tag w:val="goog_rdk_154"/>
                <w:id w:val="194677730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транскрипты ≤1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0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0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1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11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212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213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214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215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216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меткой говорящего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привязка реплик 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хронологии и контексту диалога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1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1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1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20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221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22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Старт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клиента с момента соединения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2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2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2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26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227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228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актуальная лента реплик клиента и оператора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 (ASR), SUF-T-01, SUF-T-12, FR-ASR-12.</w:t>
            </w:r>
          </w:p>
        </w:tc>
        <w:tc>
          <w:tcPr>
            <w:tcW w:w="1785" w:type="dxa"/>
          </w:tcPr>
          <w:p w14:paraId="3CDFB3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готово</w:t>
            </w:r>
          </w:p>
        </w:tc>
      </w:tr>
      <w:tr w:rsidR="009D43E8" w14:paraId="06B75D58" w14:textId="77777777" w:rsidTr="009D43E8">
        <w:tc>
          <w:tcPr>
            <w:tcW w:w="1470" w:type="dxa"/>
          </w:tcPr>
          <w:p w14:paraId="531A7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125" w:type="dxa"/>
          </w:tcPr>
          <w:p w14:paraId="3A14E2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извлекать информацию из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возвращать ответ, подходящий к запросу (§4.3.1.5)</w:t>
            </w:r>
          </w:p>
        </w:tc>
        <w:tc>
          <w:tcPr>
            <w:tcW w:w="6165" w:type="dxa"/>
          </w:tcPr>
          <w:p w14:paraId="4E4D86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финальная реплика клиента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5"/>
                <w:id w:val="130174777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retriever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 индексу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6"/>
                <w:id w:val="94577906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формирует 3–5 ранжированных ответов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только контент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подсказок, релевантных запросу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0F212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4.3.1.5</w:t>
            </w:r>
          </w:p>
        </w:tc>
      </w:tr>
      <w:tr w:rsidR="009D43E8" w14:paraId="78512E1B" w14:textId="77777777" w:rsidTr="009D43E8">
        <w:tc>
          <w:tcPr>
            <w:tcW w:w="1470" w:type="dxa"/>
          </w:tcPr>
          <w:p w14:paraId="4384A1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125" w:type="dxa"/>
          </w:tcPr>
          <w:p w14:paraId="5245F5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Передача ответа оператору канала телефония должна происходить в окне разговора с клиентом, которое видит оператор канала телефония с момента принятия вызова либо осуществления исходящего вызова (§4.3.1.6)</w:t>
            </w:r>
          </w:p>
        </w:tc>
        <w:tc>
          <w:tcPr>
            <w:tcW w:w="6165" w:type="dxa"/>
          </w:tcPr>
          <w:p w14:paraId="60DC33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принял входящий или инициировал исходящий вызов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открытие/активация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отдельного окна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-1); подсказки отображаются в этом окне с первой реплики, без ожидания ручного вызова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с момента соединения с клиентом.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SUF-T-13, FR-UI-CC-05.</w:t>
            </w:r>
          </w:p>
        </w:tc>
        <w:tc>
          <w:tcPr>
            <w:tcW w:w="1785" w:type="dxa"/>
          </w:tcPr>
          <w:p w14:paraId="7AB7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</w:tbl>
    <w:p w14:paraId="5D62BBB7" w14:textId="77777777" w:rsidR="009D43E8" w:rsidRDefault="00317F00">
      <w:pPr>
        <w:pStyle w:val="4"/>
        <w:rPr>
          <w:rFonts w:ascii="Arial" w:eastAsia="Arial" w:hAnsi="Arial" w:cs="Arial"/>
        </w:rPr>
      </w:pPr>
      <w:bookmarkStart w:id="1229" w:name="bookmark=id.7mw6dnhkpw1b" w:colFirst="0" w:colLast="0"/>
      <w:bookmarkEnd w:id="1229"/>
      <w:r>
        <w:rPr>
          <w:rFonts w:ascii="Arial" w:eastAsia="Arial" w:hAnsi="Arial" w:cs="Arial"/>
        </w:rPr>
        <w:t>II.3.4.2. §4.3.2 — канал онлайн-чат</w:t>
      </w:r>
    </w:p>
    <w:p w14:paraId="2FC849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-размещение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</w:t>
      </w:r>
      <w:r>
        <w:fldChar w:fldCharType="begin"/>
      </w:r>
      <w:r>
        <w:instrText>HYPERLINK</w:instrText>
      </w:r>
      <w:r w:rsidRPr="003339CA">
        <w:rPr>
          <w:lang w:val="ru-RU"/>
          <w:rPrChange w:id="123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23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23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33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234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235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23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-3. </w:t>
      </w:r>
      <w:r>
        <w:rPr>
          <w:rFonts w:ascii="Arial" w:eastAsia="Arial" w:hAnsi="Arial" w:cs="Arial"/>
          <w:color w:val="000000"/>
        </w:rPr>
        <w:t xml:space="preserve">Требования §4.4 (платформа онлайн-чат) — </w:t>
      </w:r>
      <w:r>
        <w:rPr>
          <w:rFonts w:ascii="Arial" w:eastAsia="Arial" w:hAnsi="Arial" w:cs="Arial"/>
          <w:b/>
          <w:bCs/>
          <w:color w:val="000000"/>
        </w:rPr>
        <w:t>не</w:t>
      </w:r>
      <w:r>
        <w:rPr>
          <w:rFonts w:ascii="Arial" w:eastAsia="Arial" w:hAnsi="Arial" w:cs="Arial"/>
          <w:color w:val="000000"/>
        </w:rPr>
        <w:t xml:space="preserve"> в данной таблице (</w:t>
      </w:r>
      <w:hyperlink w:anchor="bookmark=id.kkdo6hgu9d54">
        <w:r>
          <w:rPr>
            <w:rFonts w:ascii="Arial" w:eastAsia="Arial" w:hAnsi="Arial" w:cs="Arial"/>
            <w:color w:val="156082"/>
          </w:rPr>
          <w:t>II.5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117"/>
        <w:tblW w:w="13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3885"/>
        <w:gridCol w:w="6225"/>
        <w:gridCol w:w="2070"/>
      </w:tblGrid>
      <w:tr w:rsidR="009D43E8" w14:paraId="1D40A0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31C039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85" w:type="dxa"/>
          </w:tcPr>
          <w:p w14:paraId="36627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25" w:type="dxa"/>
          </w:tcPr>
          <w:p w14:paraId="7A698D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70" w:type="dxa"/>
          </w:tcPr>
          <w:p w14:paraId="3E60A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602D40C" w14:textId="77777777" w:rsidTr="009D43E8">
        <w:tc>
          <w:tcPr>
            <w:tcW w:w="1635" w:type="dxa"/>
          </w:tcPr>
          <w:p w14:paraId="535BE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3885" w:type="dxa"/>
          </w:tcPr>
          <w:p w14:paraId="07BF00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онлайн-чат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(§4.3.2.1)</w:t>
            </w:r>
          </w:p>
        </w:tc>
        <w:tc>
          <w:tcPr>
            <w:tcW w:w="6225" w:type="dxa"/>
          </w:tcPr>
          <w:p w14:paraId="4573F6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активный диалог; клиент отправляет текстовое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тексту сообщения,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3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3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3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40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241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242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24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7"/>
                <w:id w:val="314111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sdt>
              <w:sdtPr>
                <w:tag w:val="goog_rdk_158"/>
                <w:id w:val="21411336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платформы онлайн-чат → сервис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 —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01.</w:t>
            </w:r>
          </w:p>
        </w:tc>
        <w:tc>
          <w:tcPr>
            <w:tcW w:w="2070" w:type="dxa"/>
          </w:tcPr>
          <w:p w14:paraId="0CB926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</w:tr>
      <w:tr w:rsidR="009D43E8" w14:paraId="05D88608" w14:textId="77777777" w:rsidTr="009D43E8">
        <w:tc>
          <w:tcPr>
            <w:tcW w:w="1635" w:type="dxa"/>
          </w:tcPr>
          <w:p w14:paraId="258DA4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3885" w:type="dxa"/>
          </w:tcPr>
          <w:p w14:paraId="45F281C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Рабочее место операторов онлайн-чата: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базы знаний; ранжирование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при смене тематики (§4.3.2.4)</w:t>
            </w:r>
          </w:p>
        </w:tc>
        <w:tc>
          <w:tcPr>
            <w:tcW w:w="6225" w:type="dxa"/>
          </w:tcPr>
          <w:p w14:paraId="03693A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новое сообщение клиента или смена темы переписки.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сортировка карточек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3–5 подсказок с %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с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ранжированными карточками.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76E33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4.3.2.4</w:t>
            </w:r>
          </w:p>
        </w:tc>
      </w:tr>
      <w:tr w:rsidR="009D43E8" w14:paraId="1BE453A4" w14:textId="77777777" w:rsidTr="009D43E8">
        <w:tc>
          <w:tcPr>
            <w:tcW w:w="1635" w:type="dxa"/>
          </w:tcPr>
          <w:p w14:paraId="5E9AA3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3885" w:type="dxa"/>
          </w:tcPr>
          <w:p w14:paraId="6D746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редактирует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предложенный ответ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генерирует новый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отправкой; «Вставить»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клиенту; лог: 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 (§4.3.2.6–7)</w:t>
            </w:r>
          </w:p>
        </w:tc>
        <w:tc>
          <w:tcPr>
            <w:tcW w:w="6225" w:type="dxa"/>
          </w:tcPr>
          <w:p w14:paraId="26534E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 в ответ» или редактирует черновик.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оператором»; возможность продолжить диалог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2070" w:type="dxa"/>
          </w:tcPr>
          <w:p w14:paraId="64EAB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4.3.2.6, 4.3.2.7</w:t>
            </w:r>
          </w:p>
        </w:tc>
      </w:tr>
      <w:tr w:rsidR="009D43E8" w14:paraId="5A7DDED0" w14:textId="77777777" w:rsidTr="009D43E8">
        <w:tc>
          <w:tcPr>
            <w:tcW w:w="1635" w:type="dxa"/>
          </w:tcPr>
          <w:p w14:paraId="216975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FR-SUF-C03</w:t>
            </w:r>
          </w:p>
        </w:tc>
        <w:tc>
          <w:tcPr>
            <w:tcW w:w="3885" w:type="dxa"/>
          </w:tcPr>
          <w:p w14:paraId="65BE14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недоступности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оператор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вручную</w:t>
            </w:r>
          </w:p>
        </w:tc>
        <w:tc>
          <w:tcPr>
            <w:tcW w:w="6225" w:type="dxa"/>
          </w:tcPr>
          <w:p w14:paraId="48292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graceful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degradation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баннер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оператор отвечает вручную.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 (негативный сценарий).</w:t>
            </w:r>
          </w:p>
        </w:tc>
        <w:tc>
          <w:tcPr>
            <w:tcW w:w="2070" w:type="dxa"/>
          </w:tcPr>
          <w:p w14:paraId="6EC6C4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</w:t>
            </w:r>
          </w:p>
        </w:tc>
      </w:tr>
      <w:tr w:rsidR="009D43E8" w14:paraId="2C614D92" w14:textId="77777777" w:rsidTr="009D43E8">
        <w:tc>
          <w:tcPr>
            <w:tcW w:w="1635" w:type="dxa"/>
          </w:tcPr>
          <w:p w14:paraId="29D9B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3885" w:type="dxa"/>
          </w:tcPr>
          <w:p w14:paraId="1F71960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фиксироваться обратная связь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 нажатия оператором онлайн-чата одной из кнопок: «воспользовался», «не воспользовался», «неполный ответ» (§4.3.2.5)</w:t>
            </w:r>
          </w:p>
        </w:tc>
        <w:tc>
          <w:tcPr>
            <w:tcW w:w="6225" w:type="dxa"/>
          </w:tcPr>
          <w:p w14:paraId="63946F3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оценивает подсказку в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 (при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раскрытии,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59"/>
                <w:id w:val="-558799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доступна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тах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507B7C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</w:tr>
      <w:tr w:rsidR="009D43E8" w14:paraId="21D17B0E" w14:textId="77777777" w:rsidTr="009D43E8">
        <w:tc>
          <w:tcPr>
            <w:tcW w:w="1635" w:type="dxa"/>
          </w:tcPr>
          <w:p w14:paraId="2BE9A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3885" w:type="dxa"/>
          </w:tcPr>
          <w:p w14:paraId="3E2E01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формироваться оповещение оператору онлайн-чата о том, что клиенту будет отправлен сценарий диалога; после оповещения — автоматическая переписка по сценарию </w:t>
            </w:r>
            <w:r>
              <w:rPr>
                <w:rFonts w:ascii="Arial" w:eastAsia="Arial" w:hAnsi="Arial" w:cs="Arial"/>
                <w:color w:val="000000"/>
              </w:rPr>
              <w:t>(§4.3.2.8)</w:t>
            </w:r>
          </w:p>
        </w:tc>
        <w:tc>
          <w:tcPr>
            <w:tcW w:w="6225" w:type="dxa"/>
          </w:tcPr>
          <w:p w14:paraId="05F6B5DC" w14:textId="0E7FA055" w:rsidR="009D43E8" w:rsidRPr="004E522C" w:rsidRDefault="00280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244" w:author="Никита Гринь" w:date="2026-07-31T13:44:00Z" w16du:dateUtc="2026-07-31T10:44:00Z">
              <w:r w:rsidRPr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45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 xml:space="preserve">выбранная оператором подсказка содержит привязанный диалоговый сценарий (scenario_id). Сценарий заранее создаётся Администратором диалоговых сценариев (§2.4 п.6) в редакторе сценариев (II.3.5.1); первые порядка 50 при вводе в ПЭ настраивает Подрядчик. Механизм реализации: модальное оповещение в АРМ → подтверждение оператора → запуск авто-диалога ботом первой линии по уже существующему сценарию; оператор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46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может прервать. Выход: клиент получает сообщения сценария; оператор видит статус «авто-диалог активен». Приёмка: CHAT-T-10, FR-SCR-06.</w:t>
              </w:r>
            </w:ins>
            <w:del w:id="1247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выбранная оператором подсказка содержит привязанный диалоговый сценарий (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). </w:delText>
              </w:r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1248" w:author="Никита Гринь" w:date="2026-07-31T13:44:00Z"/>
            <w:sdt>
              <w:sdtPr>
                <w:tag w:val="goog_rdk_160"/>
                <w:id w:val="-1383603779"/>
              </w:sdtPr>
              <w:sdtContent>
                <w:customXmlDelRangeEnd w:id="1248"/>
                <w:del w:id="1249" w:author="Никита Гринь" w:date="2026-07-31T13:44:00Z" w16du:dateUtc="2026-07-31T10:44:00Z">
                  <w:r w:rsidR="00317F00" w:rsidRPr="003C42DA" w:rsidDel="00280C5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модальное оповещение в АРМ → подтверждение → запуск авто-диалога ботом первой линии по сценарию; оператор может прервать. </w:delText>
                  </w:r>
                </w:del>
                <w:customXmlDelRangeStart w:id="1250" w:author="Никита Гринь" w:date="2026-07-31T13:44:00Z"/>
              </w:sdtContent>
            </w:sdt>
            <w:customXmlDelRangeEnd w:id="1250"/>
            <w:del w:id="1251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клиент получает сообщения сценария; оператор видит статус «</w:delText>
              </w:r>
              <w:commentRangeStart w:id="1252"/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авто-диалог </w:delText>
              </w:r>
              <w:commentRangeEnd w:id="1252"/>
              <w:r w:rsidR="004E522C" w:rsidRPr="003C42DA" w:rsidDel="00280C5F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252"/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активен». 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-10,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FR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SCR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-06.</w:delText>
              </w:r>
            </w:del>
          </w:p>
        </w:tc>
        <w:tc>
          <w:tcPr>
            <w:tcW w:w="2070" w:type="dxa"/>
          </w:tcPr>
          <w:p w14:paraId="64AB7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2186F30B" w14:textId="77777777" w:rsidTr="009D43E8">
        <w:tc>
          <w:tcPr>
            <w:tcW w:w="1635" w:type="dxa"/>
          </w:tcPr>
          <w:p w14:paraId="7C6A7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</w:t>
            </w:r>
          </w:p>
        </w:tc>
        <w:tc>
          <w:tcPr>
            <w:tcW w:w="3885" w:type="dxa"/>
          </w:tcPr>
          <w:p w14:paraId="1C1314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— фокус оператора;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используется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онлайн-чата</w:t>
            </w:r>
          </w:p>
        </w:tc>
        <w:tc>
          <w:tcPr>
            <w:tcW w:w="6225" w:type="dxa"/>
          </w:tcPr>
          <w:p w14:paraId="2318E1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только в правой панели АРМ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5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5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5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56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fe</w:instrText>
            </w:r>
            <w:r w:rsidRPr="003339CA">
              <w:rPr>
                <w:lang w:val="ru-RU"/>
                <w:rPrChange w:id="1257" w:author="Никита Гринь" w:date="2026-07-31T10:56:00Z" w16du:dateUtc="2026-07-31T07:56:00Z">
                  <w:rPr/>
                </w:rPrChange>
              </w:rPr>
              <w:instrText>42</w:instrText>
            </w:r>
            <w:r>
              <w:instrText>mr</w:instrText>
            </w:r>
            <w:r w:rsidRPr="003339CA">
              <w:rPr>
                <w:lang w:val="ru-RU"/>
                <w:rPrChange w:id="1258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qcsmh</w:instrText>
            </w:r>
            <w:r w:rsidRPr="003339CA">
              <w:rPr>
                <w:lang w:val="ru-RU"/>
                <w:rPrChange w:id="1259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вкладки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в АРМ, не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70" w:type="dxa"/>
          </w:tcPr>
          <w:p w14:paraId="0C7FE5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4.3.2.1, 4.6.3.1</w:t>
            </w:r>
          </w:p>
        </w:tc>
      </w:tr>
      <w:tr w:rsidR="009D43E8" w14:paraId="48C983D6" w14:textId="77777777" w:rsidTr="009D43E8">
        <w:tc>
          <w:tcPr>
            <w:tcW w:w="1635" w:type="dxa"/>
          </w:tcPr>
          <w:p w14:paraId="5126B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FR-SUF-C08</w:t>
            </w:r>
          </w:p>
        </w:tc>
        <w:tc>
          <w:tcPr>
            <w:tcW w:w="3885" w:type="dxa"/>
          </w:tcPr>
          <w:p w14:paraId="55AFC80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1"/>
                <w:id w:val="50828633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Компактная панель: «сообщение клиента → подсказка»; «Вставить в ответ»; ссылка СУЗ =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162"/>
                <w:id w:val="174143928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(§4.3.2, §4.6.3)</w:t>
                </w:r>
              </w:sdtContent>
            </w:sdt>
          </w:p>
        </w:tc>
        <w:tc>
          <w:tcPr>
            <w:tcW w:w="6225" w:type="dxa"/>
          </w:tcPr>
          <w:p w14:paraId="539A46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компактная панель без лишних блоков; карточки подсказок — компактный предпросмотр (2 строки),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«Вставить в ответ», ссылкой СУЗ и обратной связью §4.3.2.5; кликабельное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без метки «СУЗ».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6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63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264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265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266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CHAT-T-04, SUF-T-02, FR-CC-14.</w:t>
            </w:r>
          </w:p>
        </w:tc>
        <w:tc>
          <w:tcPr>
            <w:tcW w:w="2070" w:type="dxa"/>
          </w:tcPr>
          <w:p w14:paraId="607D7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4.3.2, 4.6.3</w:t>
            </w:r>
          </w:p>
        </w:tc>
      </w:tr>
      <w:tr w:rsidR="009D43E8" w14:paraId="7F1A87C0" w14:textId="77777777" w:rsidTr="009D43E8">
        <w:tc>
          <w:tcPr>
            <w:tcW w:w="1635" w:type="dxa"/>
          </w:tcPr>
          <w:p w14:paraId="75D37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3885" w:type="dxa"/>
          </w:tcPr>
          <w:p w14:paraId="4C28F8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в канале онлайн-чат обрабатывает входящие текстовые сообщения клиентов, чтобы предоставить оператору онлайн-чата релевантный ответ (§4.3.2.2)</w:t>
            </w:r>
          </w:p>
        </w:tc>
        <w:tc>
          <w:tcPr>
            <w:tcW w:w="6225" w:type="dxa"/>
          </w:tcPr>
          <w:p w14:paraId="5AC35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текст в виджете, мессенджере или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-канале;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текст, канал).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3"/>
                <w:id w:val="-52416680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формирование карточек подсказок.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в правой панели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CHAT-T-04, UC-SUF-C01.</w:t>
            </w:r>
          </w:p>
        </w:tc>
        <w:tc>
          <w:tcPr>
            <w:tcW w:w="2070" w:type="dxa"/>
          </w:tcPr>
          <w:p w14:paraId="121D0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</w:tr>
      <w:tr w:rsidR="009D43E8" w14:paraId="45C9BFE6" w14:textId="77777777" w:rsidTr="009D43E8">
        <w:tc>
          <w:tcPr>
            <w:tcW w:w="1635" w:type="dxa"/>
          </w:tcPr>
          <w:p w14:paraId="37D6C2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3885" w:type="dxa"/>
          </w:tcPr>
          <w:p w14:paraId="45016A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Время обработки запроса с момента поступления до предоставления ответа оператору онлайн-чата должно составлять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2 секунд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</w:t>
            </w:r>
          </w:p>
        </w:tc>
        <w:tc>
          <w:tcPr>
            <w:tcW w:w="6225" w:type="dxa"/>
          </w:tcPr>
          <w:p w14:paraId="625F66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message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received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платформы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4"/>
                <w:id w:val="-145283728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6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70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271" w:author="Никита Гринь" w:date="2026-07-31T10:56:00Z" w16du:dateUtc="2026-07-31T07:56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272" w:author="Никита Гринь" w:date="2026-07-31T10:56:00Z" w16du:dateUtc="2026-07-31T07:56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273" w:author="Никита Гринь" w:date="2026-07-31T10:56:00Z" w16du:dateUtc="2026-07-31T07:56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в АРМ </w:t>
            </w:r>
            <w:sdt>
              <w:sdtPr>
                <w:tag w:val="goog_rdk_165"/>
                <w:id w:val="2016638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≤ 2 с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сообщения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070" w:type="dxa"/>
          </w:tcPr>
          <w:p w14:paraId="00FB5A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</w:tr>
      <w:tr w:rsidR="009D43E8" w14:paraId="4A9CCE03" w14:textId="77777777" w:rsidTr="009D43E8">
        <w:tc>
          <w:tcPr>
            <w:tcW w:w="1635" w:type="dxa"/>
          </w:tcPr>
          <w:p w14:paraId="67D3B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3885" w:type="dxa"/>
          </w:tcPr>
          <w:p w14:paraId="402F5E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случае нераспознанного запроса — сообщение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оператору онлайн-чата «запрос не распознан» (§4.3.2.10)</w:t>
            </w:r>
          </w:p>
        </w:tc>
        <w:tc>
          <w:tcPr>
            <w:tcW w:w="6225" w:type="dxa"/>
          </w:tcPr>
          <w:p w14:paraId="744F1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-заглушка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ручной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ответ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 (негативный),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70" w:type="dxa"/>
          </w:tcPr>
          <w:p w14:paraId="197F7A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4.3.2.10</w:t>
            </w:r>
          </w:p>
        </w:tc>
      </w:tr>
      <w:tr w:rsidR="009D43E8" w14:paraId="7D3D38BE" w14:textId="77777777" w:rsidTr="009D43E8">
        <w:tc>
          <w:tcPr>
            <w:tcW w:w="1635" w:type="dxa"/>
          </w:tcPr>
          <w:p w14:paraId="7C982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3885" w:type="dxa"/>
          </w:tcPr>
          <w:p w14:paraId="752D22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контекста предыдущих диалогов; авто/ручной вызов (§4.3.2.12)</w:t>
            </w:r>
          </w:p>
        </w:tc>
        <w:tc>
          <w:tcPr>
            <w:tcW w:w="6225" w:type="dxa"/>
          </w:tcPr>
          <w:p w14:paraId="5F9F51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/телефоном;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в промпте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3.</w:t>
            </w:r>
          </w:p>
        </w:tc>
        <w:tc>
          <w:tcPr>
            <w:tcW w:w="2070" w:type="dxa"/>
          </w:tcPr>
          <w:p w14:paraId="7E0768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4.3.2.12, 4.3.1.14</w:t>
            </w:r>
          </w:p>
        </w:tc>
      </w:tr>
      <w:tr w:rsidR="009D43E8" w14:paraId="3F84E18F" w14:textId="77777777" w:rsidTr="009D43E8">
        <w:tc>
          <w:tcPr>
            <w:tcW w:w="1635" w:type="dxa"/>
          </w:tcPr>
          <w:p w14:paraId="30B6B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3885" w:type="dxa"/>
          </w:tcPr>
          <w:p w14:paraId="6DBC8F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подключается к единой истории клиента и при запросе оператора онлайн-чата отображает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выбранный период (хранение 1 год) (§4.3.2.11)</w:t>
            </w:r>
          </w:p>
        </w:tc>
        <w:tc>
          <w:tcPr>
            <w:tcW w:w="6225" w:type="dxa"/>
          </w:tcPr>
          <w:p w14:paraId="75E8F0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открывает карточку клиента или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6"/>
                <w:id w:val="-5289900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API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единой истории (телефония + онлайн-чат);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настраиваемым периодом ≤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1 год; карточка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/истории — компактный предпросмотр,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place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раскрытие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focus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со списком обращений.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(в т.ч. телефонные обращения).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FR-SUF-15.</w:t>
            </w:r>
          </w:p>
        </w:tc>
        <w:tc>
          <w:tcPr>
            <w:tcW w:w="2070" w:type="dxa"/>
          </w:tcPr>
          <w:p w14:paraId="045B59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4.3.2.11, 4.3.1.13</w:t>
            </w:r>
          </w:p>
        </w:tc>
      </w:tr>
    </w:tbl>
    <w:p w14:paraId="67CDF9E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74" w:name="bookmark=id.m14mqdqb7uu6" w:colFirst="0" w:colLast="0"/>
      <w:bookmarkEnd w:id="127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.3.5. Настройки (редактор сценариев,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Контакт-центра)</w:t>
      </w:r>
    </w:p>
    <w:p w14:paraId="63F9BDC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§4.5–4.6, §3.3]: Scenarios Studio, профиль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7EF3775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67"/>
          <w:id w:val="518259965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Embed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редактора сценариев в Центре настроек; ≥50 сценариев к внедрению.</w:t>
          </w:r>
        </w:sdtContent>
      </w:sdt>
    </w:p>
    <w:p w14:paraId="5D35B62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275" w:name="bookmark=id.ilcd7yz5rrh8" w:colFirst="0" w:colLast="0"/>
      <w:bookmarkEnd w:id="127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.3.5.1. Редактор диалоговых сценариев</w:t>
      </w:r>
    </w:p>
    <w:p w14:paraId="7099812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68"/>
          <w:id w:val="80629060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«Редактор сценариев»). </w:t>
          </w:r>
          <w:r>
            <w:rPr>
              <w:rFonts w:ascii="Arial Unicode MS" w:eastAsia="Arial Unicode MS" w:hAnsi="Arial Unicode MS" w:cs="Arial Unicode MS"/>
              <w:color w:val="000000"/>
            </w:rPr>
            <w:t>Роль: администратор диалоговых сценариев и промптов (</w:t>
          </w:r>
        </w:sdtContent>
      </w:sdt>
      <w:r>
        <w:rPr>
          <w:rFonts w:ascii="Arial" w:eastAsia="Arial" w:hAnsi="Arial" w:cs="Arial"/>
          <w:color w:val="000000"/>
        </w:rPr>
        <w:t>§2.4 п.6).</w:t>
      </w:r>
    </w:p>
    <w:tbl>
      <w:tblPr>
        <w:tblStyle w:val="11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0"/>
        <w:gridCol w:w="3920"/>
        <w:gridCol w:w="6210"/>
        <w:gridCol w:w="1935"/>
      </w:tblGrid>
      <w:tr w:rsidR="009D43E8" w14:paraId="763CADA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0" w:type="dxa"/>
          </w:tcPr>
          <w:p w14:paraId="4BFDB6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20" w:type="dxa"/>
          </w:tcPr>
          <w:p w14:paraId="5F4D33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10" w:type="dxa"/>
          </w:tcPr>
          <w:p w14:paraId="2FC20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35" w:type="dxa"/>
          </w:tcPr>
          <w:p w14:paraId="416FB9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659AD0" w14:textId="77777777" w:rsidTr="009D43E8">
        <w:tc>
          <w:tcPr>
            <w:tcW w:w="1660" w:type="dxa"/>
          </w:tcPr>
          <w:p w14:paraId="10E00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3920" w:type="dxa"/>
          </w:tcPr>
          <w:p w14:paraId="7D20C65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9"/>
                <w:id w:val="-5286087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50 диалоговых сценариев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production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 внедрению</w:t>
                </w:r>
              </w:sdtContent>
            </w:sdt>
          </w:p>
        </w:tc>
        <w:tc>
          <w:tcPr>
            <w:tcW w:w="6210" w:type="dxa"/>
          </w:tcPr>
          <w:p w14:paraId="6D66528B" w14:textId="248C2C66" w:rsidR="009D43E8" w:rsidRPr="002175C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trike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 модуля Контакт-центра в промышленную эксплуатацию.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2175CC" w:rsidRPr="002175CC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 xml:space="preserve"> делает </w:t>
            </w:r>
            <w:r w:rsidRPr="002175CC">
              <w:rPr>
                <w:rFonts w:ascii="Arial" w:eastAsia="Arial" w:hAnsi="Arial" w:cs="Arial"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менее 50 диалоговых сценариев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 рабочем каталоге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>(администратор может добавлять свои)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сценариев готова к работе операторов и бота первой линии.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935" w:type="dxa"/>
          </w:tcPr>
          <w:p w14:paraId="09799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4.5.2.1</w:t>
            </w:r>
          </w:p>
        </w:tc>
      </w:tr>
      <w:tr w:rsidR="009D43E8" w14:paraId="2AFD277B" w14:textId="77777777" w:rsidTr="009D43E8">
        <w:tc>
          <w:tcPr>
            <w:tcW w:w="1660" w:type="dxa"/>
          </w:tcPr>
          <w:p w14:paraId="0CF0E3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3920" w:type="dxa"/>
          </w:tcPr>
          <w:p w14:paraId="1061B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Произвольная сложность ветвления и интеграций сценария</w:t>
            </w:r>
          </w:p>
        </w:tc>
        <w:tc>
          <w:tcPr>
            <w:tcW w:w="6210" w:type="dxa"/>
          </w:tcPr>
          <w:p w14:paraId="10BCE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автор редактирует схему сценария в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редактор поддерживает ветвления, вызовы внешних систем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опубликованная версия сценария доступна в промышленной среде.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941C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</w:tr>
      <w:tr w:rsidR="009D43E8" w14:paraId="2141D20A" w14:textId="77777777" w:rsidTr="009D43E8">
        <w:tc>
          <w:tcPr>
            <w:tcW w:w="1660" w:type="dxa"/>
          </w:tcPr>
          <w:p w14:paraId="4CE06C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3920" w:type="dxa"/>
          </w:tcPr>
          <w:p w14:paraId="58B9F8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Редактирование действующих сценариев без простоя</w:t>
            </w:r>
          </w:p>
        </w:tc>
        <w:tc>
          <w:tcPr>
            <w:tcW w:w="6210" w:type="dxa"/>
          </w:tcPr>
          <w:p w14:paraId="7191F4E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срочное исправление действующего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версия публикуется параллельно со старой и переключается без простоя сервиса.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операторы продолжают работу с обновл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сценарием.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76DF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</w:tr>
      <w:tr w:rsidR="009D43E8" w14:paraId="516039E4" w14:textId="77777777" w:rsidTr="009D43E8">
        <w:tc>
          <w:tcPr>
            <w:tcW w:w="1660" w:type="dxa"/>
          </w:tcPr>
          <w:p w14:paraId="75238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3920" w:type="dxa"/>
          </w:tcPr>
          <w:p w14:paraId="6F7A76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Визуальный конструктор сценариев без программирования</w:t>
            </w:r>
          </w:p>
        </w:tc>
        <w:tc>
          <w:tcPr>
            <w:tcW w:w="6210" w:type="dxa"/>
          </w:tcPr>
          <w:p w14:paraId="4815D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визуальный конструктор: перетаскивание блоков, настройка переходов без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сценарий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 доступен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8DE40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</w:tr>
      <w:tr w:rsidR="009D43E8" w14:paraId="09E3F347" w14:textId="77777777" w:rsidTr="009D43E8">
        <w:tc>
          <w:tcPr>
            <w:tcW w:w="1660" w:type="dxa"/>
          </w:tcPr>
          <w:p w14:paraId="7399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3920" w:type="dxa"/>
          </w:tcPr>
          <w:p w14:paraId="6E9982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Анализ эффективности сценариев, низкая релевантность</w:t>
            </w:r>
          </w:p>
        </w:tc>
        <w:tc>
          <w:tcPr>
            <w:tcW w:w="6210" w:type="dxa"/>
          </w:tcPr>
          <w:p w14:paraId="12336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статистика низкой релевантности ответов по сценариям.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путей прохождения сценария и проблемных веток.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для аналитика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935" w:type="dxa"/>
          </w:tcPr>
          <w:p w14:paraId="58A9EC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</w:tr>
      <w:tr w:rsidR="009D43E8" w14:paraId="7DA04449" w14:textId="77777777" w:rsidTr="009D43E8">
        <w:tc>
          <w:tcPr>
            <w:tcW w:w="1660" w:type="dxa"/>
          </w:tcPr>
          <w:p w14:paraId="08F8A4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3920" w:type="dxa"/>
          </w:tcPr>
          <w:p w14:paraId="45C844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для канала телефония и онлайн-чат</w:t>
            </w:r>
          </w:p>
        </w:tc>
        <w:tc>
          <w:tcPr>
            <w:tcW w:w="6210" w:type="dxa"/>
          </w:tcPr>
          <w:p w14:paraId="2EEAAD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обращение клиента в канале телефония или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движок сценариев с разными точками входа по каналу.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каждого канала подключается нужный сценарий.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BFEE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4.5.2.3</w:t>
            </w:r>
          </w:p>
        </w:tc>
      </w:tr>
      <w:tr w:rsidR="009D43E8" w14:paraId="11883B00" w14:textId="77777777" w:rsidTr="009D43E8">
        <w:tc>
          <w:tcPr>
            <w:tcW w:w="1660" w:type="dxa"/>
          </w:tcPr>
          <w:p w14:paraId="08689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3920" w:type="dxa"/>
          </w:tcPr>
          <w:p w14:paraId="2F33F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 сценария</w:t>
            </w:r>
          </w:p>
        </w:tc>
        <w:tc>
          <w:tcPr>
            <w:tcW w:w="6210" w:type="dxa"/>
          </w:tcPr>
          <w:p w14:paraId="77FB21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или клиент получил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запрашивает у оператора оценку полезности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обратной связи передано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1935" w:type="dxa"/>
          </w:tcPr>
          <w:p w14:paraId="7841DB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</w:tr>
      <w:tr w:rsidR="009D43E8" w14:paraId="473D1125" w14:textId="77777777" w:rsidTr="009D43E8">
        <w:tc>
          <w:tcPr>
            <w:tcW w:w="1660" w:type="dxa"/>
          </w:tcPr>
          <w:p w14:paraId="324C3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3920" w:type="dxa"/>
          </w:tcPr>
          <w:p w14:paraId="2FFB5B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и эскалация оператору</w:t>
            </w:r>
          </w:p>
        </w:tc>
        <w:tc>
          <w:tcPr>
            <w:tcW w:w="6210" w:type="dxa"/>
          </w:tcPr>
          <w:p w14:paraId="58E51B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не уверена в ответе (низкая релевантность).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клиенту или передача диалога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выбирает вариант из списка или получает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35" w:type="dxa"/>
          </w:tcPr>
          <w:p w14:paraId="68635E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</w:tr>
      <w:tr w:rsidR="009D43E8" w14:paraId="575AF586" w14:textId="77777777" w:rsidTr="009D43E8">
        <w:tc>
          <w:tcPr>
            <w:tcW w:w="1660" w:type="dxa"/>
          </w:tcPr>
          <w:p w14:paraId="0CC7A5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  <w:tc>
          <w:tcPr>
            <w:tcW w:w="3920" w:type="dxa"/>
          </w:tcPr>
          <w:p w14:paraId="6237A3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Создание, редактирование и удаление промптов без программирования</w:t>
            </w:r>
          </w:p>
        </w:tc>
        <w:tc>
          <w:tcPr>
            <w:tcW w:w="6210" w:type="dxa"/>
          </w:tcPr>
          <w:p w14:paraId="0B9458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диалоговых сценариев (§2.4 п.6)</w:t>
            </w:r>
            <w:sdt>
              <w:sdtPr>
                <w:tag w:val="goog_rdk_170"/>
                <w:id w:val="-106235424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«Редактор сценариев»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выбирает сценарий или узел на вкладке «Карта».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«Промпты»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Scenarios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Prompts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system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сценария, </w:t>
            </w:r>
            <w:r>
              <w:rPr>
                <w:rFonts w:ascii="Arial" w:eastAsia="Arial" w:hAnsi="Arial" w:cs="Arial"/>
                <w:color w:val="000000"/>
              </w:rPr>
              <w:t>task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узлов и библиотеки </w:t>
            </w:r>
            <w:r>
              <w:rPr>
                <w:rFonts w:ascii="Arial" w:eastAsia="Arial" w:hAnsi="Arial" w:cs="Arial"/>
                <w:color w:val="000000"/>
              </w:rPr>
              <w:t>reusable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snippets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(«Эскалация оператору», «Низкая релевантность») —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знания языков программирования; удаление с подтверждением; версионирование при публикации. Промпты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выносятся в отдельный пункт сайдбара — они часть редактора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промпты сохранены в черновике или опубликованной версии; доступны для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(4.5.2.7–8).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smoke.</w:t>
            </w:r>
          </w:p>
        </w:tc>
        <w:tc>
          <w:tcPr>
            <w:tcW w:w="1935" w:type="dxa"/>
          </w:tcPr>
          <w:p w14:paraId="5519B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485292DD" w14:textId="77777777" w:rsidTr="009D43E8">
        <w:tc>
          <w:tcPr>
            <w:tcW w:w="1660" w:type="dxa"/>
          </w:tcPr>
          <w:p w14:paraId="5789F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3920" w:type="dxa"/>
          </w:tcPr>
          <w:p w14:paraId="63E439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 ошибках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458E0C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запускает тестовый прогон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прогон в тестовой среде без влияния на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предпросмотр диалога и список ошибок при необходимости.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5729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4.5.2.7–4.5.2.8</w:t>
            </w:r>
          </w:p>
        </w:tc>
      </w:tr>
      <w:tr w:rsidR="009D43E8" w14:paraId="115AEC2A" w14:textId="77777777" w:rsidTr="009D43E8">
        <w:tc>
          <w:tcPr>
            <w:tcW w:w="1660" w:type="dxa"/>
          </w:tcPr>
          <w:p w14:paraId="22D913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3920" w:type="dxa"/>
          </w:tcPr>
          <w:p w14:paraId="7CBCFA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Визуальная карта сценария в редакторе</w:t>
            </w:r>
          </w:p>
        </w:tc>
        <w:tc>
          <w:tcPr>
            <w:tcW w:w="6210" w:type="dxa"/>
          </w:tcPr>
          <w:p w14:paraId="78D253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публикует новую версию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версия фиксируется в журнале изменений; доступен откат к предыдущей.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схеме редактора отображается актуальная карта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7D21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</w:tr>
      <w:tr w:rsidR="009D43E8" w14:paraId="463CE4CE" w14:textId="77777777" w:rsidTr="009D43E8">
        <w:tc>
          <w:tcPr>
            <w:tcW w:w="1660" w:type="dxa"/>
          </w:tcPr>
          <w:p w14:paraId="6822C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FR-SCR-12</w:t>
            </w:r>
          </w:p>
        </w:tc>
        <w:tc>
          <w:tcPr>
            <w:tcW w:w="3920" w:type="dxa"/>
          </w:tcPr>
          <w:p w14:paraId="19429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 в контролируемой среде (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2B290A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переносит сценарий между средами.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экспорт и импорт сценария в файле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перенес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между тестовой и промышленной средой.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607A13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</w:tr>
    </w:tbl>
    <w:p w14:paraId="2CBC64AA" w14:textId="2E8367B2" w:rsidR="006D1D03" w:rsidRDefault="006D1D03" w:rsidP="006D1D03">
      <w:pPr>
        <w:pStyle w:val="4"/>
        <w:rPr>
          <w:ins w:id="1276" w:author="Никита Гринь" w:date="2026-08-04T16:22:00Z" w16du:dateUtc="2026-08-04T13:22:00Z"/>
          <w:rFonts w:ascii="Arial" w:eastAsia="Arial" w:hAnsi="Arial" w:cs="Arial"/>
          <w:lang w:val="ru-RU"/>
        </w:rPr>
      </w:pPr>
      <w:bookmarkStart w:id="1277" w:name="bookmark=id.u40v6tim27j4" w:colFirst="0" w:colLast="0"/>
      <w:bookmarkEnd w:id="1277"/>
    </w:p>
    <w:p w14:paraId="19615069" w14:textId="77777777" w:rsidR="006D1D03" w:rsidRPr="006D1D03" w:rsidRDefault="006D1D03" w:rsidP="006D1D03">
      <w:pPr>
        <w:rPr>
          <w:ins w:id="1278" w:author="Никита Гринь" w:date="2026-08-04T16:22:00Z"/>
          <w:lang w:val="ru-RU"/>
        </w:rPr>
      </w:pPr>
      <w:ins w:id="1279" w:author="Никита Гринь" w:date="2026-08-04T16:22:00Z">
        <w:r w:rsidRPr="006D1D03">
          <w:rPr>
            <w:b/>
            <w:bCs/>
            <w:lang w:val="ru-RU"/>
          </w:rPr>
          <w:t>Порядок создания диалогового сценария (функционал §4.5.2.2)</w:t>
        </w:r>
      </w:ins>
    </w:p>
    <w:p w14:paraId="45569DF7" w14:textId="77777777" w:rsidR="006D1D03" w:rsidRPr="006D1D03" w:rsidRDefault="006D1D03" w:rsidP="006D1D03">
      <w:pPr>
        <w:rPr>
          <w:ins w:id="1280" w:author="Никита Гринь" w:date="2026-08-04T16:22:00Z"/>
          <w:lang w:val="ru-RU"/>
        </w:rPr>
      </w:pPr>
      <w:ins w:id="1281" w:author="Никита Гринь" w:date="2026-08-04T16:22:00Z">
        <w:r w:rsidRPr="006D1D03">
          <w:rPr>
            <w:lang w:val="ru-RU"/>
          </w:rPr>
          <w:t>Роль: администратор диалоговых сценариев и промптов (§2.4).</w:t>
        </w:r>
        <w:r w:rsidRPr="006D1D03">
          <w:rPr>
            <w:lang w:val="ru-RU"/>
          </w:rPr>
          <w:br/>
          <w:t>Где: Hub → «Редактор сценариев» (визуальный конструктор без программирования, §4.5.2.2.3).</w:t>
        </w:r>
        <w:r w:rsidRPr="006D1D03">
          <w:rPr>
            <w:lang w:val="ru-RU"/>
          </w:rPr>
          <w:br/>
          <w:t>Макеты: слайды 6–7.</w:t>
        </w:r>
      </w:ins>
    </w:p>
    <w:p w14:paraId="6AFDA96E" w14:textId="0825269C" w:rsidR="006D1D03" w:rsidRPr="006D1D03" w:rsidRDefault="006D1D03" w:rsidP="006D1D03">
      <w:pPr>
        <w:rPr>
          <w:ins w:id="1282" w:author="Никита Гринь" w:date="2026-08-04T16:22:00Z"/>
          <w:lang w:val="ru-RU"/>
        </w:rPr>
      </w:pPr>
      <w:ins w:id="1283" w:author="Никита Гринь" w:date="2026-08-04T16:22:00Z">
        <w:r w:rsidRPr="006D1D03">
          <w:rPr>
            <w:b/>
            <w:bCs/>
            <w:lang w:val="ru-RU"/>
          </w:rPr>
          <w:t>Про 10 сценариев CC-SCR-001…010:</w:t>
        </w:r>
        <w:r w:rsidRPr="006D1D03">
          <w:rPr>
            <w:lang w:val="ru-RU"/>
          </w:rPr>
          <w:t> это примеры из Приложения 2 к ТТ. При внедрении Исполнитель создаёт их в редакторе (или загружает) с ветками как в Прил. 2. Приёмка содержания — </w:t>
        </w:r>
        <w:r w:rsidRPr="006D1D03">
          <w:rPr>
            <w:b/>
            <w:bCs/>
            <w:lang w:val="ru-RU"/>
          </w:rPr>
          <w:t>SUF-T-11</w:t>
        </w:r>
        <w:r w:rsidRPr="006D1D03">
          <w:rPr>
            <w:lang w:val="ru-RU"/>
          </w:rPr>
          <w:t>. Дальше тем же порядком админ Заказчика создаёт и правит сценарии до ≥50 (§4.5.2.1, SUF-T-09).</w:t>
        </w:r>
        <w:r w:rsidRPr="006D1D03">
          <w:rPr>
            <w:b/>
            <w:bCs/>
            <w:lang w:val="ru-RU"/>
          </w:rPr>
          <w:t>Порядок создания / изменения сценария:</w:t>
        </w:r>
      </w:ins>
    </w:p>
    <w:p w14:paraId="2059D3D4" w14:textId="77777777" w:rsidR="006D1D03" w:rsidRPr="006D1D03" w:rsidRDefault="006D1D03" w:rsidP="006D1D03">
      <w:pPr>
        <w:numPr>
          <w:ilvl w:val="0"/>
          <w:numId w:val="40"/>
        </w:numPr>
        <w:rPr>
          <w:ins w:id="1284" w:author="Никита Гринь" w:date="2026-08-04T16:22:00Z"/>
          <w:lang w:val="ru-RU"/>
        </w:rPr>
      </w:pPr>
      <w:ins w:id="1285" w:author="Никита Гринь" w:date="2026-08-04T16:22:00Z">
        <w:r w:rsidRPr="006D1D03">
          <w:rPr>
            <w:lang w:val="ru-RU"/>
          </w:rPr>
          <w:t>Открыть Hub → «Редактор сценариев».</w:t>
        </w:r>
      </w:ins>
    </w:p>
    <w:p w14:paraId="31203107" w14:textId="77777777" w:rsidR="006D1D03" w:rsidRPr="006D1D03" w:rsidRDefault="006D1D03" w:rsidP="006D1D03">
      <w:pPr>
        <w:numPr>
          <w:ilvl w:val="0"/>
          <w:numId w:val="40"/>
        </w:numPr>
        <w:rPr>
          <w:ins w:id="1286" w:author="Никита Гринь" w:date="2026-08-04T16:22:00Z"/>
          <w:lang w:val="ru-RU"/>
        </w:rPr>
      </w:pPr>
      <w:ins w:id="1287" w:author="Никита Гринь" w:date="2026-08-04T16:22:00Z">
        <w:r w:rsidRPr="006D1D03">
          <w:rPr>
            <w:lang w:val="ru-RU"/>
          </w:rPr>
          <w:t>Нажать «Создать сценарий» (или открыть черновик / CC-SCR-00x).</w:t>
        </w:r>
      </w:ins>
    </w:p>
    <w:p w14:paraId="3B05982F" w14:textId="77777777" w:rsidR="006D1D03" w:rsidRPr="006D1D03" w:rsidRDefault="006D1D03" w:rsidP="006D1D03">
      <w:pPr>
        <w:numPr>
          <w:ilvl w:val="0"/>
          <w:numId w:val="40"/>
        </w:numPr>
        <w:rPr>
          <w:ins w:id="1288" w:author="Никита Гринь" w:date="2026-08-04T16:22:00Z"/>
          <w:lang w:val="ru-RU"/>
        </w:rPr>
      </w:pPr>
      <w:ins w:id="1289" w:author="Никита Гринь" w:date="2026-08-04T16:22:00Z">
        <w:r w:rsidRPr="006D1D03">
          <w:rPr>
            <w:lang w:val="ru-RU"/>
          </w:rPr>
          <w:t>Заполнить карточку: название, код (напр. CC-SCR-011), канал (телефония / онлайн-чат / оба), тема.</w:t>
        </w:r>
      </w:ins>
    </w:p>
    <w:p w14:paraId="60AC1738" w14:textId="77777777" w:rsidR="006D1D03" w:rsidRPr="006D1D03" w:rsidRDefault="006D1D03" w:rsidP="006D1D03">
      <w:pPr>
        <w:numPr>
          <w:ilvl w:val="0"/>
          <w:numId w:val="40"/>
        </w:numPr>
        <w:rPr>
          <w:ins w:id="1290" w:author="Никита Гринь" w:date="2026-08-04T16:22:00Z"/>
          <w:lang w:val="ru-RU"/>
        </w:rPr>
      </w:pPr>
      <w:ins w:id="1291" w:author="Никита Гринь" w:date="2026-08-04T16:22:00Z">
        <w:r w:rsidRPr="006D1D03">
          <w:rPr>
            <w:lang w:val="ru-RU"/>
          </w:rPr>
          <w:t>На вкладке «Карта» собрать ветки блоками (перетаскивание): старт → вопросы/ответы → уточнение → эскалация оператору → завершение (§4.5.2.2.1, §4.5.2.5).</w:t>
        </w:r>
      </w:ins>
    </w:p>
    <w:p w14:paraId="45039882" w14:textId="77777777" w:rsidR="006D1D03" w:rsidRPr="006D1D03" w:rsidRDefault="006D1D03" w:rsidP="006D1D03">
      <w:pPr>
        <w:numPr>
          <w:ilvl w:val="0"/>
          <w:numId w:val="40"/>
        </w:numPr>
        <w:rPr>
          <w:ins w:id="1292" w:author="Никита Гринь" w:date="2026-08-04T16:22:00Z"/>
          <w:lang w:val="ru-RU"/>
        </w:rPr>
      </w:pPr>
      <w:ins w:id="1293" w:author="Никита Гринь" w:date="2026-08-04T16:22:00Z">
        <w:r w:rsidRPr="006D1D03">
          <w:rPr>
            <w:lang w:val="ru-RU"/>
          </w:rPr>
          <w:lastRenderedPageBreak/>
          <w:t>На вкладке «Промпты» создать/править промпты узлов без кода (§4.5.2.6).</w:t>
        </w:r>
      </w:ins>
    </w:p>
    <w:p w14:paraId="35FE92E9" w14:textId="77777777" w:rsidR="006D1D03" w:rsidRPr="006D1D03" w:rsidRDefault="006D1D03" w:rsidP="006D1D03">
      <w:pPr>
        <w:numPr>
          <w:ilvl w:val="0"/>
          <w:numId w:val="40"/>
        </w:numPr>
        <w:rPr>
          <w:ins w:id="1294" w:author="Никита Гринь" w:date="2026-08-04T16:22:00Z"/>
          <w:lang w:val="ru-RU"/>
        </w:rPr>
      </w:pPr>
      <w:ins w:id="1295" w:author="Никита Гринь" w:date="2026-08-04T16:22:00Z">
        <w:r w:rsidRPr="006D1D03">
          <w:rPr>
            <w:lang w:val="ru-RU"/>
          </w:rPr>
          <w:t>Сохранить </w:t>
        </w:r>
        <w:r w:rsidRPr="006D1D03">
          <w:rPr>
            <w:b/>
            <w:bCs/>
            <w:lang w:val="ru-RU"/>
          </w:rPr>
          <w:t>черновик</w:t>
        </w:r>
        <w:r w:rsidRPr="006D1D03">
          <w:rPr>
            <w:lang w:val="ru-RU"/>
          </w:rPr>
          <w:t>.</w:t>
        </w:r>
      </w:ins>
    </w:p>
    <w:p w14:paraId="0256CCC4" w14:textId="77777777" w:rsidR="006D1D03" w:rsidRPr="006D1D03" w:rsidRDefault="006D1D03" w:rsidP="006D1D03">
      <w:pPr>
        <w:numPr>
          <w:ilvl w:val="0"/>
          <w:numId w:val="40"/>
        </w:numPr>
        <w:rPr>
          <w:ins w:id="1296" w:author="Никита Гринь" w:date="2026-08-04T16:22:00Z"/>
          <w:lang w:val="ru-RU"/>
        </w:rPr>
      </w:pPr>
      <w:ins w:id="1297" w:author="Никита Гринь" w:date="2026-08-04T16:22:00Z">
        <w:r w:rsidRPr="006D1D03">
          <w:rPr>
            <w:lang w:val="ru-RU"/>
          </w:rPr>
          <w:t>Запустить </w:t>
        </w:r>
        <w:r w:rsidRPr="006D1D03">
          <w:rPr>
            <w:b/>
            <w:bCs/>
            <w:lang w:val="ru-RU"/>
          </w:rPr>
          <w:t>тест</w:t>
        </w:r>
        <w:r w:rsidRPr="006D1D03">
          <w:rPr>
            <w:lang w:val="ru-RU"/>
          </w:rPr>
          <w:t> сценария в отдельном функционале (§4.5.2.7); посмотреть результат/ошибки (§4.5.2.8).</w:t>
        </w:r>
      </w:ins>
    </w:p>
    <w:p w14:paraId="56FA1FB1" w14:textId="77777777" w:rsidR="006D1D03" w:rsidRPr="006D1D03" w:rsidRDefault="006D1D03" w:rsidP="006D1D03">
      <w:pPr>
        <w:numPr>
          <w:ilvl w:val="0"/>
          <w:numId w:val="40"/>
        </w:numPr>
        <w:rPr>
          <w:ins w:id="1298" w:author="Никита Гринь" w:date="2026-08-04T16:22:00Z"/>
          <w:lang w:val="ru-RU"/>
        </w:rPr>
      </w:pPr>
      <w:ins w:id="1299" w:author="Никита Гринь" w:date="2026-08-04T16:22:00Z">
        <w:r w:rsidRPr="006D1D03">
          <w:rPr>
            <w:lang w:val="ru-RU"/>
          </w:rPr>
          <w:t>Внутренний пользователь КЦ при необходимости проверяет реплики в тест-диалоге (SUF-T-06).</w:t>
        </w:r>
      </w:ins>
    </w:p>
    <w:p w14:paraId="549EB4C0" w14:textId="77777777" w:rsidR="006D1D03" w:rsidRPr="006D1D03" w:rsidRDefault="006D1D03" w:rsidP="006D1D03">
      <w:pPr>
        <w:numPr>
          <w:ilvl w:val="0"/>
          <w:numId w:val="40"/>
        </w:numPr>
        <w:rPr>
          <w:ins w:id="1300" w:author="Никита Гринь" w:date="2026-08-04T16:22:00Z"/>
          <w:lang w:val="ru-RU"/>
        </w:rPr>
      </w:pPr>
      <w:ins w:id="1301" w:author="Никита Гринь" w:date="2026-08-04T16:22:00Z">
        <w:r w:rsidRPr="006D1D03">
          <w:rPr>
            <w:b/>
            <w:bCs/>
            <w:lang w:val="ru-RU"/>
          </w:rPr>
          <w:t>Опубликовать</w:t>
        </w:r>
        <w:r w:rsidRPr="006D1D03">
          <w:rPr>
            <w:lang w:val="ru-RU"/>
          </w:rPr>
          <w:t> версию (без простоя действующих сценариев — §4.5.2.2.2).</w:t>
        </w:r>
      </w:ins>
    </w:p>
    <w:p w14:paraId="6789065C" w14:textId="77777777" w:rsidR="006D1D03" w:rsidRPr="006D1D03" w:rsidRDefault="006D1D03" w:rsidP="006D1D03">
      <w:pPr>
        <w:numPr>
          <w:ilvl w:val="0"/>
          <w:numId w:val="40"/>
        </w:numPr>
        <w:rPr>
          <w:ins w:id="1302" w:author="Никита Гринь" w:date="2026-08-04T16:22:00Z"/>
          <w:lang w:val="ru-RU"/>
        </w:rPr>
      </w:pPr>
      <w:ins w:id="1303" w:author="Никита Гринь" w:date="2026-08-04T16:22:00Z">
        <w:r w:rsidRPr="006D1D03">
          <w:rPr>
            <w:lang w:val="ru-RU"/>
          </w:rPr>
          <w:t>При публикации указать стартовые реплики клиента → кандидаты эталонов QU (связь сценарий ↔ понимание запросов).</w:t>
        </w:r>
      </w:ins>
    </w:p>
    <w:p w14:paraId="0EC5E4BF" w14:textId="77777777" w:rsidR="006D1D03" w:rsidRDefault="006D1D03" w:rsidP="006D1D03">
      <w:pPr>
        <w:rPr>
          <w:ins w:id="1304" w:author="Никита Гринь" w:date="2026-08-04T16:23:00Z" w16du:dateUtc="2026-08-04T13:23:00Z"/>
          <w:lang w:val="ru-RU"/>
        </w:rPr>
      </w:pPr>
      <w:ins w:id="1305" w:author="Никита Гринь" w:date="2026-08-04T16:22:00Z">
        <w:r w:rsidRPr="006D1D03">
          <w:rPr>
            <w:b/>
            <w:bCs/>
            <w:lang w:val="ru-RU"/>
          </w:rPr>
          <w:t>UC-SCR-01.</w:t>
        </w:r>
        <w:r w:rsidRPr="006D1D03">
          <w:rPr>
            <w:lang w:val="ru-RU"/>
          </w:rPr>
          <w:t> Создание сценария в визуальном конструкторе</w:t>
        </w:r>
      </w:ins>
    </w:p>
    <w:tbl>
      <w:tblPr>
        <w:tblStyle w:val="af3"/>
        <w:tblW w:w="0" w:type="auto"/>
        <w:tblLook w:val="04A0" w:firstRow="1" w:lastRow="0" w:firstColumn="1" w:lastColumn="0" w:noHBand="0" w:noVBand="1"/>
        <w:tblPrChange w:id="1306" w:author="Никита Гринь" w:date="2026-08-04T16:23:00Z" w16du:dateUtc="2026-08-04T13:23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315"/>
        <w:gridCol w:w="7469"/>
        <w:tblGridChange w:id="1307">
          <w:tblGrid>
            <w:gridCol w:w="1315"/>
            <w:gridCol w:w="1762"/>
            <w:gridCol w:w="5707"/>
          </w:tblGrid>
        </w:tblGridChange>
      </w:tblGrid>
      <w:tr w:rsidR="006D1D03" w:rsidRPr="006D1D03" w14:paraId="2226210F" w14:textId="77777777" w:rsidTr="006D1D03">
        <w:trPr>
          <w:trHeight w:val="292"/>
          <w:ins w:id="1308" w:author="Никита Гринь" w:date="2026-08-04T16:23:00Z"/>
          <w:trPrChange w:id="1309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noWrap/>
            <w:hideMark/>
            <w:tcPrChange w:id="1310" w:author="Никита Гринь" w:date="2026-08-04T16:23:00Z" w16du:dateUtc="2026-08-04T13:23:00Z">
              <w:tcPr>
                <w:tcW w:w="1020" w:type="dxa"/>
                <w:noWrap/>
                <w:hideMark/>
              </w:tcPr>
            </w:tcPrChange>
          </w:tcPr>
          <w:p w14:paraId="44E20626" w14:textId="77777777" w:rsidR="006D1D03" w:rsidRPr="006D1D03" w:rsidRDefault="006D1D03">
            <w:pPr>
              <w:rPr>
                <w:ins w:id="1311" w:author="Никита Гринь" w:date="2026-08-04T16:23:00Z"/>
              </w:rPr>
            </w:pPr>
            <w:ins w:id="1312" w:author="Никита Гринь" w:date="2026-08-04T16:23:00Z">
              <w:r w:rsidRPr="006D1D03">
                <w:t>Поле</w:t>
              </w:r>
            </w:ins>
          </w:p>
        </w:tc>
        <w:tc>
          <w:tcPr>
            <w:tcW w:w="7469" w:type="dxa"/>
            <w:noWrap/>
            <w:hideMark/>
            <w:tcPrChange w:id="1313" w:author="Никита Гринь" w:date="2026-08-04T16:23:00Z" w16du:dateUtc="2026-08-04T13:23:00Z">
              <w:tcPr>
                <w:tcW w:w="1020" w:type="dxa"/>
                <w:noWrap/>
                <w:hideMark/>
              </w:tcPr>
            </w:tcPrChange>
          </w:tcPr>
          <w:p w14:paraId="2E12CBED" w14:textId="77777777" w:rsidR="006D1D03" w:rsidRPr="006D1D03" w:rsidRDefault="006D1D03">
            <w:pPr>
              <w:rPr>
                <w:ins w:id="1314" w:author="Никита Гринь" w:date="2026-08-04T16:23:00Z"/>
              </w:rPr>
            </w:pPr>
            <w:ins w:id="1315" w:author="Никита Гринь" w:date="2026-08-04T16:23:00Z">
              <w:r w:rsidRPr="006D1D03">
                <w:t>Значение</w:t>
              </w:r>
            </w:ins>
          </w:p>
        </w:tc>
      </w:tr>
      <w:tr w:rsidR="006D1D03" w:rsidRPr="006D1D03" w14:paraId="16BC8771" w14:textId="77777777" w:rsidTr="006D1D03">
        <w:trPr>
          <w:trHeight w:val="540"/>
          <w:ins w:id="1316" w:author="Никита Гринь" w:date="2026-08-04T16:23:00Z"/>
          <w:trPrChange w:id="1317" w:author="Никита Гринь" w:date="2026-08-04T16:23:00Z" w16du:dateUtc="2026-08-04T13:23:00Z">
            <w:trPr>
              <w:gridAfter w:val="0"/>
              <w:trHeight w:val="540"/>
            </w:trPr>
          </w:trPrChange>
        </w:trPr>
        <w:tc>
          <w:tcPr>
            <w:tcW w:w="1315" w:type="dxa"/>
            <w:hideMark/>
            <w:tcPrChange w:id="1318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2BCF0DBF" w14:textId="77777777" w:rsidR="006D1D03" w:rsidRPr="006D1D03" w:rsidRDefault="006D1D03" w:rsidP="006D1D03">
            <w:pPr>
              <w:rPr>
                <w:ins w:id="1319" w:author="Никита Гринь" w:date="2026-08-04T16:23:00Z"/>
              </w:rPr>
            </w:pPr>
            <w:ins w:id="1320" w:author="Никита Гринь" w:date="2026-08-04T16:23:00Z">
              <w:r w:rsidRPr="006D1D03">
                <w:t>Вход</w:t>
              </w:r>
            </w:ins>
          </w:p>
        </w:tc>
        <w:tc>
          <w:tcPr>
            <w:tcW w:w="7469" w:type="dxa"/>
            <w:hideMark/>
            <w:tcPrChange w:id="1321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414F354C" w14:textId="77777777" w:rsidR="006D1D03" w:rsidRPr="006D1D03" w:rsidRDefault="006D1D03" w:rsidP="006D1D03">
            <w:pPr>
              <w:rPr>
                <w:ins w:id="1322" w:author="Никита Гринь" w:date="2026-08-04T16:23:00Z"/>
              </w:rPr>
            </w:pPr>
            <w:ins w:id="1323" w:author="Никита Гринь" w:date="2026-08-04T16:23:00Z">
              <w:r w:rsidRPr="006D1D03">
                <w:t>Админ открывает «Редактор сценариев»</w:t>
              </w:r>
            </w:ins>
          </w:p>
        </w:tc>
      </w:tr>
      <w:tr w:rsidR="006D1D03" w:rsidRPr="006D1D03" w14:paraId="3334242E" w14:textId="77777777" w:rsidTr="006D1D03">
        <w:trPr>
          <w:trHeight w:val="292"/>
          <w:ins w:id="1324" w:author="Никита Гринь" w:date="2026-08-04T16:23:00Z"/>
          <w:trPrChange w:id="1325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hideMark/>
            <w:tcPrChange w:id="1326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9A4C3EE" w14:textId="77777777" w:rsidR="006D1D03" w:rsidRPr="006D1D03" w:rsidRDefault="006D1D03" w:rsidP="006D1D03">
            <w:pPr>
              <w:rPr>
                <w:ins w:id="1327" w:author="Никита Гринь" w:date="2026-08-04T16:23:00Z"/>
              </w:rPr>
            </w:pPr>
            <w:ins w:id="1328" w:author="Никита Гринь" w:date="2026-08-04T16:23:00Z">
              <w:r w:rsidRPr="006D1D03">
                <w:t>Механизм</w:t>
              </w:r>
            </w:ins>
          </w:p>
        </w:tc>
        <w:tc>
          <w:tcPr>
            <w:tcW w:w="7469" w:type="dxa"/>
            <w:hideMark/>
            <w:tcPrChange w:id="1329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20FD5F0C" w14:textId="77777777" w:rsidR="006D1D03" w:rsidRPr="006D1D03" w:rsidRDefault="006D1D03" w:rsidP="006D1D03">
            <w:pPr>
              <w:rPr>
                <w:ins w:id="1330" w:author="Никита Гринь" w:date="2026-08-04T16:23:00Z"/>
              </w:rPr>
            </w:pPr>
            <w:ins w:id="1331" w:author="Никита Гринь" w:date="2026-08-04T16:23:00Z">
              <w:r w:rsidRPr="006D1D03">
                <w:t>Шаги 1–10 выше</w:t>
              </w:r>
            </w:ins>
          </w:p>
        </w:tc>
      </w:tr>
      <w:tr w:rsidR="006D1D03" w:rsidRPr="0050000B" w14:paraId="1271E42A" w14:textId="77777777" w:rsidTr="006D1D03">
        <w:trPr>
          <w:trHeight w:val="900"/>
          <w:ins w:id="1332" w:author="Никита Гринь" w:date="2026-08-04T16:23:00Z"/>
          <w:trPrChange w:id="1333" w:author="Никита Гринь" w:date="2026-08-04T16:23:00Z" w16du:dateUtc="2026-08-04T13:23:00Z">
            <w:trPr>
              <w:gridAfter w:val="0"/>
              <w:trHeight w:val="900"/>
            </w:trPr>
          </w:trPrChange>
        </w:trPr>
        <w:tc>
          <w:tcPr>
            <w:tcW w:w="1315" w:type="dxa"/>
            <w:hideMark/>
            <w:tcPrChange w:id="1334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725CC3DC" w14:textId="77777777" w:rsidR="006D1D03" w:rsidRPr="006D1D03" w:rsidRDefault="006D1D03" w:rsidP="006D1D03">
            <w:pPr>
              <w:rPr>
                <w:ins w:id="1335" w:author="Никита Гринь" w:date="2026-08-04T16:23:00Z"/>
              </w:rPr>
            </w:pPr>
            <w:ins w:id="1336" w:author="Никита Гринь" w:date="2026-08-04T16:23:00Z">
              <w:r w:rsidRPr="006D1D03">
                <w:t>Выход</w:t>
              </w:r>
            </w:ins>
          </w:p>
        </w:tc>
        <w:tc>
          <w:tcPr>
            <w:tcW w:w="7469" w:type="dxa"/>
            <w:hideMark/>
            <w:tcPrChange w:id="1337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6BD2D63D" w14:textId="77777777" w:rsidR="006D1D03" w:rsidRPr="006D1D03" w:rsidRDefault="006D1D03" w:rsidP="006D1D03">
            <w:pPr>
              <w:rPr>
                <w:ins w:id="1338" w:author="Никита Гринь" w:date="2026-08-04T16:23:00Z"/>
                <w:lang w:val="ru-RU"/>
                <w:rPrChange w:id="1339" w:author="Никита Гринь" w:date="2026-08-04T16:23:00Z" w16du:dateUtc="2026-08-04T13:23:00Z">
                  <w:rPr>
                    <w:ins w:id="1340" w:author="Никита Гринь" w:date="2026-08-04T16:23:00Z"/>
                  </w:rPr>
                </w:rPrChange>
              </w:rPr>
            </w:pPr>
            <w:ins w:id="1341" w:author="Никита Гринь" w:date="2026-08-04T16:23:00Z">
              <w:r w:rsidRPr="006D1D03">
                <w:rPr>
                  <w:lang w:val="ru-RU"/>
                  <w:rPrChange w:id="1342" w:author="Никита Гринь" w:date="2026-08-04T16:23:00Z" w16du:dateUtc="2026-08-04T13:23:00Z">
                    <w:rPr/>
                  </w:rPrChange>
                </w:rPr>
                <w:t xml:space="preserve">Сценарий в каталоге (черновик или опубликован); доступен </w:t>
              </w:r>
              <w:r w:rsidRPr="006D1D03">
                <w:t>test</w:t>
              </w:r>
              <w:r w:rsidRPr="006D1D03">
                <w:rPr>
                  <w:lang w:val="ru-RU"/>
                  <w:rPrChange w:id="1343" w:author="Никита Гринь" w:date="2026-08-04T16:23:00Z" w16du:dateUtc="2026-08-04T13:23:00Z">
                    <w:rPr/>
                  </w:rPrChange>
                </w:rPr>
                <w:t>-</w:t>
              </w:r>
              <w:r w:rsidRPr="006D1D03">
                <w:t>run</w:t>
              </w:r>
            </w:ins>
          </w:p>
        </w:tc>
      </w:tr>
      <w:tr w:rsidR="006D1D03" w:rsidRPr="006D1D03" w14:paraId="57543E2C" w14:textId="77777777" w:rsidTr="006D1D03">
        <w:trPr>
          <w:trHeight w:val="720"/>
          <w:ins w:id="1344" w:author="Никита Гринь" w:date="2026-08-04T16:23:00Z"/>
          <w:trPrChange w:id="1345" w:author="Никита Гринь" w:date="2026-08-04T16:23:00Z" w16du:dateUtc="2026-08-04T13:23:00Z">
            <w:trPr>
              <w:gridAfter w:val="0"/>
              <w:trHeight w:val="720"/>
            </w:trPr>
          </w:trPrChange>
        </w:trPr>
        <w:tc>
          <w:tcPr>
            <w:tcW w:w="1315" w:type="dxa"/>
            <w:hideMark/>
            <w:tcPrChange w:id="1346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364AD86E" w14:textId="77777777" w:rsidR="006D1D03" w:rsidRPr="006D1D03" w:rsidRDefault="006D1D03" w:rsidP="006D1D03">
            <w:pPr>
              <w:rPr>
                <w:ins w:id="1347" w:author="Никита Гринь" w:date="2026-08-04T16:23:00Z"/>
              </w:rPr>
            </w:pPr>
            <w:ins w:id="1348" w:author="Никита Гринь" w:date="2026-08-04T16:23:00Z">
              <w:r w:rsidRPr="006D1D03">
                <w:t>Приёмка</w:t>
              </w:r>
            </w:ins>
          </w:p>
        </w:tc>
        <w:tc>
          <w:tcPr>
            <w:tcW w:w="7469" w:type="dxa"/>
            <w:hideMark/>
            <w:tcPrChange w:id="1349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705DBE23" w14:textId="77777777" w:rsidR="006D1D03" w:rsidRPr="006D1D03" w:rsidRDefault="006D1D03" w:rsidP="006D1D03">
            <w:pPr>
              <w:rPr>
                <w:ins w:id="1350" w:author="Никита Гринь" w:date="2026-08-04T16:23:00Z"/>
              </w:rPr>
            </w:pPr>
            <w:ins w:id="1351" w:author="Никита Гринь" w:date="2026-08-04T16:23:00Z">
              <w:r w:rsidRPr="006D1D03">
                <w:t>SUF-T-09, SUF-T-10; для CC-SCR-001…010 — SUF-T-11</w:t>
              </w:r>
            </w:ins>
          </w:p>
        </w:tc>
      </w:tr>
      <w:tr w:rsidR="006D1D03" w:rsidRPr="006D1D03" w14:paraId="77CD63D4" w14:textId="77777777" w:rsidTr="006D1D03">
        <w:trPr>
          <w:trHeight w:val="292"/>
          <w:ins w:id="1352" w:author="Никита Гринь" w:date="2026-08-04T16:23:00Z"/>
          <w:trPrChange w:id="1353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hideMark/>
            <w:tcPrChange w:id="1354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5E208C2" w14:textId="77777777" w:rsidR="006D1D03" w:rsidRPr="006D1D03" w:rsidRDefault="006D1D03" w:rsidP="006D1D03">
            <w:pPr>
              <w:rPr>
                <w:ins w:id="1355" w:author="Никита Гринь" w:date="2026-08-04T16:23:00Z"/>
              </w:rPr>
            </w:pPr>
            <w:ins w:id="1356" w:author="Никита Гринь" w:date="2026-08-04T16:23:00Z">
              <w:r w:rsidRPr="006D1D03">
                <w:t>Пункт ТТ</w:t>
              </w:r>
            </w:ins>
          </w:p>
        </w:tc>
        <w:tc>
          <w:tcPr>
            <w:tcW w:w="7469" w:type="dxa"/>
            <w:hideMark/>
            <w:tcPrChange w:id="1357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B76CE18" w14:textId="77777777" w:rsidR="006D1D03" w:rsidRPr="006D1D03" w:rsidRDefault="006D1D03" w:rsidP="006D1D03">
            <w:pPr>
              <w:rPr>
                <w:ins w:id="1358" w:author="Никита Гринь" w:date="2026-08-04T16:23:00Z"/>
              </w:rPr>
            </w:pPr>
            <w:ins w:id="1359" w:author="Никита Гринь" w:date="2026-08-04T16:23:00Z">
              <w:r w:rsidRPr="006D1D03">
                <w:t>4.5.2.1–4.5.2.8</w:t>
              </w:r>
            </w:ins>
          </w:p>
        </w:tc>
      </w:tr>
    </w:tbl>
    <w:p w14:paraId="5E4EEAB5" w14:textId="77777777" w:rsidR="006D1D03" w:rsidRPr="006D1D03" w:rsidRDefault="006D1D03" w:rsidP="006D1D03">
      <w:pPr>
        <w:rPr>
          <w:ins w:id="1360" w:author="Никита Гринь" w:date="2026-08-04T16:22:00Z"/>
          <w:lang w:val="ru-RU"/>
        </w:rPr>
      </w:pPr>
    </w:p>
    <w:p w14:paraId="29228A6E" w14:textId="6C9417EF" w:rsidR="009D43E8" w:rsidRDefault="00317F00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II.3.5.1.1. Управление промптами сценария (§4.5.2.6)</w:t>
      </w:r>
    </w:p>
    <w:p w14:paraId="2D255E6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171"/>
          <w:id w:val="17944979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Редактор сценариев</w:t>
      </w:r>
      <w:r>
        <w:rPr>
          <w:rFonts w:ascii="Arial" w:eastAsia="Arial" w:hAnsi="Arial" w:cs="Arial"/>
          <w:color w:val="000000"/>
        </w:rPr>
        <w:t xml:space="preserve"> · embed Scenarios &amp; Prompts Studio ·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Роль:</w:t>
      </w:r>
      <w:r>
        <w:rPr>
          <w:rFonts w:ascii="Arial" w:eastAsia="Arial" w:hAnsi="Arial" w:cs="Arial"/>
          <w:color w:val="000000"/>
        </w:rPr>
        <w:t xml:space="preserve"> администратор диалоговых сценариев и промптов (§2.4 п.6).</w:t>
      </w:r>
    </w:p>
    <w:p w14:paraId="0DA350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Промпты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выносятся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отдельный раздел сайдбара — они часть диалогового сценария и закрывают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4.5.2.6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CRUD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кода) через вкладки редактора.</w:t>
      </w:r>
    </w:p>
    <w:tbl>
      <w:tblPr>
        <w:tblStyle w:val="115"/>
        <w:tblW w:w="10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0"/>
        <w:gridCol w:w="5050"/>
        <w:gridCol w:w="3285"/>
      </w:tblGrid>
      <w:tr w:rsidR="009D43E8" w14:paraId="47F1D08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14:paraId="4D66B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Вкладка / панель</w:t>
            </w:r>
          </w:p>
        </w:tc>
        <w:tc>
          <w:tcPr>
            <w:tcW w:w="5050" w:type="dxa"/>
          </w:tcPr>
          <w:p w14:paraId="796985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285" w:type="dxa"/>
          </w:tcPr>
          <w:p w14:paraId="60416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9D43E8" w14:paraId="210AC69D" w14:textId="77777777" w:rsidTr="009D43E8">
        <w:tc>
          <w:tcPr>
            <w:tcW w:w="2479" w:type="dxa"/>
          </w:tcPr>
          <w:p w14:paraId="22D8D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Карта</w:t>
            </w:r>
          </w:p>
        </w:tc>
        <w:tc>
          <w:tcPr>
            <w:tcW w:w="5050" w:type="dxa"/>
          </w:tcPr>
          <w:p w14:paraId="73B9474A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2"/>
                <w:id w:val="55343398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Клик по узлу → панель: уточняющий вопрос,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prompt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узла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условие ветвления</w:t>
            </w:r>
          </w:p>
        </w:tc>
        <w:tc>
          <w:tcPr>
            <w:tcW w:w="3285" w:type="dxa"/>
          </w:tcPr>
          <w:p w14:paraId="25F0C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4.5.2.2.3, 4.6.4.3</w:t>
            </w:r>
          </w:p>
        </w:tc>
      </w:tr>
      <w:tr w:rsidR="009D43E8" w14:paraId="7B588C55" w14:textId="77777777" w:rsidTr="009D43E8">
        <w:tc>
          <w:tcPr>
            <w:tcW w:w="2479" w:type="dxa"/>
          </w:tcPr>
          <w:p w14:paraId="357227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Промпты</w:t>
            </w:r>
          </w:p>
        </w:tc>
        <w:tc>
          <w:tcPr>
            <w:tcW w:w="5050" w:type="dxa"/>
          </w:tcPr>
          <w:p w14:paraId="776F1C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System prompt сценария;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библиотека reusable snippets</w:t>
            </w:r>
            <w:r>
              <w:rPr>
                <w:rFonts w:ascii="Arial" w:eastAsia="Arial" w:hAnsi="Arial" w:cs="Arial"/>
                <w:color w:val="000000"/>
              </w:rPr>
              <w:t xml:space="preserve"> («Эскалация оператору», «Низкая релевантность»)</w:t>
            </w:r>
          </w:p>
        </w:tc>
        <w:tc>
          <w:tcPr>
            <w:tcW w:w="3285" w:type="dxa"/>
          </w:tcPr>
          <w:p w14:paraId="7CA25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01539317" w14:textId="77777777" w:rsidTr="009D43E8">
        <w:tc>
          <w:tcPr>
            <w:tcW w:w="2479" w:type="dxa"/>
          </w:tcPr>
          <w:p w14:paraId="0F0C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Настройки</w:t>
            </w:r>
          </w:p>
        </w:tc>
        <w:tc>
          <w:tcPr>
            <w:tcW w:w="5050" w:type="dxa"/>
          </w:tcPr>
          <w:p w14:paraId="6E4030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Каналы (телефония / чат), статус </w:t>
            </w:r>
            <w:r>
              <w:rPr>
                <w:rFonts w:ascii="Arial" w:eastAsia="Arial" w:hAnsi="Arial" w:cs="Arial"/>
                <w:color w:val="000000"/>
              </w:rPr>
              <w:t>Draft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  <w:tc>
          <w:tcPr>
            <w:tcW w:w="3285" w:type="dxa"/>
          </w:tcPr>
          <w:p w14:paraId="2F80F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</w:tr>
    </w:tbl>
    <w:p w14:paraId="7E3E99F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Что не является промптами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 этом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шаблоны ответов оператора чата —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admin</w:t>
      </w:r>
      <w:r w:rsidRPr="003C42DA">
        <w:rPr>
          <w:rFonts w:ascii="Arial" w:eastAsia="Arial" w:hAnsi="Arial" w:cs="Arial"/>
          <w:color w:val="000000"/>
          <w:lang w:val="ru-RU"/>
        </w:rPr>
        <w:t>;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генерируются из СУЗ, не редактируются как </w:t>
      </w:r>
      <w:r>
        <w:rPr>
          <w:rFonts w:ascii="Arial" w:eastAsia="Arial" w:hAnsi="Arial" w:cs="Arial"/>
          <w:color w:val="000000"/>
        </w:rPr>
        <w:t>prompt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A4A26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F7CF9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Макет: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—</w:t>
      </w:r>
      <w:r>
        <w:rPr>
          <w:rFonts w:ascii="Arial" w:eastAsia="Arial" w:hAnsi="Arial" w:cs="Arial"/>
        </w:rPr>
        <w:t xml:space="preserve"> Редактор сценариев</w:t>
      </w:r>
    </w:p>
    <w:p w14:paraId="7DE3C33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DFF255C" wp14:editId="3048FF82">
            <wp:extent cx="7115175" cy="5467641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467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45239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361" w:name="bookmark=id.yidi5ov44o1j" w:colFirst="0" w:colLast="0"/>
      <w:bookmarkEnd w:id="1361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.3.5.3. База знаний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(§4.5.1)</w:t>
      </w:r>
    </w:p>
    <w:p w14:paraId="77930E5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§4.5.1]: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администрирование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136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6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6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65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366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КЦ без привлечения разработчика —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73"/>
          <w:id w:val="119974721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«Базы знаний КЦ»). Роль: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Администратор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п.2). Синхронизация контента из СУЗ — </w:t>
      </w:r>
      <w:r>
        <w:fldChar w:fldCharType="begin"/>
      </w:r>
      <w:r>
        <w:instrText>HYPERLINK</w:instrText>
      </w:r>
      <w:r w:rsidRPr="003339CA">
        <w:rPr>
          <w:lang w:val="ru-RU"/>
          <w:rPrChange w:id="136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6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6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70" w:author="Никита Гринь" w:date="2026-07-31T10:56:00Z" w16du:dateUtc="2026-07-31T07:56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371" w:author="Никита Гринь" w:date="2026-07-31T10:56:00Z" w16du:dateUtc="2026-07-31T07:56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372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373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74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75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76" w:author="Никита Гринь" w:date="2026-07-31T10:56:00Z" w16du:dateUtc="2026-07-31T07:56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1377" w:author="Никита Гринь" w:date="2026-07-31T10:56:00Z" w16du:dateUtc="2026-07-31T07:56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1378" w:author="Никита Гринь" w:date="2026-07-31T10:56:00Z" w16du:dateUtc="2026-07-31T07:56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1379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14"/>
        <w:tblW w:w="134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85"/>
        <w:gridCol w:w="5795"/>
        <w:gridCol w:w="2265"/>
      </w:tblGrid>
      <w:tr w:rsidR="009D43E8" w14:paraId="3A307A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997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85" w:type="dxa"/>
          </w:tcPr>
          <w:p w14:paraId="1DEF97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95" w:type="dxa"/>
          </w:tcPr>
          <w:p w14:paraId="0B9FCD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65" w:type="dxa"/>
          </w:tcPr>
          <w:p w14:paraId="0C8DE2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D9966" w14:textId="77777777" w:rsidTr="009D43E8">
        <w:tc>
          <w:tcPr>
            <w:tcW w:w="1980" w:type="dxa"/>
          </w:tcPr>
          <w:p w14:paraId="70E591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FR-KB-CC-01</w:t>
            </w:r>
          </w:p>
        </w:tc>
        <w:tc>
          <w:tcPr>
            <w:tcW w:w="3385" w:type="dxa"/>
          </w:tcPr>
          <w:p w14:paraId="320BBD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добавлять и изменять промпты, сценарии, структуру и содержание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привлечения разработчика, без технических знаний, навыков, без знания языков программирования (§4.5.1.1)</w:t>
            </w:r>
          </w:p>
        </w:tc>
        <w:tc>
          <w:tcPr>
            <w:tcW w:w="5795" w:type="dxa"/>
          </w:tcPr>
          <w:p w14:paraId="07832D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74"/>
                <w:id w:val="-44520603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/ «Редактор сценариев».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визуальные формы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промптов, сценариев и структуры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8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8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8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83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84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§2.4 п.2.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изменения сохранены и доступны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4E777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4.5.1.1</w:t>
            </w:r>
          </w:p>
        </w:tc>
      </w:tr>
      <w:tr w:rsidR="009D43E8" w14:paraId="6482CCCF" w14:textId="77777777" w:rsidTr="009D43E8">
        <w:tc>
          <w:tcPr>
            <w:tcW w:w="1980" w:type="dxa"/>
          </w:tcPr>
          <w:p w14:paraId="3112BB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FR-KB-CC-02</w:t>
            </w:r>
          </w:p>
        </w:tc>
        <w:tc>
          <w:tcPr>
            <w:tcW w:w="3385" w:type="dxa"/>
          </w:tcPr>
          <w:p w14:paraId="36B277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редактировать и структурировать данные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так, чтобы их эффективно могла использовать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-модель (§4.5.1.2)</w:t>
            </w:r>
          </w:p>
        </w:tc>
        <w:tc>
          <w:tcPr>
            <w:tcW w:w="5795" w:type="dxa"/>
          </w:tcPr>
          <w:p w14:paraId="77A04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документ или раздел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8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8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8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88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89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5"/>
                <w:id w:val="245663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структурирования (разделы, теги,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-политики);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pipeline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оптимизирован для RAG.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INT-T-SUZ-01, preview поиска (FR-UND-12).</w:t>
            </w:r>
          </w:p>
        </w:tc>
        <w:tc>
          <w:tcPr>
            <w:tcW w:w="2265" w:type="dxa"/>
          </w:tcPr>
          <w:p w14:paraId="5A901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4.5.1.2</w:t>
            </w:r>
          </w:p>
        </w:tc>
      </w:tr>
      <w:tr w:rsidR="009D43E8" w14:paraId="36817DB2" w14:textId="77777777" w:rsidTr="009D43E8">
        <w:tc>
          <w:tcPr>
            <w:tcW w:w="1980" w:type="dxa"/>
          </w:tcPr>
          <w:p w14:paraId="08F80E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FR-KB-CC-04</w:t>
            </w:r>
          </w:p>
        </w:tc>
        <w:tc>
          <w:tcPr>
            <w:tcW w:w="3385" w:type="dxa"/>
          </w:tcPr>
          <w:p w14:paraId="2F493F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направляться оповещения об изменениях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дальнейшей проверки обновления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администратором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диалоговых сценариев и промптов (§4.5.1.4)</w:t>
            </w:r>
          </w:p>
        </w:tc>
        <w:tc>
          <w:tcPr>
            <w:tcW w:w="5795" w:type="dxa"/>
          </w:tcPr>
          <w:p w14:paraId="280557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переиндексация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или ручная публикация).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notify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-сервис: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ролям §2.4 п.2 и п.6 со ссылкой на журнал изменений.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администраторы получили оповещение о необходимости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6FFF76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4.5.1.4</w:t>
            </w:r>
          </w:p>
        </w:tc>
      </w:tr>
      <w:tr w:rsidR="009D43E8" w14:paraId="16DAFE9D" w14:textId="77777777" w:rsidTr="009D43E8">
        <w:tc>
          <w:tcPr>
            <w:tcW w:w="1980" w:type="dxa"/>
          </w:tcPr>
          <w:p w14:paraId="20BFE0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FR-KB-CC-05</w:t>
            </w:r>
          </w:p>
        </w:tc>
        <w:tc>
          <w:tcPr>
            <w:tcW w:w="3385" w:type="dxa"/>
          </w:tcPr>
          <w:p w14:paraId="7C0993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Должен фиксироваться процесс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(логирование) (§4.5.1.5)</w:t>
            </w:r>
          </w:p>
        </w:tc>
        <w:tc>
          <w:tcPr>
            <w:tcW w:w="5795" w:type="dxa"/>
          </w:tcPr>
          <w:p w14:paraId="167C74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(статья СУЗ, ручная загрузка, удаление).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6"/>
                <w:id w:val="11552750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журнал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→ «Журнал индексации»: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timestamp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источник,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статус, версия индекса; экспорт в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del w:id="1390" w:author="Никита Гринь" w:date="2026-08-05T12:35:00Z" w16du:dateUtc="2026-08-05T09:35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/ </w:delText>
              </w:r>
              <w:r w:rsidDel="00D65562">
                <w:rPr>
                  <w:rFonts w:ascii="Arial" w:eastAsia="Arial" w:hAnsi="Arial" w:cs="Arial"/>
                  <w:color w:val="000000"/>
                </w:rPr>
                <w:delText>KUMA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полная трассируемость обновлений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9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9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9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9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9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3F8CC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4.5.1.5</w:t>
            </w:r>
          </w:p>
        </w:tc>
      </w:tr>
      <w:tr w:rsidR="009D43E8" w14:paraId="2E468DB5" w14:textId="77777777" w:rsidTr="009D43E8">
        <w:tc>
          <w:tcPr>
            <w:tcW w:w="1980" w:type="dxa"/>
          </w:tcPr>
          <w:p w14:paraId="6A66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FR-KB-CC-07</w:t>
            </w:r>
          </w:p>
        </w:tc>
        <w:tc>
          <w:tcPr>
            <w:tcW w:w="3385" w:type="dxa"/>
          </w:tcPr>
          <w:p w14:paraId="79F26C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модуля Контакт-центра может быть создано неограниченное количество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(§4.5.1.7)</w:t>
            </w:r>
          </w:p>
        </w:tc>
        <w:tc>
          <w:tcPr>
            <w:tcW w:w="5795" w:type="dxa"/>
          </w:tcPr>
          <w:p w14:paraId="643AAD0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9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9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9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99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00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тематическая группа).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экземпляров и групп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0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0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0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0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0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каждый — отдельный </w:t>
            </w:r>
            <w:r>
              <w:rPr>
                <w:rFonts w:ascii="Arial" w:eastAsia="Arial" w:hAnsi="Arial" w:cs="Arial"/>
                <w:color w:val="000000"/>
              </w:rPr>
              <w:t>vector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0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0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0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09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10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программного лимита;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1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1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1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1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1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теста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265" w:type="dxa"/>
          </w:tcPr>
          <w:p w14:paraId="3A0D6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4.5.1.7, 4.6.4.6</w:t>
            </w:r>
          </w:p>
        </w:tc>
      </w:tr>
    </w:tbl>
    <w:p w14:paraId="63B7234E" w14:textId="77777777" w:rsidR="009D43E8" w:rsidRDefault="00317F00">
      <w:pPr>
        <w:pStyle w:val="4"/>
        <w:rPr>
          <w:rFonts w:ascii="Arial" w:eastAsia="Arial" w:hAnsi="Arial" w:cs="Arial"/>
        </w:rPr>
      </w:pPr>
      <w:bookmarkStart w:id="1416" w:name="bookmark=id.ywxwqkfe1fti" w:colFirst="0" w:colLast="0"/>
      <w:bookmarkEnd w:id="1416"/>
      <w:r>
        <w:rPr>
          <w:rFonts w:ascii="Arial" w:eastAsia="Arial" w:hAnsi="Arial" w:cs="Arial"/>
        </w:rPr>
        <w:t>II.3.5.4. Настройка релевантности (§4.5.3)</w:t>
      </w:r>
    </w:p>
    <w:p w14:paraId="03D25D4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§4.5.3]:</w:t>
      </w:r>
      <w:sdt>
        <w:sdtPr>
          <w:tag w:val="goog_rdk_177"/>
          <w:id w:val="-205362935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интерфейс настройки порогов релевантности ответов </w:t>
          </w:r>
          <w:r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модуля КЦ —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«Политики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78"/>
          <w:id w:val="-11555992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ра» / «Модуль понимания» → «Пороги релевантности».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Роль: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Администратор базы знаний LLM</w:t>
      </w:r>
      <w:r>
        <w:rPr>
          <w:rFonts w:ascii="Arial" w:eastAsia="Arial" w:hAnsi="Arial" w:cs="Arial"/>
          <w:color w:val="000000"/>
        </w:rPr>
        <w:t xml:space="preserve"> (§2.4 п.2). Профиль: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1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515"/>
        <w:gridCol w:w="5560"/>
        <w:gridCol w:w="2340"/>
      </w:tblGrid>
      <w:tr w:rsidR="009D43E8" w14:paraId="164159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8511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515" w:type="dxa"/>
          </w:tcPr>
          <w:p w14:paraId="1AC00F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560" w:type="dxa"/>
          </w:tcPr>
          <w:p w14:paraId="551425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340" w:type="dxa"/>
          </w:tcPr>
          <w:p w14:paraId="00F01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126AAB" w14:textId="77777777" w:rsidTr="009D43E8">
        <w:tc>
          <w:tcPr>
            <w:tcW w:w="1980" w:type="dxa"/>
          </w:tcPr>
          <w:p w14:paraId="64166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FR-REL-CC-01</w:t>
            </w:r>
          </w:p>
        </w:tc>
        <w:tc>
          <w:tcPr>
            <w:tcW w:w="3515" w:type="dxa"/>
          </w:tcPr>
          <w:p w14:paraId="4BC2C2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должен реализовать интерфейс, позволяющий устанавливать уровни релевантности, которые определяют,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насколько ответ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ожиданиям пользователя (§4.5.3.1)</w:t>
            </w:r>
          </w:p>
        </w:tc>
        <w:tc>
          <w:tcPr>
            <w:tcW w:w="5560" w:type="dxa"/>
          </w:tcPr>
          <w:p w14:paraId="09B6941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экран «Настройка релевантности».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параметры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escalation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сохранение в конфигурации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пороги применяются к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отображению % на карточках подсказок.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340" w:type="dxa"/>
          </w:tcPr>
          <w:p w14:paraId="3C5C5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4.5.3.1</w:t>
            </w:r>
          </w:p>
        </w:tc>
      </w:tr>
      <w:tr w:rsidR="009D43E8" w14:paraId="37634911" w14:textId="77777777" w:rsidTr="009D43E8">
        <w:tc>
          <w:tcPr>
            <w:tcW w:w="1980" w:type="dxa"/>
          </w:tcPr>
          <w:p w14:paraId="0692EF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FR-REL-CC-02</w:t>
            </w:r>
          </w:p>
        </w:tc>
        <w:tc>
          <w:tcPr>
            <w:tcW w:w="3515" w:type="dxa"/>
          </w:tcPr>
          <w:p w14:paraId="4DEA74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по настройке уровней релевантности: отдельные уровни для канала телефония и онлайн-чат; тестирование на исторических данных; регулировка по контексту/сложности запроса (§4.5.3.2.1–4.5.3.2.3)</w:t>
            </w:r>
          </w:p>
        </w:tc>
        <w:tc>
          <w:tcPr>
            <w:tcW w:w="5560" w:type="dxa"/>
          </w:tcPr>
          <w:p w14:paraId="367BD9D4" w14:textId="1B13A791" w:rsidR="009D43E8" w:rsidRPr="001F602B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417" w:author="Никита Гринь" w:date="2026-07-31T13:50:00Z" w16du:dateUtc="2026-07-31T10:50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telephony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опционально — пресеты «финансы/юридические»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«стандартные» темы.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две строки конфигурации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«Тест на истории» — прогон выборки диалогов за период,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распределения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правила повышения порога по тегу темы/интенту.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оптимальные пороги по каналу и типу запроса;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теста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ins w:id="1418" w:author="Никита Гринь" w:date="2026-07-31T13:50:00Z" w16du:dateUtc="2026-07-31T10:50:00Z">
              <w:r w:rsidR="001F602B" w:rsidRPr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19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Приёмка: 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0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настройка порогов отдельно для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1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telephony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и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3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online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4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_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5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6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; прогон «Тест на истории»; сохранение отчёта распределения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7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score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8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(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9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admin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30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31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smoke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3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).</w:t>
              </w:r>
            </w:ins>
            <w:del w:id="1433" w:author="Никита Гринь" w:date="2026-07-31T13:50:00Z" w16du:dateUtc="2026-07-31T10:50:00Z"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34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lang w:val="ru-RU"/>
                  <w:rPrChange w:id="1435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36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7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admin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8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smoke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9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commentRangeStart w:id="1440"/>
              <w:r w:rsidDel="001F602B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1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2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  <w:commentRangeEnd w:id="1440"/>
              <w:r w:rsidR="0082434C" w:rsidRPr="001F602B" w:rsidDel="001F602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1443" w:author="Никита Гринь" w:date="2026-07-31T13:50:00Z" w16du:dateUtc="2026-07-31T10:50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1440"/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4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5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6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7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-02.</w:delText>
              </w:r>
            </w:del>
          </w:p>
        </w:tc>
        <w:tc>
          <w:tcPr>
            <w:tcW w:w="2340" w:type="dxa"/>
          </w:tcPr>
          <w:p w14:paraId="486074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4.5.3.2.1, 4.5.3.2.2, 4.5.3.2.3</w:t>
            </w:r>
          </w:p>
        </w:tc>
      </w:tr>
      <w:tr w:rsidR="009D43E8" w14:paraId="122B53C9" w14:textId="77777777" w:rsidTr="009D43E8">
        <w:tc>
          <w:tcPr>
            <w:tcW w:w="1980" w:type="dxa"/>
          </w:tcPr>
          <w:p w14:paraId="76F6EB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FR-REL-CC-03</w:t>
            </w:r>
          </w:p>
        </w:tc>
        <w:tc>
          <w:tcPr>
            <w:tcW w:w="3515" w:type="dxa"/>
          </w:tcPr>
          <w:p w14:paraId="79C268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должен поддерживать функции автоматического отслеживания релевантности ответов через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о доле запросов, соответствующих порогу, и случаях, когда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минимального уровня (§4.5.3.3)</w:t>
            </w:r>
          </w:p>
        </w:tc>
        <w:tc>
          <w:tcPr>
            <w:tcW w:w="5560" w:type="dxa"/>
          </w:tcPr>
          <w:p w14:paraId="323793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накоплены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-диалоги с метриками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обратной связью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79"/>
                <w:id w:val="-1675584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(§4.7): % ответов ≥ порога;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тчик «ниже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 каналам; дашборд для аналитика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«Соответствие порогу релевантности»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4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4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5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5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glrqibn</w:instrText>
            </w:r>
            <w:r w:rsidRPr="003339CA">
              <w:rPr>
                <w:lang w:val="ru-RU"/>
                <w:rPrChange w:id="1452" w:author="Никита Гринь" w:date="2026-07-31T10:56:00Z" w16du:dateUtc="2026-07-31T07:56:00Z">
                  <w:rPr/>
                </w:rPrChange>
              </w:rPr>
              <w:instrText>37</w:instrText>
            </w:r>
            <w:r>
              <w:instrText>p</w:instrText>
            </w:r>
            <w:r w:rsidRPr="003339CA">
              <w:rPr>
                <w:lang w:val="ru-RU"/>
                <w:rPrChange w:id="145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340" w:type="dxa"/>
          </w:tcPr>
          <w:p w14:paraId="193144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4.5.3.3, 4.7.2</w:t>
            </w:r>
          </w:p>
        </w:tc>
      </w:tr>
    </w:tbl>
    <w:p w14:paraId="233A11C6" w14:textId="7FD9B6F8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Механика эталонов и сценариев.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Диалоговый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1454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55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56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57" w:author="Никита Гринь" w:date="2026-07-31T10:56:00Z" w16du:dateUtc="2026-07-31T07:56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1458" w:author="Никита Гринь" w:date="2026-07-31T10:56:00Z" w16du:dateUtc="2026-07-31T07:56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1459" w:author="Никита Гринь" w:date="2026-07-31T10:56:00Z" w16du:dateUtc="2026-07-31T07:56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1460" w:author="Никита Гринь" w:date="2026-07-31T10:56:00Z" w16du:dateUtc="2026-07-31T07:56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SCR</w:t>
      </w:r>
      <w:r w:rsidRPr="003C42DA">
        <w:rPr>
          <w:rFonts w:ascii="Arial" w:eastAsia="Arial" w:hAnsi="Arial" w:cs="Arial"/>
          <w:color w:val="156082"/>
          <w:lang w:val="ru-RU"/>
        </w:rPr>
        <w:t>-01…12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эталон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46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6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64" w:author="Никита Гринь" w:date="2026-07-31T10:56:00Z" w16du:dateUtc="2026-07-31T07:56:00Z">
            <w:rPr/>
          </w:rPrChange>
        </w:rPr>
        <w:instrText>.801</w:instrText>
      </w:r>
      <w:r>
        <w:instrText>arehzigvq</w:instrText>
      </w:r>
      <w:r w:rsidRPr="003339CA">
        <w:rPr>
          <w:lang w:val="ru-RU"/>
          <w:rPrChange w:id="1465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.2.6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разные сущности: сценарий определяет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ход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(узлы, ветки, эскалация, 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реплики клиента и поиска в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sdt>
        <w:sdtPr>
          <w:tag w:val="goog_rdk_180"/>
          <w:id w:val="58090621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При публикации сценария из </w:t>
          </w:r>
          <w:r>
            <w:rPr>
              <w:rFonts w:ascii="Arial Unicode MS" w:eastAsia="Arial Unicode MS" w:hAnsi="Arial Unicode MS" w:cs="Arial Unicode MS"/>
              <w:color w:val="000000"/>
            </w:rPr>
            <w:t>backlog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≥50 (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46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6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69" w:author="Никита Гринь" w:date="2026-07-31T10:56:00Z" w16du:dateUtc="2026-07-31T07:56:00Z">
            <w:rPr/>
          </w:rPrChange>
        </w:rPr>
        <w:instrText>.</w:instrText>
      </w:r>
      <w:r>
        <w:instrText>czf</w:instrText>
      </w:r>
      <w:r w:rsidRPr="003339CA">
        <w:rPr>
          <w:lang w:val="ru-RU"/>
          <w:rPrChange w:id="1470" w:author="Никита Гринь" w:date="2026-07-31T10:56:00Z" w16du:dateUtc="2026-07-31T07:56:00Z">
            <w:rPr/>
          </w:rPrChange>
        </w:rPr>
        <w:instrText>1</w:instrText>
      </w:r>
      <w:r>
        <w:instrText>gpwckqlg</w:instrText>
      </w:r>
      <w:r w:rsidRPr="003339CA">
        <w:rPr>
          <w:lang w:val="ru-RU"/>
          <w:rPrChange w:id="1471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 xml:space="preserve">Прил. </w:t>
      </w:r>
      <w:r>
        <w:rPr>
          <w:rFonts w:ascii="Arial" w:eastAsia="Arial" w:hAnsi="Arial" w:cs="Arial"/>
          <w:color w:val="156082"/>
        </w:rPr>
        <w:t>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47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7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7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75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476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477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478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sdt>
        <w:sdtPr>
          <w:tag w:val="goog_rdk_181"/>
          <w:id w:val="-183716831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№7) </w:t>
          </w:r>
          <w:r w:rsidR="006B2A3B">
            <w:rPr>
              <w:rFonts w:ascii="Arial Unicode MS" w:eastAsia="Arial Unicode MS" w:hAnsi="Arial Unicode MS" w:cs="Arial Unicode MS"/>
              <w:color w:val="000000"/>
              <w:lang w:val="ru-RU"/>
            </w:rPr>
            <w:t>разработчик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диалоговых сценариев экспортирует стартовые реплики → кандидаты эталонов </w:t>
          </w:r>
          <w:r>
            <w:rPr>
              <w:rFonts w:ascii="Arial Unicode MS" w:eastAsia="Arial Unicode MS" w:hAnsi="Arial Unicode MS" w:cs="Arial Unicode MS"/>
              <w:color w:val="000000"/>
            </w:rPr>
            <w:t>QU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; внутренний пользователь КЦ верифицирует распознавание в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47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8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8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82" w:author="Никита Гринь" w:date="2026-07-31T10:56:00Z" w16du:dateUtc="2026-07-31T07:56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1483" w:author="Никита Гринь" w:date="2026-07-31T10:56:00Z" w16du:dateUtc="2026-07-31T07:56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1484" w:author="Никита Гринь" w:date="2026-07-31T10:56:00Z" w16du:dateUtc="2026-07-31T07:56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1485" w:author="Никита Гринь" w:date="2026-07-31T10:56:00Z" w16du:dateUtc="2026-07-31T07:56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>тест-диалоге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-06)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публикации</w:t>
      </w:r>
      <w:r w:rsidRPr="003C42DA">
        <w:rPr>
          <w:rFonts w:ascii="Arial" w:eastAsia="Arial" w:hAnsi="Arial" w:cs="Arial"/>
          <w:lang w:val="ru-RU"/>
        </w:rPr>
        <w:t>.</w:t>
      </w:r>
    </w:p>
    <w:p w14:paraId="05C8A4E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D6B392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6. Макет интерфейса редактора диалоговых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B7EE3D5" wp14:editId="4DF758C4">
            <wp:extent cx="7305675" cy="5592684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559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CD4C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7. Макет интерфейса тестирования диалогового сценария</w:t>
      </w:r>
    </w:p>
    <w:p w14:paraId="70FBAB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1530BF" wp14:editId="38FBC530">
            <wp:extent cx="7077075" cy="5443904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544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FE14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86" w:name="bookmark=id.33c18hut3xlv" w:colFirst="0" w:colLast="0"/>
      <w:bookmarkEnd w:id="148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.3.5.2.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2"/>
        <w:tblW w:w="12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3390"/>
        <w:gridCol w:w="7890"/>
      </w:tblGrid>
      <w:tr w:rsidR="009D43E8" w14:paraId="587F7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5071C7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3390" w:type="dxa"/>
          </w:tcPr>
          <w:p w14:paraId="380C7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7890" w:type="dxa"/>
          </w:tcPr>
          <w:p w14:paraId="504A96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173A60C8" w14:textId="77777777" w:rsidTr="009D43E8">
        <w:tc>
          <w:tcPr>
            <w:tcW w:w="1665" w:type="dxa"/>
          </w:tcPr>
          <w:p w14:paraId="2C557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390" w:type="dxa"/>
          </w:tcPr>
          <w:p w14:paraId="66D2F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(КЦ)</w:t>
            </w:r>
          </w:p>
        </w:tc>
        <w:tc>
          <w:tcPr>
            <w:tcW w:w="7890" w:type="dxa"/>
          </w:tcPr>
          <w:p w14:paraId="477CBB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§3.3, preset «строгий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р» (низкая temperature)</w:t>
            </w:r>
          </w:p>
        </w:tc>
      </w:tr>
      <w:tr w:rsidR="009D43E8" w14:paraId="09F5C6AA" w14:textId="77777777" w:rsidTr="009D43E8">
        <w:tc>
          <w:tcPr>
            <w:tcW w:w="1665" w:type="dxa"/>
          </w:tcPr>
          <w:p w14:paraId="359F9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</w:t>
            </w:r>
          </w:p>
        </w:tc>
        <w:tc>
          <w:tcPr>
            <w:tcW w:w="3390" w:type="dxa"/>
          </w:tcPr>
          <w:p w14:paraId="459BDC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</w:t>
            </w:r>
          </w:p>
        </w:tc>
        <w:tc>
          <w:tcPr>
            <w:tcW w:w="7890" w:type="dxa"/>
          </w:tcPr>
          <w:p w14:paraId="07740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узлов, сценарии «Услуга»</w:t>
            </w:r>
          </w:p>
        </w:tc>
      </w:tr>
      <w:tr w:rsidR="009D43E8" w14:paraId="509E1FBC" w14:textId="77777777" w:rsidTr="009D43E8">
        <w:tc>
          <w:tcPr>
            <w:tcW w:w="1665" w:type="dxa"/>
          </w:tcPr>
          <w:p w14:paraId="34D31F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390" w:type="dxa"/>
          </w:tcPr>
          <w:p w14:paraId="22723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 / webhook СУЗ</w:t>
            </w:r>
          </w:p>
        </w:tc>
        <w:tc>
          <w:tcPr>
            <w:tcW w:w="7890" w:type="dxa"/>
          </w:tcPr>
          <w:p w14:paraId="12AEA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+ журнал индексации</w:t>
            </w:r>
          </w:p>
        </w:tc>
      </w:tr>
      <w:tr w:rsidR="009D43E8" w:rsidRPr="0050000B" w14:paraId="5B45C7CA" w14:textId="77777777" w:rsidTr="009D43E8">
        <w:tc>
          <w:tcPr>
            <w:tcW w:w="1665" w:type="dxa"/>
          </w:tcPr>
          <w:p w14:paraId="5D345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4–5</w:t>
            </w:r>
          </w:p>
        </w:tc>
        <w:tc>
          <w:tcPr>
            <w:tcW w:w="3390" w:type="dxa"/>
          </w:tcPr>
          <w:p w14:paraId="3B25A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7890" w:type="dxa"/>
          </w:tcPr>
          <w:p w14:paraId="2E85BA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Пороги релевантности тел./онлайн-чат,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</w:t>
            </w:r>
          </w:p>
        </w:tc>
      </w:tr>
      <w:tr w:rsidR="009D43E8" w14:paraId="5A17F4BD" w14:textId="77777777" w:rsidTr="009D43E8">
        <w:tc>
          <w:tcPr>
            <w:tcW w:w="1665" w:type="dxa"/>
          </w:tcPr>
          <w:p w14:paraId="1F0E7B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390" w:type="dxa"/>
          </w:tcPr>
          <w:p w14:paraId="099A6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</w:t>
            </w:r>
          </w:p>
        </w:tc>
        <w:tc>
          <w:tcPr>
            <w:tcW w:w="7890" w:type="dxa"/>
          </w:tcPr>
          <w:p w14:paraId="0288ED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4.5.2.8</w:t>
            </w:r>
          </w:p>
        </w:tc>
      </w:tr>
    </w:tbl>
    <w:p w14:paraId="6414EEFF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87" w:name="bookmark=id.wukoztp8kl5" w:colFirst="0" w:colLast="0"/>
      <w:bookmarkEnd w:id="148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.3.6.1. Сквозной бюджет времени (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30"/>
        <w:gridCol w:w="7725"/>
      </w:tblGrid>
      <w:tr w:rsidR="009D43E8" w14:paraId="03709CA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122192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Звено</w:t>
            </w:r>
          </w:p>
        </w:tc>
        <w:tc>
          <w:tcPr>
            <w:tcW w:w="3330" w:type="dxa"/>
          </w:tcPr>
          <w:p w14:paraId="2CFF93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7725" w:type="dxa"/>
          </w:tcPr>
          <w:p w14:paraId="63BDC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Примечание</w:t>
            </w:r>
          </w:p>
        </w:tc>
      </w:tr>
      <w:tr w:rsidR="009D43E8" w:rsidRPr="0050000B" w14:paraId="2B0B9C09" w14:textId="77777777" w:rsidTr="009D43E8">
        <w:tc>
          <w:tcPr>
            <w:tcW w:w="1830" w:type="dxa"/>
          </w:tcPr>
          <w:p w14:paraId="1235A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partial/final</w:t>
            </w:r>
          </w:p>
        </w:tc>
        <w:tc>
          <w:tcPr>
            <w:tcW w:w="3330" w:type="dxa"/>
          </w:tcPr>
          <w:p w14:paraId="2E631FE3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82"/>
                <w:id w:val="-1061642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≤1 с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</w:rPr>
              <w:t>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OKT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-03: 2–5 с после фразы</w:t>
            </w:r>
          </w:p>
        </w:tc>
        <w:tc>
          <w:tcPr>
            <w:tcW w:w="7725" w:type="dxa"/>
          </w:tcPr>
          <w:p w14:paraId="2BCB230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Этап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итог подсказки</w:t>
            </w:r>
          </w:p>
        </w:tc>
      </w:tr>
      <w:tr w:rsidR="009D43E8" w14:paraId="0715F4F0" w14:textId="77777777" w:rsidTr="009D43E8">
        <w:tc>
          <w:tcPr>
            <w:tcW w:w="1830" w:type="dxa"/>
          </w:tcPr>
          <w:p w14:paraId="776D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RAG + LLM</w:t>
            </w:r>
          </w:p>
        </w:tc>
        <w:tc>
          <w:tcPr>
            <w:tcW w:w="3330" w:type="dxa"/>
          </w:tcPr>
          <w:p w14:paraId="4A4F06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 на реплику (§4.3.1.4)</w:t>
            </w:r>
          </w:p>
        </w:tc>
        <w:tc>
          <w:tcPr>
            <w:tcW w:w="7725" w:type="dxa"/>
          </w:tcPr>
          <w:p w14:paraId="54C43AF0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3"/>
                <w:id w:val="-17012350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p95 ≤2 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операторов параллельно</w:t>
            </w:r>
          </w:p>
        </w:tc>
      </w:tr>
      <w:tr w:rsidR="009D43E8" w14:paraId="7413899A" w14:textId="77777777" w:rsidTr="009D43E8">
        <w:tc>
          <w:tcPr>
            <w:tcW w:w="1830" w:type="dxa"/>
          </w:tcPr>
          <w:p w14:paraId="706256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Нагрузочный тест</w:t>
            </w:r>
          </w:p>
        </w:tc>
        <w:tc>
          <w:tcPr>
            <w:tcW w:w="3330" w:type="dxa"/>
          </w:tcPr>
          <w:p w14:paraId="0795D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диалогов + сценарии КЦ</w:t>
            </w:r>
          </w:p>
        </w:tc>
        <w:tc>
          <w:tcPr>
            <w:tcW w:w="7725" w:type="dxa"/>
          </w:tcPr>
          <w:p w14:paraId="19FC03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</w:tbl>
    <w:p w14:paraId="2C92BD20" w14:textId="77777777" w:rsidR="009D43E8" w:rsidRDefault="00317F00">
      <w:pPr>
        <w:pStyle w:val="4"/>
        <w:rPr>
          <w:rFonts w:ascii="Arial" w:eastAsia="Arial" w:hAnsi="Arial" w:cs="Arial"/>
        </w:rPr>
      </w:pPr>
      <w:bookmarkStart w:id="1488" w:name="bookmark=id.ehgi35r57m19" w:colFirst="0" w:colLast="0"/>
      <w:bookmarkEnd w:id="1488"/>
      <w:r>
        <w:rPr>
          <w:rFonts w:ascii="Arial" w:eastAsia="Arial" w:hAnsi="Arial" w:cs="Arial"/>
        </w:rPr>
        <w:t>II.3.5.5. Интерфейс внутреннего пользователя КЦ</w:t>
      </w:r>
    </w:p>
    <w:p w14:paraId="146E48EC" w14:textId="1EF4D9F2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п.6]: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роль «Внутренний пользователь Контакт-центра» получает доступ к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отдельному интерфейсу тест-диалога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это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всей системы (стенд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48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9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92" w:author="Никита Гринь" w:date="2026-07-31T10:56:00Z" w16du:dateUtc="2026-07-31T07:56:00Z">
            <w:rPr/>
          </w:rPrChange>
        </w:rPr>
        <w:instrText>.</w:instrText>
      </w:r>
      <w:r>
        <w:instrText>w</w:instrText>
      </w:r>
      <w:r w:rsidRPr="003339CA">
        <w:rPr>
          <w:lang w:val="ru-RU"/>
          <w:rPrChange w:id="1493" w:author="Никита Гринь" w:date="2026-07-31T10:56:00Z" w16du:dateUtc="2026-07-31T07:56:00Z">
            <w:rPr/>
          </w:rPrChange>
        </w:rPr>
        <w:instrText>59</w:instrText>
      </w:r>
      <w:r>
        <w:instrText>pful</w:instrText>
      </w:r>
      <w:r w:rsidRPr="003339CA">
        <w:rPr>
          <w:lang w:val="ru-RU"/>
          <w:rPrChange w:id="1494" w:author="Никита Гринь" w:date="2026-07-31T10:56:00Z" w16du:dateUtc="2026-07-31T07:56:00Z">
            <w:rPr/>
          </w:rPrChange>
        </w:rPr>
        <w:instrText>4</w:instrText>
      </w:r>
      <w:r>
        <w:instrText>qns</w:instrText>
      </w:r>
      <w:r w:rsidRPr="003339CA">
        <w:rPr>
          <w:lang w:val="ru-RU"/>
          <w:rPrChange w:id="1495" w:author="Никита Гринь" w:date="2026-07-31T10:56:00Z" w16du:dateUtc="2026-07-31T07:56:00Z">
            <w:rPr/>
          </w:rPrChange>
        </w:rPr>
        <w:instrText>2"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 оператора с клиентским каналом. Назначение: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Администратор базы знаний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LLM</w:t>
      </w:r>
      <w:r w:rsidR="006B2A3B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проверяют промпты, диалоговые сценарии и качество ответов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изолированном чате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без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подключения к телефонии, онлайн-чату или виджету сайта.</w:t>
      </w:r>
    </w:p>
    <w:p w14:paraId="65F04678" w14:textId="15A88FB4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Интерфейс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149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9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99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500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не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АРМ);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этой роли вкладка «Суфл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диалог внутреннего пользователя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50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0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0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04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505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506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507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internal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kc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tbl>
      <w:tblPr>
        <w:tblStyle w:val="110"/>
        <w:tblW w:w="127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8855"/>
      </w:tblGrid>
      <w:tr w:rsidR="009D43E8" w14:paraId="77D5FD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0" w:type="dxa"/>
          </w:tcPr>
          <w:p w14:paraId="4DCC6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Блок</w:t>
            </w:r>
          </w:p>
        </w:tc>
        <w:tc>
          <w:tcPr>
            <w:tcW w:w="8854" w:type="dxa"/>
          </w:tcPr>
          <w:p w14:paraId="35A78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9D43E8" w:rsidRPr="0050000B" w14:paraId="292B59DC" w14:textId="77777777" w:rsidTr="009D43E8">
        <w:tc>
          <w:tcPr>
            <w:tcW w:w="3940" w:type="dxa"/>
          </w:tcPr>
          <w:p w14:paraId="676CA6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</w:t>
            </w:r>
          </w:p>
        </w:tc>
        <w:tc>
          <w:tcPr>
            <w:tcW w:w="8854" w:type="dxa"/>
          </w:tcPr>
          <w:p w14:paraId="4E2CD670" w14:textId="4843DF4C" w:rsidR="009D43E8" w:rsidRPr="003C42DA" w:rsidRDefault="006B2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КЦ (§2.4 п.6) вводит тестовые запросы (в т.ч. перефразировки эталонных реплик сценария — </w:t>
            </w:r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150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150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1510" w:author="Никита Гринь" w:date="2026-07-31T10:56:00Z" w16du:dateUtc="2026-07-31T07:56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1511" w:author="Никита Гринь" w:date="2026-07-31T10:56:00Z" w16du:dateUtc="2026-07-31T07:56:00Z">
                  <w:rPr/>
                </w:rPrChange>
              </w:rPr>
              <w:instrText>.801</w:instrText>
            </w:r>
            <w:r w:rsidR="00317F00">
              <w:instrText>arehzigvq</w:instrText>
            </w:r>
            <w:r w:rsidR="00317F00" w:rsidRPr="003339CA">
              <w:rPr>
                <w:lang w:val="ru-RU"/>
                <w:rPrChange w:id="1512" w:author="Никита Гринь" w:date="2026-07-31T10:56:00Z" w16du:dateUtc="2026-07-31T07:56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 выбирает сценарий/промпт для проверки</w:t>
            </w:r>
          </w:p>
        </w:tc>
      </w:tr>
      <w:tr w:rsidR="009D43E8" w:rsidRPr="0050000B" w14:paraId="452CB431" w14:textId="77777777" w:rsidTr="009D43E8">
        <w:tc>
          <w:tcPr>
            <w:tcW w:w="3940" w:type="dxa"/>
          </w:tcPr>
          <w:p w14:paraId="7F23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реализации</w:t>
            </w:r>
          </w:p>
        </w:tc>
        <w:tc>
          <w:tcPr>
            <w:tcW w:w="8854" w:type="dxa"/>
          </w:tcPr>
          <w:p w14:paraId="006531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Тот же контур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preset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сопоставляет запрос с эталонами обучающей выборки;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клиентского канала и без передачи ответов клиенту</w:t>
            </w:r>
          </w:p>
        </w:tc>
      </w:tr>
      <w:tr w:rsidR="009D43E8" w:rsidRPr="0050000B" w14:paraId="61913EDA" w14:textId="77777777" w:rsidTr="009D43E8">
        <w:tc>
          <w:tcPr>
            <w:tcW w:w="3940" w:type="dxa"/>
          </w:tcPr>
          <w:p w14:paraId="5F098E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Выход</w:t>
            </w:r>
          </w:p>
        </w:tc>
        <w:tc>
          <w:tcPr>
            <w:tcW w:w="8854" w:type="dxa"/>
          </w:tcPr>
          <w:p w14:paraId="0C9C41B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% релевантности +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-12); возможность оценить пригодность эталона и сценария перед публикацией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  <w:tr w:rsidR="009D43E8" w:rsidRPr="0050000B" w14:paraId="24E10F22" w14:textId="77777777" w:rsidTr="009D43E8">
        <w:tc>
          <w:tcPr>
            <w:tcW w:w="3940" w:type="dxa"/>
          </w:tcPr>
          <w:p w14:paraId="1C250E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  <w:tc>
          <w:tcPr>
            <w:tcW w:w="8854" w:type="dxa"/>
          </w:tcPr>
          <w:p w14:paraId="54A3A4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 (отдельное окно,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проверка эталона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 (тест-диалог без клиентского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полная история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запросов внутреннего пользователя и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690E43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Состав UI (макет II-KC, canvas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internal-user-kc-mockup</w:t>
      </w:r>
      <w:r>
        <w:rPr>
          <w:rFonts w:ascii="Arial" w:eastAsia="Arial" w:hAnsi="Arial" w:cs="Arial"/>
          <w:b/>
          <w:bCs/>
          <w:color w:val="000000"/>
        </w:rPr>
        <w:t>, v1.4.1):</w:t>
      </w:r>
    </w:p>
    <w:tbl>
      <w:tblPr>
        <w:tblStyle w:val="109"/>
        <w:tblW w:w="11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0"/>
        <w:gridCol w:w="8800"/>
      </w:tblGrid>
      <w:tr w:rsidR="009D43E8" w14:paraId="13A672E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0" w:type="dxa"/>
          </w:tcPr>
          <w:p w14:paraId="6347F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8800" w:type="dxa"/>
          </w:tcPr>
          <w:p w14:paraId="5A734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55AC3510" w14:textId="77777777" w:rsidTr="009D43E8">
        <w:tc>
          <w:tcPr>
            <w:tcW w:w="3020" w:type="dxa"/>
          </w:tcPr>
          <w:p w14:paraId="739394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Заголовок</w:t>
            </w:r>
          </w:p>
        </w:tc>
        <w:tc>
          <w:tcPr>
            <w:tcW w:w="8800" w:type="dxa"/>
          </w:tcPr>
          <w:p w14:paraId="7FBECC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-окно «Тест-диалог · внутренний пользователь КЦ»; кнопки свернуть / развернуть / закрыть</w:t>
            </w:r>
          </w:p>
        </w:tc>
      </w:tr>
      <w:tr w:rsidR="009D43E8" w:rsidRPr="0050000B" w14:paraId="01DE8731" w14:textId="77777777" w:rsidTr="009D43E8">
        <w:tc>
          <w:tcPr>
            <w:tcW w:w="3020" w:type="dxa"/>
          </w:tcPr>
          <w:p w14:paraId="4A7C88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параметров</w:t>
            </w:r>
          </w:p>
        </w:tc>
        <w:tc>
          <w:tcPr>
            <w:tcW w:w="8800" w:type="dxa"/>
          </w:tcPr>
          <w:p w14:paraId="2696C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Выбор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сценария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промпта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для проверки</w:t>
            </w:r>
          </w:p>
        </w:tc>
      </w:tr>
      <w:tr w:rsidR="009D43E8" w:rsidRPr="0050000B" w14:paraId="24C00483" w14:textId="77777777" w:rsidTr="009D43E8">
        <w:tc>
          <w:tcPr>
            <w:tcW w:w="3020" w:type="dxa"/>
          </w:tcPr>
          <w:p w14:paraId="50F50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История тест-диалога</w:t>
            </w:r>
            <w:r>
              <w:rPr>
                <w:rFonts w:ascii="Arial" w:eastAsia="Arial" w:hAnsi="Arial" w:cs="Arial"/>
                <w:color w:val="000000"/>
              </w:rPr>
              <w:t xml:space="preserve"> (прокручиваемая)</w:t>
            </w:r>
          </w:p>
        </w:tc>
        <w:tc>
          <w:tcPr>
            <w:tcW w:w="8800" w:type="dxa"/>
          </w:tcPr>
          <w:p w14:paraId="63F763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Хронология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184"/>
                <w:id w:val="-9536515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 «запрос внутреннего пользователя →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в рамках текущей сессии;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последний ответ. Каждый запрос — отдельный блок справа с меткой «Запрос» и временем; каждый 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блок слева с меткой «Ответ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85"/>
                <w:id w:val="12614992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↗, привязкой к эталону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-12) и кнопками оценки («Эталон подтвержд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н» / «Низкая релевантность»)</w:t>
            </w:r>
          </w:p>
        </w:tc>
      </w:tr>
      <w:tr w:rsidR="009D43E8" w:rsidRPr="0050000B" w14:paraId="01A8B5F2" w14:textId="77777777" w:rsidTr="009D43E8">
        <w:tc>
          <w:tcPr>
            <w:tcW w:w="3020" w:type="dxa"/>
          </w:tcPr>
          <w:p w14:paraId="7579D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 ввода</w:t>
            </w:r>
          </w:p>
        </w:tc>
        <w:tc>
          <w:tcPr>
            <w:tcW w:w="8800" w:type="dxa"/>
          </w:tcPr>
          <w:p w14:paraId="5D6834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Многострочное поле «Новый тестовый запрос»; кнопки «Отправить», «Очистить», «Новый диалог» (сброс истории)</w:t>
            </w:r>
          </w:p>
        </w:tc>
      </w:tr>
    </w:tbl>
    <w:p w14:paraId="4058B7B7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</w:p>
    <w:p w14:paraId="268CC7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1C179D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Макет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KC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Тест-диалог внутреннего пользователя КЦ (§2.4 п.</w:t>
      </w:r>
      <w:commentRangeStart w:id="1513"/>
      <w:commentRangeStart w:id="1514"/>
      <w:commentRangeStart w:id="1515"/>
      <w:commentRangeStart w:id="1516"/>
      <w:r w:rsidRPr="003C42DA">
        <w:rPr>
          <w:rFonts w:ascii="Arial" w:eastAsia="Arial" w:hAnsi="Arial" w:cs="Arial"/>
          <w:b/>
          <w:bCs/>
          <w:color w:val="000000"/>
          <w:lang w:val="ru-RU"/>
        </w:rPr>
        <w:t>6</w:t>
      </w:r>
      <w:commentRangeEnd w:id="1515"/>
      <w:r w:rsidR="003536BD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15"/>
      </w:r>
      <w:commentRangeEnd w:id="1516"/>
      <w:r w:rsidR="001F602B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16"/>
      </w:r>
      <w:commentRangeEnd w:id="1513"/>
      <w:r w:rsidR="00690DA7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13"/>
      </w:r>
      <w:commentRangeEnd w:id="1514"/>
      <w:r w:rsidR="00EE2DF2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14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C885F3" wp14:editId="00C78802">
            <wp:extent cx="6734186" cy="66484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86" cy="664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BEFF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5E0CB4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17" w:name="bookmark=id.j36hq67a2as1" w:colFirst="0" w:colLast="0"/>
      <w:bookmarkEnd w:id="151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.3.6.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и интеграции</w:t>
      </w:r>
    </w:p>
    <w:p w14:paraId="3BE3C57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§4.3.1.4, §4.7]: </w:t>
      </w:r>
      <w:r>
        <w:rPr>
          <w:rFonts w:ascii="Arial" w:eastAsia="Arial" w:hAnsi="Arial" w:cs="Arial"/>
          <w:b/>
          <w:bCs/>
          <w:color w:val="000000"/>
        </w:rPr>
        <w:t>SLA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подсказок, интеграции СУЗ/</w:t>
      </w:r>
      <w:r>
        <w:rPr>
          <w:rFonts w:ascii="Arial" w:eastAsia="Arial" w:hAnsi="Arial" w:cs="Arial"/>
          <w:b/>
          <w:bCs/>
          <w:color w:val="000000"/>
        </w:rPr>
        <w:t>Oktell</w:t>
      </w:r>
    </w:p>
    <w:p w14:paraId="2C1AB86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86"/>
          <w:id w:val="105638673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Сводка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 галлюцинации ≤3%) и зависимостей при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мки от сроков интеграций.</w:t>
      </w:r>
    </w:p>
    <w:tbl>
      <w:tblPr>
        <w:tblStyle w:val="108"/>
        <w:tblW w:w="9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0"/>
        <w:gridCol w:w="3000"/>
        <w:gridCol w:w="3120"/>
      </w:tblGrid>
      <w:tr w:rsidR="009D43E8" w14:paraId="70C74A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18200E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000" w:type="dxa"/>
          </w:tcPr>
          <w:p w14:paraId="20D60D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120" w:type="dxa"/>
          </w:tcPr>
          <w:p w14:paraId="4EBE2C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29805C5" w14:textId="77777777" w:rsidTr="009D43E8">
        <w:tc>
          <w:tcPr>
            <w:tcW w:w="3360" w:type="dxa"/>
          </w:tcPr>
          <w:p w14:paraId="2874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 (p95)</w:t>
            </w:r>
          </w:p>
        </w:tc>
        <w:tc>
          <w:tcPr>
            <w:tcW w:w="3000" w:type="dxa"/>
          </w:tcPr>
          <w:p w14:paraId="0C1992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7"/>
                <w:id w:val="7877314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</w:t>
                </w:r>
              </w:sdtContent>
            </w:sdt>
          </w:p>
        </w:tc>
        <w:tc>
          <w:tcPr>
            <w:tcW w:w="3120" w:type="dxa"/>
          </w:tcPr>
          <w:p w14:paraId="4C109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FFB0874" w14:textId="77777777" w:rsidTr="009D43E8">
        <w:tc>
          <w:tcPr>
            <w:tcW w:w="3360" w:type="dxa"/>
          </w:tcPr>
          <w:p w14:paraId="0D221C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карточки</w:t>
            </w:r>
          </w:p>
        </w:tc>
        <w:tc>
          <w:tcPr>
            <w:tcW w:w="3000" w:type="dxa"/>
          </w:tcPr>
          <w:p w14:paraId="70B3D97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8"/>
                <w:id w:val="51848021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  <w:tc>
          <w:tcPr>
            <w:tcW w:w="3120" w:type="dxa"/>
          </w:tcPr>
          <w:p w14:paraId="3EAA8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46D545E6" w14:textId="77777777" w:rsidTr="009D43E8">
        <w:tc>
          <w:tcPr>
            <w:tcW w:w="3360" w:type="dxa"/>
          </w:tcPr>
          <w:p w14:paraId="4C802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Доля галлюцинаций</w:t>
            </w:r>
          </w:p>
        </w:tc>
        <w:tc>
          <w:tcPr>
            <w:tcW w:w="3000" w:type="dxa"/>
          </w:tcPr>
          <w:p w14:paraId="6BBD3CA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9"/>
                <w:id w:val="4298546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 на стенде</w:t>
                </w:r>
              </w:sdtContent>
            </w:sdt>
          </w:p>
        </w:tc>
        <w:tc>
          <w:tcPr>
            <w:tcW w:w="3120" w:type="dxa"/>
          </w:tcPr>
          <w:p w14:paraId="55CD7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D696B68" w14:textId="77777777" w:rsidTr="009D43E8">
        <w:tc>
          <w:tcPr>
            <w:tcW w:w="3360" w:type="dxa"/>
          </w:tcPr>
          <w:p w14:paraId="7EE76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000" w:type="dxa"/>
          </w:tcPr>
          <w:p w14:paraId="0E602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(production-индекс)</w:t>
            </w:r>
          </w:p>
        </w:tc>
        <w:tc>
          <w:tcPr>
            <w:tcW w:w="3120" w:type="dxa"/>
          </w:tcPr>
          <w:p w14:paraId="19BAC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4.1.6</w:t>
            </w:r>
          </w:p>
        </w:tc>
      </w:tr>
    </w:tbl>
    <w:p w14:paraId="404A52D1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07"/>
        <w:tblW w:w="943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955"/>
        <w:gridCol w:w="3064"/>
      </w:tblGrid>
      <w:tr w:rsidR="009D43E8" w14:paraId="013274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E57F4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</w:t>
            </w:r>
          </w:p>
        </w:tc>
        <w:tc>
          <w:tcPr>
            <w:tcW w:w="2955" w:type="dxa"/>
          </w:tcPr>
          <w:p w14:paraId="0F3FD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64" w:type="dxa"/>
          </w:tcPr>
          <w:p w14:paraId="1ECB8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43D52231" w14:textId="77777777" w:rsidTr="009D43E8">
        <w:tc>
          <w:tcPr>
            <w:tcW w:w="3420" w:type="dxa"/>
          </w:tcPr>
          <w:p w14:paraId="079A8ED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0"/>
                <w:id w:val="5038710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СУЗ → RAG</w:t>
                </w:r>
              </w:sdtContent>
            </w:sdt>
          </w:p>
        </w:tc>
        <w:tc>
          <w:tcPr>
            <w:tcW w:w="2955" w:type="dxa"/>
          </w:tcPr>
          <w:p w14:paraId="4F673E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Production-индекс для подсказок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  <w:tc>
          <w:tcPr>
            <w:tcW w:w="3064" w:type="dxa"/>
          </w:tcPr>
          <w:p w14:paraId="46DA68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9D43E8" w14:paraId="36AB0F64" w14:textId="77777777" w:rsidTr="009D43E8">
        <w:tc>
          <w:tcPr>
            <w:tcW w:w="3420" w:type="dxa"/>
          </w:tcPr>
          <w:p w14:paraId="628D893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1"/>
                <w:id w:val="-120544804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Oktell → SuflerTelephony</w:t>
                </w:r>
              </w:sdtContent>
            </w:sdt>
          </w:p>
        </w:tc>
        <w:tc>
          <w:tcPr>
            <w:tcW w:w="2955" w:type="dxa"/>
          </w:tcPr>
          <w:p w14:paraId="6AD6E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Сессия звонка,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события</w:t>
            </w:r>
          </w:p>
        </w:tc>
        <w:tc>
          <w:tcPr>
            <w:tcW w:w="3064" w:type="dxa"/>
          </w:tcPr>
          <w:p w14:paraId="519E0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fhtzedevbp5">
              <w:r>
                <w:rPr>
                  <w:rFonts w:ascii="Arial" w:eastAsia="Arial" w:hAnsi="Arial" w:cs="Arial"/>
                  <w:color w:val="156082"/>
                </w:rPr>
                <w:t>VI.2</w:t>
              </w:r>
            </w:hyperlink>
          </w:p>
        </w:tc>
      </w:tr>
      <w:tr w:rsidR="009D43E8" w14:paraId="584F77D6" w14:textId="77777777" w:rsidTr="009D43E8">
        <w:tc>
          <w:tcPr>
            <w:tcW w:w="3420" w:type="dxa"/>
          </w:tcPr>
          <w:p w14:paraId="5B7A3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понимания запросов</w:t>
            </w:r>
          </w:p>
        </w:tc>
        <w:tc>
          <w:tcPr>
            <w:tcW w:w="2955" w:type="dxa"/>
          </w:tcPr>
          <w:p w14:paraId="7BE8B8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Транскрипт, разделение каналов</w:t>
            </w:r>
          </w:p>
        </w:tc>
        <w:tc>
          <w:tcPr>
            <w:tcW w:w="3064" w:type="dxa"/>
          </w:tcPr>
          <w:p w14:paraId="2A0336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</w:p>
        </w:tc>
      </w:tr>
    </w:tbl>
    <w:p w14:paraId="7BB53F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2016;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встроен;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управления вызовом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; событийная модель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51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1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2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21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522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523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52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тестового контура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().</w:t>
      </w:r>
    </w:p>
    <w:p w14:paraId="7358E87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525" w:name="bookmark=id.fe42mr8qcsmh" w:colFirst="0" w:colLast="0"/>
      <w:bookmarkEnd w:id="152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 Интерфейс для работы суфлера — онлайн-чат (§2.2.2.3, §4.3.2)</w:t>
      </w:r>
    </w:p>
    <w:p w14:paraId="34DB6A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§4.3.2]: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канале онлайн-чат — подсказки в АРМ оператора</w:t>
      </w:r>
    </w:p>
    <w:p w14:paraId="608A386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онлайн-чата обрабатывает текстовые сообщения клиентов и выводит ранжированные подсказки в правой панели АРМ (не во вкладке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1A1DFB8" w14:textId="77777777" w:rsidR="009D43E8" w:rsidRPr="003C42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92"/>
          <w:id w:val="102683671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Webhook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сообщений онлайн-чата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карточки в АРМ</w:t>
          </w:r>
        </w:sdtContent>
      </w:sdt>
    </w:p>
    <w:p w14:paraId="2A1060B3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Редактирование ответа оператором без передачи </w:t>
      </w:r>
      <w:r>
        <w:rPr>
          <w:rFonts w:ascii="Arial" w:eastAsia="Arial" w:hAnsi="Arial" w:cs="Arial"/>
          <w:color w:val="000000"/>
        </w:rPr>
        <w:t>URL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клиенту</w:t>
      </w:r>
    </w:p>
    <w:p w14:paraId="515A781C" w14:textId="6195A40E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Обратную связь </w:t>
      </w:r>
      <w:ins w:id="1526" w:author="Никита Гринь" w:date="2026-08-02T01:08:00Z" w16du:dateUtc="2026-08-01T22:08:00Z">
        <w:r w:rsidR="005143D4" w:rsidRPr="005143D4">
          <w:rPr>
            <w:rFonts w:ascii="Arial" w:eastAsia="Arial" w:hAnsi="Arial" w:cs="Arial"/>
            <w:color w:val="000000"/>
            <w:lang w:val="ru-RU"/>
            <w:rPrChange w:id="1527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“</w:t>
        </w:r>
      </w:ins>
      <w:del w:id="1528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«</w:delText>
        </w:r>
      </w:del>
      <w:ins w:id="1529" w:author="Никита Гринь" w:date="2026-08-02T01:08:00Z" w16du:dateUtc="2026-08-01T22:08:00Z">
        <w:r w:rsidR="005143D4" w:rsidRPr="003C42DA">
          <w:rPr>
            <w:rFonts w:ascii="Arial" w:eastAsia="Arial" w:hAnsi="Arial" w:cs="Arial"/>
            <w:color w:val="000000"/>
            <w:lang w:val="ru-RU"/>
          </w:rPr>
          <w:t xml:space="preserve">воспользовался / не </w:t>
        </w:r>
        <w:r w:rsidR="005143D4">
          <w:rPr>
            <w:rFonts w:ascii="Arial" w:eastAsia="Arial" w:hAnsi="Arial" w:cs="Arial"/>
            <w:color w:val="000000"/>
            <w:lang w:val="ru-RU"/>
          </w:rPr>
          <w:t>воспользовался / неполный ответ</w:t>
        </w:r>
        <w:r w:rsidR="005143D4" w:rsidRPr="005143D4">
          <w:rPr>
            <w:rFonts w:ascii="Arial" w:eastAsia="Arial" w:hAnsi="Arial" w:cs="Arial"/>
            <w:color w:val="000000"/>
            <w:lang w:val="ru-RU"/>
            <w:rPrChange w:id="1530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 xml:space="preserve">” </w:t>
        </w:r>
      </w:ins>
      <w:commentRangeStart w:id="1531"/>
      <w:del w:id="1532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Полезно / Неполно / Неверно</w:delText>
        </w:r>
        <w:commentRangeEnd w:id="1531"/>
        <w:r w:rsidR="002B2D16" w:rsidRPr="003C42DA" w:rsidDel="005143D4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531"/>
        </w:r>
        <w:r w:rsidRPr="003C42DA" w:rsidDel="005143D4">
          <w:rPr>
            <w:rFonts w:ascii="Arial" w:eastAsia="Arial" w:hAnsi="Arial" w:cs="Arial"/>
            <w:color w:val="000000"/>
            <w:lang w:val="ru-RU"/>
          </w:rPr>
          <w:delText xml:space="preserve">»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(§4.3.2.5)</w:t>
      </w:r>
    </w:p>
    <w:p w14:paraId="16BEB625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Карточки подсказок: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полным текстом, «Вставить в ответ», ссылкой СУЗ и обратной связью §4.3.2.5 — без перехода на другой экран и без всплывающего окна вне панели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2D5E7977" w14:textId="77777777" w:rsidR="009D43E8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Graceful degradation при недоступности 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ра</w:t>
      </w:r>
    </w:p>
    <w:p w14:paraId="28A598BB" w14:textId="2A4F02A6" w:rsidR="009D43E8" w:rsidRPr="003C42DA" w:rsidRDefault="006B2A3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6B2A3B">
        <w:rPr>
          <w:rFonts w:ascii="Arial" w:eastAsia="Arial" w:hAnsi="Arial" w:cs="Arial"/>
          <w:b/>
          <w:bCs/>
          <w:lang w:val="ru-RU"/>
        </w:rPr>
        <w:t>Целевой эффект</w:t>
      </w:r>
      <w:r w:rsidRPr="006B2A3B">
        <w:rPr>
          <w:rFonts w:ascii="Arial" w:eastAsia="Arial" w:hAnsi="Arial" w:cs="Arial"/>
          <w:lang w:val="ru-RU"/>
        </w:rPr>
        <w:t>: оператор онлайн-чата сокращает время ответа; качество подсказок и консультаций одинаково высокое в каналах телефония и онлайн-чат.</w:t>
      </w:r>
    </w:p>
    <w:p w14:paraId="73E1017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A013F2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CE021E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D82060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02EAD6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9BE7D4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D86C6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8C467D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1CFC79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29DAA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FB5315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532FB8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5.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онлайн-чат (панель в АРМ)</w:t>
      </w:r>
    </w:p>
    <w:p w14:paraId="603A1DE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lastRenderedPageBreak/>
        <w:t>Описание кнопок панели суфлёра — онлайн-чат (АРМ).</w:t>
      </w:r>
    </w:p>
    <w:p w14:paraId="309AF9F8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747603" w14:textId="125D0801" w:rsidR="004545BC" w:rsidDel="005143D4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533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  <w:ins w:id="1534" w:author="Никита Гринь" w:date="2026-08-02T01:10:00Z" w16du:dateUtc="2026-08-01T22:10:00Z">
        <w:r w:rsidRPr="005143D4">
          <w:rPr>
            <w:rFonts w:ascii="Arial" w:eastAsia="Arial" w:hAnsi="Arial" w:cs="Arial"/>
            <w:color w:val="000000"/>
            <w:lang w:val="ru-RU"/>
          </w:rPr>
          <w:t>«Вставить в ответ» — система вставляет текст подсказки в поле ответа оператора (без ссылки на СУЗ для клиента); оператор может отредактировать текст перед отправкой.</w:t>
        </w:r>
        <w:r w:rsidRPr="005143D4" w:rsidDel="005143D4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535" w:author="Никита Гринь" w:date="2026-08-02T01:10:00Z" w16du:dateUtc="2026-08-01T22:10:00Z"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«Вставить в ответ» — </w:delText>
        </w:r>
        <w:commentRangeStart w:id="1536"/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копирует </w:delText>
        </w:r>
        <w:commentRangeEnd w:id="1536"/>
        <w:r w:rsidR="005F1070" w:rsidRPr="004545BC" w:rsidDel="005143D4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536"/>
        </w:r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>текст подсказки в поле ответа оператора без ссылки на СУЗ для клиента; оператор может отредактировать текст перед отправкой.</w:delText>
        </w:r>
      </w:del>
    </w:p>
    <w:p w14:paraId="3B2C1213" w14:textId="77777777" w:rsidR="005143D4" w:rsidRPr="004545BC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37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</w:p>
    <w:p w14:paraId="42E01F8A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B26D1C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Ссылка на статью СУЗ (название статьи) — открывает статью СУЗ в новой вкладке только для оператора.</w:t>
      </w:r>
    </w:p>
    <w:p w14:paraId="0B4B185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F2636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«Воспользовался» — фиксирует, что оператор использовал подсказку.</w:t>
      </w:r>
    </w:p>
    <w:p w14:paraId="1FDD3CE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576C191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 воспользовался» — фиксирует, что подсказкой не воспользовались.</w:t>
      </w:r>
    </w:p>
    <w:p w14:paraId="37EC8203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744789F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«Неполный ответ» — фиксирует, что ответ неполный.</w:t>
      </w:r>
    </w:p>
    <w:p w14:paraId="68D422D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D4932A0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«Отключить суфлёр для диалога» — скрывает/отключает подсказки на текущий диалог с возможностью снова включить.</w:t>
      </w:r>
    </w:p>
    <w:p w14:paraId="6C27F78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D6BDC34" w14:textId="20723AC0" w:rsidR="004545BC" w:rsidRPr="003C42DA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 xml:space="preserve">едактирует: тексты, подписи кнопок, видимость элементов и настройки виджета/АРМ задаёт </w:t>
      </w:r>
      <w:r>
        <w:rPr>
          <w:rFonts w:ascii="Arial" w:eastAsia="Arial" w:hAnsi="Arial" w:cs="Arial"/>
          <w:color w:val="000000"/>
          <w:lang w:val="ru-RU"/>
        </w:rPr>
        <w:t>а</w:t>
      </w:r>
      <w:r w:rsidRPr="004545BC">
        <w:rPr>
          <w:rFonts w:ascii="Arial" w:eastAsia="Arial" w:hAnsi="Arial" w:cs="Arial"/>
          <w:color w:val="000000"/>
          <w:lang w:val="ru-RU"/>
        </w:rPr>
        <w:t xml:space="preserve">дминистратор модуля Контакт-центра в панели администрирования. </w:t>
      </w: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>азработчик поставляет функциональность и выполняет первичную настройку при внедрении; в эксплуатации правки кнопок разработчиком не требуются.</w:t>
      </w:r>
    </w:p>
    <w:p w14:paraId="3FE815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1B96835" wp14:editId="40DF6490">
            <wp:extent cx="6772275" cy="557834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578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B6D3" w14:textId="6B4A54AC" w:rsidR="006C6A99" w:rsidRDefault="00317F00" w:rsidP="006C6A99">
      <w:pPr>
        <w:pBdr>
          <w:top w:val="nil"/>
          <w:left w:val="nil"/>
          <w:bottom w:val="nil"/>
          <w:right w:val="nil"/>
          <w:between w:val="nil"/>
        </w:pBdr>
        <w:tabs>
          <w:tab w:val="right" w:pos="12960"/>
        </w:tabs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12F1EB49" wp14:editId="0F0306B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8229600" cy="6743700"/>
            <wp:effectExtent l="0" t="0" r="0" b="0"/>
            <wp:wrapSquare wrapText="bothSides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6A99">
        <w:rPr>
          <w:rFonts w:ascii="Arial" w:eastAsia="Arial" w:hAnsi="Arial" w:cs="Arial"/>
          <w:i/>
          <w:iCs/>
        </w:rPr>
        <w:tab/>
      </w:r>
      <w:commentRangeStart w:id="1538"/>
      <w:commentRangeStart w:id="1539"/>
      <w:commentRangeEnd w:id="1538"/>
      <w:r w:rsidR="006C6A99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38"/>
      </w:r>
      <w:commentRangeEnd w:id="1539"/>
      <w:r w:rsidR="00234996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39"/>
      </w:r>
    </w:p>
    <w:p w14:paraId="17921CF4" w14:textId="77777777" w:rsidR="009D43E8" w:rsidRDefault="006C6A9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lastRenderedPageBreak/>
        <w:br w:type="textWrapping" w:clear="all"/>
      </w:r>
    </w:p>
    <w:p w14:paraId="68ABA8F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0" w:author="Никита Гринь" w:date="2026-08-02T01:17:00Z" w16du:dateUtc="2026-08-01T22:17:00Z"/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DE6C302" wp14:editId="58D3ECC8">
            <wp:extent cx="8229600" cy="67564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7460D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1" w:author="Никита Гринь" w:date="2026-08-02T01:17:00Z" w16du:dateUtc="2026-08-01T22:17:00Z"/>
          <w:rFonts w:ascii="Arial" w:eastAsia="Arial" w:hAnsi="Arial" w:cs="Arial"/>
          <w:lang w:val="ru-RU"/>
          <w:rPrChange w:id="1542" w:author="Никита Гринь" w:date="2026-08-02T01:18:00Z" w16du:dateUtc="2026-08-01T22:18:00Z">
            <w:rPr>
              <w:ins w:id="1543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44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45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Взаимодействие оператора с АРМ онлайн-чата</w:t>
        </w:r>
      </w:ins>
    </w:p>
    <w:p w14:paraId="13A7326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6" w:author="Никита Гринь" w:date="2026-08-02T01:17:00Z" w16du:dateUtc="2026-08-01T22:17:00Z"/>
          <w:rFonts w:ascii="Arial" w:eastAsia="Arial" w:hAnsi="Arial" w:cs="Arial"/>
          <w:lang w:val="ru-RU"/>
          <w:rPrChange w:id="1547" w:author="Никита Гринь" w:date="2026-08-02T01:18:00Z" w16du:dateUtc="2026-08-01T22:18:00Z">
            <w:rPr>
              <w:ins w:id="1548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</w:p>
    <w:p w14:paraId="1045261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9" w:author="Никита Гринь" w:date="2026-08-02T01:17:00Z" w16du:dateUtc="2026-08-01T22:17:00Z"/>
          <w:rFonts w:ascii="Arial" w:eastAsia="Arial" w:hAnsi="Arial" w:cs="Arial"/>
          <w:lang w:val="ru-RU"/>
          <w:rPrChange w:id="1550" w:author="Никита Гринь" w:date="2026-08-02T01:18:00Z" w16du:dateUtc="2026-08-01T22:18:00Z">
            <w:rPr>
              <w:ins w:id="1551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52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53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1. Слева — очереди и список диалогов; в центре — переписка с клиентом и поле ответа; справа — блоки «Summary клиента», «Клиент» и «Суфлёр».</w:t>
        </w:r>
      </w:ins>
    </w:p>
    <w:p w14:paraId="47D2C1DB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54" w:author="Никита Гринь" w:date="2026-08-02T01:17:00Z" w16du:dateUtc="2026-08-01T22:17:00Z"/>
          <w:rFonts w:ascii="Arial" w:eastAsia="Arial" w:hAnsi="Arial" w:cs="Arial"/>
          <w:lang w:val="ru-RU"/>
          <w:rPrChange w:id="1555" w:author="Никита Гринь" w:date="2026-08-02T01:18:00Z" w16du:dateUtc="2026-08-01T22:18:00Z">
            <w:rPr>
              <w:ins w:id="1556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57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58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2. Оператор читает сообщения клиента в центре, при необходимости пишет ответ в поле ввода и нажимает «Отправить». По кнопке «Вставить в ответ» текст подсказки суфлёра вставляется в поле ответа; оператор может поправить его перед отправкой.</w:t>
        </w:r>
      </w:ins>
    </w:p>
    <w:p w14:paraId="7B63BA4F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59" w:author="Никита Гринь" w:date="2026-08-02T01:17:00Z" w16du:dateUtc="2026-08-01T22:17:00Z"/>
          <w:rFonts w:ascii="Arial" w:eastAsia="Arial" w:hAnsi="Arial" w:cs="Arial"/>
          <w:lang w:val="ru-RU"/>
          <w:rPrChange w:id="1560" w:author="Никита Гринь" w:date="2026-08-02T01:18:00Z" w16du:dateUtc="2026-08-01T22:18:00Z">
            <w:rPr>
              <w:ins w:id="1561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62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63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3. Разделы «Клиент» и «Summary клиента» справа по умолчанию свёрнуты. Чтобы посмотреть подробности — навести мышь на блок; чтобы свернуть — убрать мышь. Нажимать для открытия не нужно. Данные показываются на месте.</w:t>
        </w:r>
      </w:ins>
    </w:p>
    <w:p w14:paraId="28C46D66" w14:textId="3BEF5B0A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564" w:author="Никита Гринь" w:date="2026-08-02T01:18:00Z" w16du:dateUtc="2026-08-01T22:18:00Z">
            <w:rPr>
              <w:rFonts w:ascii="Arial" w:eastAsia="Arial" w:hAnsi="Arial" w:cs="Arial"/>
              <w:i/>
              <w:iCs/>
            </w:rPr>
          </w:rPrChange>
        </w:rPr>
      </w:pPr>
      <w:ins w:id="1565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66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4. В блоке «Суфлёр» оператор смотрит подсказку, при наведении мыши видит полный текст, ссылку на статью СУЗ и кнопки «Воспользовался / Не воспользовался / Неполный ответ».</w:t>
        </w:r>
      </w:ins>
      <w:commentRangeStart w:id="1567"/>
      <w:commentRangeStart w:id="1568"/>
      <w:commentRangeStart w:id="1569"/>
      <w:commentRangeEnd w:id="1567"/>
      <w:r w:rsidR="002A0594"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570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567"/>
      </w:r>
      <w:commentRangeEnd w:id="1568"/>
      <w:r w:rsidR="005143D4"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571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568"/>
      </w:r>
      <w:commentRangeEnd w:id="1569"/>
      <w:r w:rsidRPr="004811F7">
        <w:rPr>
          <w:rStyle w:val="a5"/>
          <w:rFonts w:ascii="Arial" w:eastAsia="Arial" w:hAnsi="Arial" w:cs="Arial"/>
          <w:sz w:val="24"/>
          <w:szCs w:val="24"/>
          <w:lang w:val="ru-RU"/>
          <w:rPrChange w:id="1572" w:author="Никита Гринь" w:date="2026-08-02T01:18:00Z" w16du:dateUtc="2026-08-01T22:18:00Z">
            <w:rPr>
              <w:rStyle w:val="a5"/>
              <w:rFonts w:ascii="Arial" w:eastAsia="Arial" w:hAnsi="Arial" w:cs="Arial"/>
              <w:i/>
              <w:iCs/>
              <w:sz w:val="24"/>
              <w:szCs w:val="24"/>
            </w:rPr>
          </w:rPrChange>
        </w:rPr>
        <w:commentReference w:id="1569"/>
      </w:r>
    </w:p>
    <w:p w14:paraId="1C7F31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552F9251" wp14:editId="1D0D0937">
            <wp:extent cx="8229600" cy="5943600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AE6C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274A04" wp14:editId="364F366C">
            <wp:extent cx="8229600" cy="62230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Start w:id="1573"/>
      <w:commentRangeStart w:id="1574"/>
      <w:commentRangeEnd w:id="1573"/>
      <w:r w:rsidR="00A223DC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73"/>
      </w:r>
      <w:commentRangeEnd w:id="1574"/>
      <w:r w:rsidR="004811F7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74"/>
      </w:r>
    </w:p>
    <w:p w14:paraId="0F94FE2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7E7A534" wp14:editId="2CB978CF">
            <wp:extent cx="8229600" cy="6197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Start w:id="1575"/>
      <w:commentRangeStart w:id="1576"/>
      <w:commentRangeEnd w:id="1575"/>
      <w:r w:rsidR="0085231B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75"/>
      </w:r>
      <w:commentRangeEnd w:id="1576"/>
      <w:r w:rsidR="004811F7">
        <w:rPr>
          <w:rStyle w:val="a5"/>
          <w:rFonts w:ascii="Arial" w:eastAsia="Arial" w:hAnsi="Arial" w:cs="Arial"/>
          <w:i/>
          <w:iCs/>
          <w:sz w:val="24"/>
          <w:szCs w:val="24"/>
        </w:rPr>
        <w:commentReference w:id="1576"/>
      </w:r>
    </w:p>
    <w:p w14:paraId="61E6A9B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25C6A86" wp14:editId="0E6F81E8">
            <wp:extent cx="8229600" cy="6197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95D8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[Прил.1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 w14:paraId="275680B4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ходе диалога; ссылки на статьи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СУЗ — только оператору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sdt>
        <w:sdtPr>
          <w:tag w:val="goog_rdk_193"/>
          <w:id w:val="-72132609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↗, не метка «СУЗ»; клиенту в онлайн-чате ссылки на СУЗ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отправляются).</w:t>
      </w:r>
    </w:p>
    <w:p w14:paraId="3C943FC0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Карточки подсказок в правой панели — компактный предпросмотр; полное содержимое и обратная связь §4.3.2.5 — при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см. макет </w:t>
      </w:r>
      <w:r>
        <w:fldChar w:fldCharType="begin"/>
      </w:r>
      <w:r>
        <w:instrText>HYPERLINK</w:instrText>
      </w:r>
      <w:r w:rsidRPr="003339CA">
        <w:rPr>
          <w:lang w:val="ru-RU"/>
          <w:rPrChange w:id="157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7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7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80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581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582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58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-3.</w:t>
      </w:r>
    </w:p>
    <w:p w14:paraId="1E5E71BC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Обратная связь по подсказкам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обязательна</w:t>
      </w:r>
      <w:r w:rsidRPr="003C42DA">
        <w:rPr>
          <w:rFonts w:ascii="Arial" w:eastAsia="Arial" w:hAnsi="Arial" w:cs="Arial"/>
          <w:lang w:val="ru-RU"/>
        </w:rPr>
        <w:t>.</w:t>
      </w:r>
    </w:p>
    <w:p w14:paraId="283DE9A1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84" w:name="bookmark=id.7oif0px6o9db" w:colFirst="0" w:colLast="0"/>
      <w:bookmarkEnd w:id="158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.4.1. Пользовательские сценарии</w:t>
      </w:r>
    </w:p>
    <w:p w14:paraId="6A387F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03</w:t>
      </w:r>
    </w:p>
    <w:p w14:paraId="146E42EE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94"/>
          <w:id w:val="179865586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Сообщение клиента → подсказка; ответ без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; ручной режим при сбое.</w:t>
          </w:r>
        </w:sdtContent>
      </w:sdt>
    </w:p>
    <w:tbl>
      <w:tblPr>
        <w:tblStyle w:val="10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985"/>
        <w:gridCol w:w="1780"/>
      </w:tblGrid>
      <w:tr w:rsidR="009D43E8" w14:paraId="0B8354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0A62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980" w:type="dxa"/>
          </w:tcPr>
          <w:p w14:paraId="5A82F0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984" w:type="dxa"/>
          </w:tcPr>
          <w:p w14:paraId="6C5E9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0" w:type="dxa"/>
          </w:tcPr>
          <w:p w14:paraId="03B68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4E71A8" w14:textId="77777777" w:rsidTr="009D43E8">
        <w:tc>
          <w:tcPr>
            <w:tcW w:w="1980" w:type="dxa"/>
          </w:tcPr>
          <w:p w14:paraId="485EE9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1980" w:type="dxa"/>
          </w:tcPr>
          <w:p w14:paraId="7C295F4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95"/>
                <w:id w:val="66234352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Сообщение клиента → подсказка в АРМ</w:t>
                </w:r>
              </w:sdtContent>
            </w:sdt>
          </w:p>
        </w:tc>
        <w:tc>
          <w:tcPr>
            <w:tcW w:w="7984" w:type="dxa"/>
          </w:tcPr>
          <w:p w14:paraId="5A390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платформа онлайн-чата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клиента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поступает 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96"/>
                <w:id w:val="-2472884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 → поиск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97"/>
                <w:id w:val="-20669050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языковая модель; метаданные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подсказок в правой панели АРМ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98"/>
                <w:id w:val="1323947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под каждой подсказкой.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CHAT-T-04.</w:t>
            </w:r>
          </w:p>
        </w:tc>
        <w:tc>
          <w:tcPr>
            <w:tcW w:w="1780" w:type="dxa"/>
          </w:tcPr>
          <w:p w14:paraId="5A275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365CB1EF" w14:textId="77777777" w:rsidTr="009D43E8">
        <w:tc>
          <w:tcPr>
            <w:tcW w:w="1980" w:type="dxa"/>
          </w:tcPr>
          <w:p w14:paraId="636B08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1980" w:type="dxa"/>
          </w:tcPr>
          <w:p w14:paraId="1C2B77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клиенту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7984" w:type="dxa"/>
          </w:tcPr>
          <w:p w14:paraId="4A981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«Вставить» или редактирует черновик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ра» и «отправлено оператором».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постоянной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780" w:type="dxa"/>
          </w:tcPr>
          <w:p w14:paraId="47AF9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4.3.2.7</w:t>
            </w:r>
          </w:p>
        </w:tc>
      </w:tr>
      <w:tr w:rsidR="009D43E8" w14:paraId="23CF6F5A" w14:textId="77777777" w:rsidTr="009D43E8">
        <w:tc>
          <w:tcPr>
            <w:tcW w:w="1980" w:type="dxa"/>
          </w:tcPr>
          <w:p w14:paraId="1D22DE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1980" w:type="dxa"/>
          </w:tcPr>
          <w:p w14:paraId="5DCC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недоступен — ручной ответ</w:t>
            </w:r>
          </w:p>
        </w:tc>
        <w:tc>
          <w:tcPr>
            <w:tcW w:w="7984" w:type="dxa"/>
          </w:tcPr>
          <w:p w14:paraId="0BEC9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или языковая модель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переход в режим ручной работы (плавная деградация сервиса).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отвечает вручную; отображается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 (негативный сценарий).</w:t>
            </w:r>
          </w:p>
        </w:tc>
        <w:tc>
          <w:tcPr>
            <w:tcW w:w="1780" w:type="dxa"/>
          </w:tcPr>
          <w:p w14:paraId="0ECB2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</w:tbl>
    <w:p w14:paraId="67EF935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85" w:name="bookmark=id.14d2gy31bzj4" w:colFirst="0" w:colLast="0"/>
      <w:bookmarkEnd w:id="158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.4.2. Функциональные требования (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панели суфлера в АРМ)</w:t>
      </w:r>
    </w:p>
    <w:p w14:paraId="6CF4E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§4.3.2, §4.6.3]: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каноническая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§4.3.2 — </w:t>
      </w:r>
      <w:r>
        <w:fldChar w:fldCharType="begin"/>
      </w:r>
      <w:r>
        <w:instrText>HYPERLINK</w:instrText>
      </w:r>
      <w:r w:rsidRPr="003339CA">
        <w:rPr>
          <w:lang w:val="ru-RU"/>
          <w:rPrChange w:id="158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8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8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89" w:author="Никита Гринь" w:date="2026-07-31T10:56:00Z" w16du:dateUtc="2026-07-31T07:56:00Z">
            <w:rPr/>
          </w:rPrChange>
        </w:rPr>
        <w:instrText>.7</w:instrText>
      </w:r>
      <w:r>
        <w:instrText>mw</w:instrText>
      </w:r>
      <w:r w:rsidRPr="003339CA">
        <w:rPr>
          <w:lang w:val="ru-RU"/>
          <w:rPrChange w:id="1590" w:author="Никита Гринь" w:date="2026-07-31T10:56:00Z" w16du:dateUtc="2026-07-31T07:56:00Z">
            <w:rPr/>
          </w:rPrChange>
        </w:rPr>
        <w:instrText>6</w:instrText>
      </w:r>
      <w:r>
        <w:instrText>dnhkpw</w:instrText>
      </w:r>
      <w:r w:rsidRPr="003339CA">
        <w:rPr>
          <w:lang w:val="ru-RU"/>
          <w:rPrChange w:id="1591" w:author="Никита Гринь" w:date="2026-07-31T10:56:00Z" w16du:dateUtc="2026-07-31T07:56:00Z">
            <w:rPr/>
          </w:rPrChange>
        </w:rPr>
        <w:instrText>1</w:instrText>
      </w:r>
      <w:r>
        <w:instrText>b</w:instrText>
      </w:r>
      <w:r w:rsidRPr="003339CA">
        <w:rPr>
          <w:lang w:val="ru-RU"/>
          <w:rPrChange w:id="1592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>00…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 xml:space="preserve">13). Ниже — ссылочная сводка для навигации из раздела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; дублирование блоков «Вход/Механизм/Выход/При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выполняется.</w:t>
      </w:r>
    </w:p>
    <w:tbl>
      <w:tblPr>
        <w:tblStyle w:val="105"/>
        <w:tblW w:w="12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5"/>
        <w:gridCol w:w="4785"/>
        <w:gridCol w:w="2880"/>
      </w:tblGrid>
      <w:tr w:rsidR="009D43E8" w14:paraId="52E39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35" w:type="dxa"/>
          </w:tcPr>
          <w:p w14:paraId="09F75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785" w:type="dxa"/>
          </w:tcPr>
          <w:p w14:paraId="71FCD7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880" w:type="dxa"/>
          </w:tcPr>
          <w:p w14:paraId="0BDD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3063A7E0" w14:textId="77777777" w:rsidTr="009D43E8">
        <w:tc>
          <w:tcPr>
            <w:tcW w:w="4935" w:type="dxa"/>
          </w:tcPr>
          <w:p w14:paraId="7F7509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785" w:type="dxa"/>
          </w:tcPr>
          <w:p w14:paraId="47EB4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2880" w:type="dxa"/>
          </w:tcPr>
          <w:p w14:paraId="276D8A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D34C6D7" w14:textId="77777777" w:rsidTr="009D43E8">
        <w:tc>
          <w:tcPr>
            <w:tcW w:w="4935" w:type="dxa"/>
          </w:tcPr>
          <w:p w14:paraId="7A2C0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785" w:type="dxa"/>
          </w:tcPr>
          <w:p w14:paraId="06D61F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2880" w:type="dxa"/>
          </w:tcPr>
          <w:p w14:paraId="5F7958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1561A144" w14:textId="77777777" w:rsidTr="009D43E8">
        <w:tc>
          <w:tcPr>
            <w:tcW w:w="4935" w:type="dxa"/>
          </w:tcPr>
          <w:p w14:paraId="7CBCF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785" w:type="dxa"/>
          </w:tcPr>
          <w:p w14:paraId="7923FF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2880" w:type="dxa"/>
          </w:tcPr>
          <w:p w14:paraId="74FC7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44A3BAE" w14:textId="77777777" w:rsidTr="009D43E8">
        <w:tc>
          <w:tcPr>
            <w:tcW w:w="4935" w:type="dxa"/>
          </w:tcPr>
          <w:p w14:paraId="5D747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4785" w:type="dxa"/>
          </w:tcPr>
          <w:p w14:paraId="5716D8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2880" w:type="dxa"/>
          </w:tcPr>
          <w:p w14:paraId="227BD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6035D82F" w14:textId="77777777" w:rsidTr="009D43E8">
        <w:tc>
          <w:tcPr>
            <w:tcW w:w="4935" w:type="dxa"/>
          </w:tcPr>
          <w:p w14:paraId="2EE024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785" w:type="dxa"/>
          </w:tcPr>
          <w:p w14:paraId="67D21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2880" w:type="dxa"/>
          </w:tcPr>
          <w:p w14:paraId="00E805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087C444" w14:textId="77777777" w:rsidTr="009D43E8">
        <w:tc>
          <w:tcPr>
            <w:tcW w:w="4935" w:type="dxa"/>
          </w:tcPr>
          <w:p w14:paraId="0CB368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785" w:type="dxa"/>
          </w:tcPr>
          <w:p w14:paraId="59B54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2880" w:type="dxa"/>
          </w:tcPr>
          <w:p w14:paraId="1A5DE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E08868B" w14:textId="77777777" w:rsidTr="009D43E8">
        <w:tc>
          <w:tcPr>
            <w:tcW w:w="4935" w:type="dxa"/>
          </w:tcPr>
          <w:p w14:paraId="1381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785" w:type="dxa"/>
          </w:tcPr>
          <w:p w14:paraId="5B8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2880" w:type="dxa"/>
          </w:tcPr>
          <w:p w14:paraId="3BD74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7707956" w14:textId="77777777" w:rsidTr="009D43E8">
        <w:tc>
          <w:tcPr>
            <w:tcW w:w="4935" w:type="dxa"/>
          </w:tcPr>
          <w:p w14:paraId="381E6E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785" w:type="dxa"/>
          </w:tcPr>
          <w:p w14:paraId="02726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4.3.2.9</w:t>
            </w:r>
          </w:p>
        </w:tc>
        <w:tc>
          <w:tcPr>
            <w:tcW w:w="2880" w:type="dxa"/>
          </w:tcPr>
          <w:p w14:paraId="793092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u27pzh81c9vg">
              <w:r>
                <w:rPr>
                  <w:rFonts w:ascii="Arial" w:eastAsia="Arial" w:hAnsi="Arial" w:cs="Arial"/>
                  <w:color w:val="156082"/>
                </w:rPr>
                <w:t>II.3.4.1</w:t>
              </w:r>
            </w:hyperlink>
          </w:p>
        </w:tc>
      </w:tr>
      <w:tr w:rsidR="009D43E8" w14:paraId="35F38F7C" w14:textId="77777777" w:rsidTr="009D43E8">
        <w:tc>
          <w:tcPr>
            <w:tcW w:w="4935" w:type="dxa"/>
          </w:tcPr>
          <w:p w14:paraId="10EBC4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4785" w:type="dxa"/>
          </w:tcPr>
          <w:p w14:paraId="3FD901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2880" w:type="dxa"/>
          </w:tcPr>
          <w:p w14:paraId="0324C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A1C11CD" w14:textId="77777777" w:rsidTr="009D43E8">
        <w:tc>
          <w:tcPr>
            <w:tcW w:w="4935" w:type="dxa"/>
          </w:tcPr>
          <w:p w14:paraId="5BD46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4785" w:type="dxa"/>
          </w:tcPr>
          <w:p w14:paraId="7F151A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2880" w:type="dxa"/>
          </w:tcPr>
          <w:p w14:paraId="67AB1A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24CC039" w14:textId="77777777" w:rsidTr="009D43E8">
        <w:tc>
          <w:tcPr>
            <w:tcW w:w="4935" w:type="dxa"/>
          </w:tcPr>
          <w:p w14:paraId="11E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785" w:type="dxa"/>
          </w:tcPr>
          <w:p w14:paraId="66F8E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2880" w:type="dxa"/>
          </w:tcPr>
          <w:p w14:paraId="76645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557459E" w14:textId="77777777" w:rsidTr="009D43E8">
        <w:tc>
          <w:tcPr>
            <w:tcW w:w="4935" w:type="dxa"/>
          </w:tcPr>
          <w:p w14:paraId="5576F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FR-SUF-C07, FR-SUF-C08</w:t>
            </w:r>
          </w:p>
        </w:tc>
        <w:tc>
          <w:tcPr>
            <w:tcW w:w="4785" w:type="dxa"/>
          </w:tcPr>
          <w:p w14:paraId="4F643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4.6.3</w:t>
            </w:r>
          </w:p>
        </w:tc>
        <w:tc>
          <w:tcPr>
            <w:tcW w:w="2880" w:type="dxa"/>
          </w:tcPr>
          <w:p w14:paraId="52605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</w:tbl>
    <w:p w14:paraId="1016935F" w14:textId="77777777" w:rsidR="009D43E8" w:rsidRDefault="00317F00">
      <w:pPr>
        <w:pStyle w:val="3"/>
        <w:rPr>
          <w:rFonts w:ascii="Arial" w:eastAsia="Arial" w:hAnsi="Arial" w:cs="Arial"/>
        </w:rPr>
      </w:pPr>
      <w:bookmarkStart w:id="1593" w:name="bookmark=id.i5akc7hy7qh6" w:colFirst="0" w:colLast="0"/>
      <w:bookmarkEnd w:id="1593"/>
      <w:r>
        <w:rPr>
          <w:rFonts w:ascii="Arial" w:eastAsia="Arial" w:hAnsi="Arial" w:cs="Arial"/>
        </w:rPr>
        <w:t>II.4.3. Стыковка с платформой онлайн-чата (§8.1 integration TZ)</w:t>
      </w:r>
    </w:p>
    <w:p w14:paraId="4D20563D" w14:textId="77777777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99"/>
          <w:id w:val="-889717424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[integration TZ §8.1]: обмен онлайн-чат ↔ суфл</w:t>
          </w:r>
        </w:sdtContent>
      </w:sdt>
      <w:r w:rsidR="00317F00">
        <w:rPr>
          <w:rFonts w:ascii="Arial" w:eastAsia="Arial" w:hAnsi="Arial" w:cs="Arial"/>
          <w:b/>
          <w:bCs/>
        </w:rPr>
        <w:t>е</w:t>
      </w:r>
      <w:r w:rsidR="00317F00">
        <w:rPr>
          <w:rFonts w:ascii="Arial" w:eastAsia="Arial" w:hAnsi="Arial" w:cs="Arial"/>
          <w:b/>
          <w:bCs/>
          <w:color w:val="000000"/>
        </w:rPr>
        <w:t>р</w:t>
      </w:r>
    </w:p>
    <w:p w14:paraId="6C993A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Sequence</w:t>
      </w:r>
      <w:r w:rsidRPr="003C42DA">
        <w:rPr>
          <w:rFonts w:ascii="Arial" w:eastAsia="Arial" w:hAnsi="Arial" w:cs="Arial"/>
          <w:color w:val="000000"/>
          <w:lang w:val="ru-RU"/>
        </w:rPr>
        <w:t>-диаграмма потоков сообщений и обратной связи оператора.</w:t>
      </w:r>
    </w:p>
    <w:tbl>
      <w:tblPr>
        <w:tblStyle w:val="104"/>
        <w:tblW w:w="103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7075"/>
      </w:tblGrid>
      <w:tr w:rsidR="009D43E8" w14:paraId="6E9594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4D74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7075" w:type="dxa"/>
          </w:tcPr>
          <w:p w14:paraId="09507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:rsidRPr="0050000B" w14:paraId="43F6593E" w14:textId="77777777" w:rsidTr="009D43E8">
        <w:tc>
          <w:tcPr>
            <w:tcW w:w="3260" w:type="dxa"/>
          </w:tcPr>
          <w:p w14:paraId="7B6C160D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0"/>
                <w:id w:val="142478136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Онлайн-чат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7C96E5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Каждое сообщение клиента (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канал, текст, время)</w:t>
            </w:r>
          </w:p>
        </w:tc>
      </w:tr>
      <w:tr w:rsidR="009D43E8" w:rsidRPr="0050000B" w14:paraId="6DF2E3ED" w14:textId="77777777" w:rsidTr="009D43E8">
        <w:tc>
          <w:tcPr>
            <w:tcW w:w="3260" w:type="dxa"/>
          </w:tcPr>
          <w:p w14:paraId="5CCA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sdt>
              <w:sdtPr>
                <w:tag w:val="goog_rdk_201"/>
                <w:id w:val="-614719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р → АРМ</w:t>
                </w:r>
              </w:sdtContent>
            </w:sdt>
          </w:p>
        </w:tc>
        <w:tc>
          <w:tcPr>
            <w:tcW w:w="7075" w:type="dxa"/>
          </w:tcPr>
          <w:p w14:paraId="60426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</w:tr>
      <w:tr w:rsidR="009D43E8" w:rsidRPr="0050000B" w14:paraId="5A7C842F" w14:textId="77777777" w:rsidTr="009D43E8">
        <w:tc>
          <w:tcPr>
            <w:tcW w:w="3260" w:type="dxa"/>
          </w:tcPr>
          <w:p w14:paraId="1A1F000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2"/>
                <w:id w:val="203579085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3250A2A6" w14:textId="6DDA5F39" w:rsidR="009D43E8" w:rsidRPr="003C42DA" w:rsidRDefault="00481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594" w:author="Никита Гринь" w:date="2026-08-02T01:22:00Z" w16du:dateUtc="2026-08-01T22:22:00Z">
              <w:r w:rsidRPr="003C42DA">
                <w:rPr>
                  <w:rFonts w:ascii="Arial" w:eastAsia="Arial" w:hAnsi="Arial" w:cs="Arial"/>
                  <w:color w:val="000000"/>
                  <w:lang w:val="ru-RU"/>
                </w:rPr>
                <w:t xml:space="preserve">воспользовался / не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воспользовался / неполный ответ</w:t>
              </w:r>
            </w:ins>
            <w:commentRangeStart w:id="1595"/>
            <w:del w:id="1596" w:author="Никита Гринь" w:date="2026-08-02T01:22:00Z" w16du:dateUtc="2026-08-01T22:22:00Z">
              <w:r w:rsidR="00317F00" w:rsidRPr="003C42DA" w:rsidDel="004811F7">
                <w:rPr>
                  <w:rFonts w:ascii="Arial" w:eastAsia="Arial" w:hAnsi="Arial" w:cs="Arial"/>
                  <w:color w:val="000000"/>
                  <w:lang w:val="ru-RU"/>
                </w:rPr>
                <w:delText>Полезно / Неполно / Неверно</w:delText>
              </w:r>
            </w:del>
            <w:commentRangeEnd w:id="1595"/>
            <w:r w:rsidR="00B359C0" w:rsidRPr="003C42DA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595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; отключение для диалога</w:t>
            </w:r>
          </w:p>
        </w:tc>
      </w:tr>
    </w:tbl>
    <w:p w14:paraId="5B0914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6D751FC" wp14:editId="6D710CEE">
            <wp:extent cx="8229600" cy="42291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4D2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597" w:name="bookmark=id.kkdo6hgu9d54" w:colFirst="0" w:colLast="0"/>
      <w:bookmarkEnd w:id="159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 Модуль онлайн-чат (§2.2.2.4, §4.4)</w:t>
      </w:r>
    </w:p>
    <w:p w14:paraId="2AF0F2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виджеты, мессенджеры, АРМ, очереди</w:t>
      </w:r>
    </w:p>
    <w:p w14:paraId="788C9C2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Модуль онлайн-чат — полноценная платформа текстового обслуживания: виджет на сайте/ИБ, мессенджеры (</w:t>
      </w:r>
      <w:r>
        <w:rPr>
          <w:rFonts w:ascii="Arial" w:eastAsia="Arial" w:hAnsi="Arial" w:cs="Arial"/>
          <w:color w:val="000000"/>
        </w:rPr>
        <w:t>TG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), соцсети (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-каналы в едином АРМ оператора.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550AEF6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блока каналов (мессенджеры, соцсети,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) и единую историю клиента</w:t>
      </w:r>
    </w:p>
    <w:p w14:paraId="4354DED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Очереди, автоназначение, офлайн-режим и супервайзинг</w:t>
      </w:r>
    </w:p>
    <w:p w14:paraId="29F4F4C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Интеграцию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159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9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0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01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602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603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60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и бота первой линии</w:t>
      </w:r>
    </w:p>
    <w:p w14:paraId="355E817B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22 пользовательских сценария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-01…20</w:t>
      </w:r>
    </w:p>
    <w:p w14:paraId="059A1EB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банк получает единое окно оператора онлайн-чата с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-подсказками и управляемыми очередями по всем текстовым каналам.</w:t>
      </w:r>
    </w:p>
    <w:p w14:paraId="0498C32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05" w:name="bookmark=id.roeq8z4xq3h0" w:colFirst="0" w:colLast="0"/>
      <w:bookmarkEnd w:id="160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 Контекст, каналы, состав системы</w:t>
      </w:r>
    </w:p>
    <w:p w14:paraId="73824D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§4.4, §4.1.9]: каналы и цели модуля онлайн-чата</w:t>
      </w:r>
    </w:p>
    <w:p w14:paraId="68D224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Цели </w:t>
      </w:r>
      <w:r>
        <w:rPr>
          <w:rFonts w:ascii="Arial" w:eastAsia="Arial" w:hAnsi="Arial" w:cs="Arial"/>
          <w:color w:val="000000"/>
        </w:rPr>
        <w:t>AHT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/качества; </w:t>
      </w:r>
      <w:r w:rsidRPr="003C42DA">
        <w:rPr>
          <w:rFonts w:ascii="Arial" w:eastAsia="Arial" w:hAnsi="Arial" w:cs="Arial"/>
          <w:lang w:val="ru-RU"/>
        </w:rPr>
        <w:t>диаграмма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состава;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каналам.</w:t>
      </w:r>
    </w:p>
    <w:p w14:paraId="60D94C9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Цели:</w:t>
      </w:r>
    </w:p>
    <w:tbl>
      <w:tblPr>
        <w:tblStyle w:val="103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5815"/>
        <w:gridCol w:w="2835"/>
      </w:tblGrid>
      <w:tr w:rsidR="009D43E8" w14:paraId="26D6959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0B5C31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  <w:tc>
          <w:tcPr>
            <w:tcW w:w="5815" w:type="dxa"/>
          </w:tcPr>
          <w:p w14:paraId="6AE1AE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Метрика</w:t>
            </w:r>
          </w:p>
        </w:tc>
        <w:tc>
          <w:tcPr>
            <w:tcW w:w="2835" w:type="dxa"/>
          </w:tcPr>
          <w:p w14:paraId="6EE37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BE91C92" w14:textId="77777777" w:rsidTr="009D43E8">
        <w:tc>
          <w:tcPr>
            <w:tcW w:w="3260" w:type="dxa"/>
          </w:tcPr>
          <w:p w14:paraId="11368A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окно оператора онлайн-чата</w:t>
            </w:r>
          </w:p>
        </w:tc>
        <w:tc>
          <w:tcPr>
            <w:tcW w:w="5815" w:type="dxa"/>
          </w:tcPr>
          <w:p w14:paraId="746EB1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 блока каналов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(§4.4): мессенджеры 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соцсети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-каналы</w:t>
            </w:r>
          </w:p>
        </w:tc>
        <w:tc>
          <w:tcPr>
            <w:tcW w:w="2835" w:type="dxa"/>
          </w:tcPr>
          <w:p w14:paraId="558AE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F38273A" w14:textId="77777777" w:rsidTr="009D43E8">
        <w:tc>
          <w:tcPr>
            <w:tcW w:w="3260" w:type="dxa"/>
          </w:tcPr>
          <w:p w14:paraId="48F9E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AHT</w:t>
            </w:r>
          </w:p>
        </w:tc>
        <w:tc>
          <w:tcPr>
            <w:tcW w:w="5815" w:type="dxa"/>
          </w:tcPr>
          <w:p w14:paraId="370F6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+ шаблоны</w:t>
            </w:r>
          </w:p>
        </w:tc>
        <w:tc>
          <w:tcPr>
            <w:tcW w:w="2835" w:type="dxa"/>
          </w:tcPr>
          <w:p w14:paraId="65BF19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5A63F753" w14:textId="77777777" w:rsidTr="009D43E8">
        <w:tc>
          <w:tcPr>
            <w:tcW w:w="3260" w:type="dxa"/>
          </w:tcPr>
          <w:p w14:paraId="5845D5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Качество ответов</w:t>
            </w:r>
          </w:p>
        </w:tc>
        <w:tc>
          <w:tcPr>
            <w:tcW w:w="5815" w:type="dxa"/>
          </w:tcPr>
          <w:p w14:paraId="0A2626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Обязательная тематика и фидбек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2835" w:type="dxa"/>
          </w:tcPr>
          <w:p w14:paraId="749A31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4.4, 4.3</w:t>
            </w:r>
          </w:p>
        </w:tc>
      </w:tr>
      <w:tr w:rsidR="009D43E8" w14:paraId="009D650C" w14:textId="77777777" w:rsidTr="009D43E8">
        <w:tc>
          <w:tcPr>
            <w:tcW w:w="3260" w:type="dxa"/>
          </w:tcPr>
          <w:p w14:paraId="48141C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онлайн-чата</w:t>
            </w:r>
          </w:p>
        </w:tc>
        <w:tc>
          <w:tcPr>
            <w:tcW w:w="5815" w:type="dxa"/>
          </w:tcPr>
          <w:p w14:paraId="46A26C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одновременные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диалоги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диалоги в час (не «зв/ч»)</w:t>
            </w:r>
          </w:p>
        </w:tc>
        <w:tc>
          <w:tcPr>
            <w:tcW w:w="2835" w:type="dxa"/>
          </w:tcPr>
          <w:p w14:paraId="60358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4.4.6, 4.8</w:t>
            </w:r>
          </w:p>
        </w:tc>
      </w:tr>
    </w:tbl>
    <w:p w14:paraId="313A1B68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606" w:name="bookmark=id.5kmks2i30lu1" w:colFirst="0" w:colLast="0"/>
      <w:bookmarkEnd w:id="160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.5.1.1. Три блока каналов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tbl>
      <w:tblPr>
        <w:tblStyle w:val="10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6"/>
        <w:gridCol w:w="5740"/>
        <w:gridCol w:w="2884"/>
      </w:tblGrid>
      <w:tr w:rsidR="009D43E8" w14:paraId="07C42A0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5" w:type="dxa"/>
          </w:tcPr>
          <w:p w14:paraId="1D3A38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740" w:type="dxa"/>
          </w:tcPr>
          <w:p w14:paraId="5D92A1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Каналы</w:t>
            </w:r>
          </w:p>
        </w:tc>
        <w:tc>
          <w:tcPr>
            <w:tcW w:w="2884" w:type="dxa"/>
          </w:tcPr>
          <w:p w14:paraId="5D510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3161CDA" w14:textId="77777777" w:rsidTr="009D43E8">
        <w:tc>
          <w:tcPr>
            <w:tcW w:w="3255" w:type="dxa"/>
          </w:tcPr>
          <w:p w14:paraId="0B8E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 / сайт</w:t>
            </w:r>
          </w:p>
        </w:tc>
        <w:tc>
          <w:tcPr>
            <w:tcW w:w="5740" w:type="dxa"/>
          </w:tcPr>
          <w:p w14:paraId="6A7CEF2A" w14:textId="2BD1097F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7A2704">
              <w:rPr>
                <w:lang w:val="ru-RU"/>
              </w:rPr>
              <w:t>иные каналы банка</w:t>
            </w:r>
            <w:r w:rsidR="007A2704" w:rsidRPr="007A2704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лендинги</w:t>
            </w:r>
          </w:p>
        </w:tc>
        <w:tc>
          <w:tcPr>
            <w:tcW w:w="2884" w:type="dxa"/>
          </w:tcPr>
          <w:p w14:paraId="55EFF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§4.4</w:t>
            </w:r>
          </w:p>
        </w:tc>
      </w:tr>
      <w:tr w:rsidR="009D43E8" w14:paraId="13BB756F" w14:textId="77777777" w:rsidTr="009D43E8">
        <w:tc>
          <w:tcPr>
            <w:tcW w:w="3255" w:type="dxa"/>
          </w:tcPr>
          <w:p w14:paraId="325DD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Мессенджеры</w:t>
            </w:r>
          </w:p>
        </w:tc>
        <w:tc>
          <w:tcPr>
            <w:tcW w:w="5740" w:type="dxa"/>
          </w:tcPr>
          <w:p w14:paraId="55B86E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Telegram, Viber</w:t>
            </w:r>
          </w:p>
        </w:tc>
        <w:tc>
          <w:tcPr>
            <w:tcW w:w="2884" w:type="dxa"/>
          </w:tcPr>
          <w:p w14:paraId="1F802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4A7E8CC7" w14:textId="77777777" w:rsidTr="009D43E8">
        <w:tc>
          <w:tcPr>
            <w:tcW w:w="3255" w:type="dxa"/>
          </w:tcPr>
          <w:p w14:paraId="1994F1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Социальные сети</w:t>
            </w:r>
          </w:p>
        </w:tc>
        <w:tc>
          <w:tcPr>
            <w:tcW w:w="5740" w:type="dxa"/>
          </w:tcPr>
          <w:p w14:paraId="01F23A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ВКонтакте,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Одноклассники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(+ иные по согласованию)</w:t>
            </w:r>
          </w:p>
        </w:tc>
        <w:tc>
          <w:tcPr>
            <w:tcW w:w="2884" w:type="dxa"/>
          </w:tcPr>
          <w:p w14:paraId="44C4B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7BF1557A" w14:textId="77777777" w:rsidTr="009D43E8">
        <w:tc>
          <w:tcPr>
            <w:tcW w:w="3255" w:type="dxa"/>
          </w:tcPr>
          <w:p w14:paraId="73EB88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API-каналы</w:t>
            </w:r>
          </w:p>
        </w:tc>
        <w:tc>
          <w:tcPr>
            <w:tcW w:w="5740" w:type="dxa"/>
          </w:tcPr>
          <w:p w14:paraId="2DE391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-адаптеры; регистрация в панели администратора</w:t>
            </w:r>
          </w:p>
        </w:tc>
        <w:tc>
          <w:tcPr>
            <w:tcW w:w="2884" w:type="dxa"/>
          </w:tcPr>
          <w:p w14:paraId="0E480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</w:t>
            </w:r>
          </w:p>
        </w:tc>
      </w:tr>
    </w:tbl>
    <w:p w14:paraId="74692CA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Сохранение переписки: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все сообщения — единое хранилище с </w:t>
      </w:r>
      <w:r>
        <w:rPr>
          <w:rFonts w:ascii="Arial" w:eastAsia="Arial" w:hAnsi="Arial" w:cs="Arial"/>
          <w:color w:val="000000"/>
          <w:sz w:val="22"/>
          <w:szCs w:val="22"/>
        </w:rPr>
        <w:t>channel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client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timestamps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переходы между каналами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60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0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0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10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611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612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61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FR-CHAT-07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01E38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Состав (целевой):</w:t>
      </w:r>
    </w:p>
    <w:p w14:paraId="1098547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0A053E" wp14:editId="0C77DBE4">
            <wp:extent cx="8229600" cy="42545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10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5295"/>
        <w:gridCol w:w="5220"/>
      </w:tblGrid>
      <w:tr w:rsidR="009D43E8" w14:paraId="1552938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3EEC2D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</w:t>
            </w:r>
          </w:p>
        </w:tc>
        <w:tc>
          <w:tcPr>
            <w:tcW w:w="5295" w:type="dxa"/>
          </w:tcPr>
          <w:p w14:paraId="059A4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5220" w:type="dxa"/>
          </w:tcPr>
          <w:p w14:paraId="0A7068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14:paraId="244740C0" w14:textId="77777777" w:rsidTr="009D43E8">
        <w:tc>
          <w:tcPr>
            <w:tcW w:w="2370" w:type="dxa"/>
          </w:tcPr>
          <w:p w14:paraId="1BF27F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Мессенджеры (Telegram, Viber)</w:t>
            </w:r>
          </w:p>
        </w:tc>
        <w:tc>
          <w:tcPr>
            <w:tcW w:w="5295" w:type="dxa"/>
          </w:tcPr>
          <w:p w14:paraId="411158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</w:t>
            </w:r>
          </w:p>
        </w:tc>
        <w:tc>
          <w:tcPr>
            <w:tcW w:w="5220" w:type="dxa"/>
          </w:tcPr>
          <w:p w14:paraId="517F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14:paraId="2EFF8155" w14:textId="77777777" w:rsidTr="009D43E8">
        <w:tc>
          <w:tcPr>
            <w:tcW w:w="2370" w:type="dxa"/>
          </w:tcPr>
          <w:p w14:paraId="5C8BC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Соцсети (VK, OK)</w:t>
            </w:r>
          </w:p>
        </w:tc>
        <w:tc>
          <w:tcPr>
            <w:tcW w:w="5295" w:type="dxa"/>
          </w:tcPr>
          <w:p w14:paraId="789B2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 (с мессенджерами)</w:t>
            </w:r>
          </w:p>
        </w:tc>
        <w:tc>
          <w:tcPr>
            <w:tcW w:w="5220" w:type="dxa"/>
          </w:tcPr>
          <w:p w14:paraId="7376C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:rsidRPr="0050000B" w14:paraId="0396C7D2" w14:textId="77777777" w:rsidTr="009D43E8">
        <w:tc>
          <w:tcPr>
            <w:tcW w:w="2370" w:type="dxa"/>
          </w:tcPr>
          <w:p w14:paraId="1B1153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/ сайт / ИБ</w:t>
            </w:r>
          </w:p>
        </w:tc>
        <w:tc>
          <w:tcPr>
            <w:tcW w:w="5295" w:type="dxa"/>
          </w:tcPr>
          <w:p w14:paraId="02C8A2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Отдельно от мессенджеров</w:t>
            </w:r>
          </w:p>
        </w:tc>
        <w:tc>
          <w:tcPr>
            <w:tcW w:w="5220" w:type="dxa"/>
          </w:tcPr>
          <w:p w14:paraId="66130A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 — §4.1.9, §4.4</w:t>
            </w:r>
          </w:p>
        </w:tc>
      </w:tr>
      <w:tr w:rsidR="009D43E8" w14:paraId="5582E082" w14:textId="77777777" w:rsidTr="009D43E8">
        <w:tc>
          <w:tcPr>
            <w:tcW w:w="2370" w:type="dxa"/>
          </w:tcPr>
          <w:p w14:paraId="4A7C83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5295" w:type="dxa"/>
          </w:tcPr>
          <w:p w14:paraId="25D65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ТТ в scope</w:t>
            </w:r>
          </w:p>
        </w:tc>
        <w:tc>
          <w:tcPr>
            <w:tcW w:w="5220" w:type="dxa"/>
          </w:tcPr>
          <w:p w14:paraId="2B0E0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Неограниченные API-каналы</w:t>
            </w:r>
          </w:p>
        </w:tc>
      </w:tr>
    </w:tbl>
    <w:p w14:paraId="18EBAB8D" w14:textId="77777777" w:rsidR="009D43E8" w:rsidRDefault="00317F00">
      <w:pPr>
        <w:pStyle w:val="3"/>
        <w:rPr>
          <w:rFonts w:ascii="Arial" w:eastAsia="Arial" w:hAnsi="Arial" w:cs="Arial"/>
        </w:rPr>
      </w:pPr>
      <w:bookmarkStart w:id="1614" w:name="bookmark=id.2x4wqwev29s" w:colFirst="0" w:colLast="0"/>
      <w:bookmarkEnd w:id="1614"/>
      <w:r>
        <w:rPr>
          <w:rFonts w:ascii="Arial" w:eastAsia="Arial" w:hAnsi="Arial" w:cs="Arial"/>
        </w:rPr>
        <w:t>II.5.2. Роли и администрирование</w:t>
      </w:r>
    </w:p>
    <w:p w14:paraId="24210F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п.3–7]: роли модуля онлайн-чат</w:t>
      </w:r>
    </w:p>
    <w:p w14:paraId="2353BC1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Администратор КЦ, оператор онлайн-чата, супервизор;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— открыто.</w:t>
      </w:r>
    </w:p>
    <w:tbl>
      <w:tblPr>
        <w:tblStyle w:val="100"/>
        <w:tblW w:w="122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0"/>
        <w:gridCol w:w="4825"/>
        <w:gridCol w:w="6060"/>
      </w:tblGrid>
      <w:tr w:rsidR="009D43E8" w14:paraId="2C7F334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9" w:type="dxa"/>
          </w:tcPr>
          <w:p w14:paraId="5E6443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825" w:type="dxa"/>
          </w:tcPr>
          <w:p w14:paraId="47722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Договорное имя</w:t>
            </w:r>
          </w:p>
        </w:tc>
        <w:tc>
          <w:tcPr>
            <w:tcW w:w="6060" w:type="dxa"/>
          </w:tcPr>
          <w:p w14:paraId="005DE0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Детализация </w:t>
            </w:r>
          </w:p>
        </w:tc>
      </w:tr>
      <w:tr w:rsidR="009D43E8" w14:paraId="3D9DF509" w14:textId="77777777" w:rsidTr="009D43E8">
        <w:tc>
          <w:tcPr>
            <w:tcW w:w="1369" w:type="dxa"/>
          </w:tcPr>
          <w:p w14:paraId="26DF7D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п.3</w:t>
            </w:r>
          </w:p>
        </w:tc>
        <w:tc>
          <w:tcPr>
            <w:tcW w:w="4825" w:type="dxa"/>
          </w:tcPr>
          <w:p w14:paraId="66E10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6060" w:type="dxa"/>
          </w:tcPr>
          <w:p w14:paraId="62504C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полнота прав администратора (§4.4)</w:t>
            </w:r>
          </w:p>
        </w:tc>
      </w:tr>
      <w:tr w:rsidR="009D43E8" w:rsidRPr="0050000B" w14:paraId="2C0DE43E" w14:textId="77777777" w:rsidTr="009D43E8">
        <w:tc>
          <w:tcPr>
            <w:tcW w:w="1369" w:type="dxa"/>
          </w:tcPr>
          <w:p w14:paraId="6FCE41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п.4</w:t>
            </w:r>
          </w:p>
        </w:tc>
        <w:tc>
          <w:tcPr>
            <w:tcW w:w="4825" w:type="dxa"/>
          </w:tcPr>
          <w:p w14:paraId="56B190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6060" w:type="dxa"/>
          </w:tcPr>
          <w:p w14:paraId="750DC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роли п.4 и п.5 разделены; один оператор не совмещает телефонию и онлайн-чат</w:t>
            </w:r>
          </w:p>
        </w:tc>
      </w:tr>
      <w:tr w:rsidR="009D43E8" w:rsidRPr="0050000B" w14:paraId="696DF46B" w14:textId="77777777" w:rsidTr="009D43E8">
        <w:tc>
          <w:tcPr>
            <w:tcW w:w="1369" w:type="dxa"/>
          </w:tcPr>
          <w:p w14:paraId="2BF9DD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п.5</w:t>
            </w:r>
          </w:p>
        </w:tc>
        <w:tc>
          <w:tcPr>
            <w:tcW w:w="4825" w:type="dxa"/>
          </w:tcPr>
          <w:p w14:paraId="2BAF0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6060" w:type="dxa"/>
          </w:tcPr>
          <w:p w14:paraId="74D34E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 (обзор коллег), черновик/блокировка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-09/10)</w:t>
            </w:r>
          </w:p>
        </w:tc>
      </w:tr>
      <w:tr w:rsidR="009D43E8" w14:paraId="1E8B13B8" w14:textId="77777777" w:rsidTr="009D43E8">
        <w:tc>
          <w:tcPr>
            <w:tcW w:w="1369" w:type="dxa"/>
          </w:tcPr>
          <w:p w14:paraId="3A46A0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п.6</w:t>
            </w:r>
          </w:p>
        </w:tc>
        <w:tc>
          <w:tcPr>
            <w:tcW w:w="4825" w:type="dxa"/>
          </w:tcPr>
          <w:p w14:paraId="429318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6060" w:type="dxa"/>
          </w:tcPr>
          <w:p w14:paraId="202AA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Hub</w:t>
            </w:r>
          </w:p>
        </w:tc>
      </w:tr>
      <w:tr w:rsidR="009D43E8" w:rsidRPr="0050000B" w14:paraId="6F9A7593" w14:textId="77777777" w:rsidTr="009D43E8">
        <w:tc>
          <w:tcPr>
            <w:tcW w:w="1369" w:type="dxa"/>
          </w:tcPr>
          <w:p w14:paraId="58804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п.7</w:t>
            </w:r>
          </w:p>
        </w:tc>
        <w:tc>
          <w:tcPr>
            <w:tcW w:w="4825" w:type="dxa"/>
          </w:tcPr>
          <w:p w14:paraId="4C4B46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6060" w:type="dxa"/>
          </w:tcPr>
          <w:p w14:paraId="7EED45C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-01/02</w:t>
            </w:r>
          </w:p>
        </w:tc>
      </w:tr>
      <w:tr w:rsidR="009D43E8" w14:paraId="194461F5" w14:textId="77777777" w:rsidTr="009D43E8">
        <w:tc>
          <w:tcPr>
            <w:tcW w:w="1369" w:type="dxa"/>
          </w:tcPr>
          <w:p w14:paraId="139D6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п.2</w:t>
            </w:r>
          </w:p>
        </w:tc>
        <w:tc>
          <w:tcPr>
            <w:tcW w:w="4825" w:type="dxa"/>
          </w:tcPr>
          <w:p w14:paraId="19A6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6060" w:type="dxa"/>
          </w:tcPr>
          <w:p w14:paraId="154F2B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СУЗ, пороги QU II.2</w:t>
            </w:r>
          </w:p>
        </w:tc>
      </w:tr>
    </w:tbl>
    <w:p w14:paraId="6F6EBE0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Матрица AD — </w:t>
      </w:r>
      <w:hyperlink w:anchor="bookmark=id.5aua2jouqqnk">
        <w:r>
          <w:rPr>
            <w:rFonts w:ascii="Arial" w:eastAsia="Arial" w:hAnsi="Arial" w:cs="Arial"/>
            <w:color w:val="156082"/>
          </w:rPr>
          <w:t>I.4</w:t>
        </w:r>
      </w:hyperlink>
      <w:r>
        <w:rPr>
          <w:rFonts w:ascii="Arial" w:eastAsia="Arial" w:hAnsi="Arial" w:cs="Arial"/>
          <w:color w:val="000000"/>
        </w:rPr>
        <w:t xml:space="preserve">. Группы LDAPS prod — </w:t>
      </w:r>
      <w:r>
        <w:rPr>
          <w:rFonts w:ascii="Arial" w:eastAsia="Arial" w:hAnsi="Arial" w:cs="Arial"/>
          <w:b/>
          <w:bCs/>
          <w:color w:val="000000"/>
        </w:rPr>
        <w:t>открыто</w:t>
      </w:r>
      <w:r>
        <w:rPr>
          <w:rFonts w:ascii="Arial" w:eastAsia="Arial" w:hAnsi="Arial" w:cs="Arial"/>
          <w:color w:val="000000"/>
        </w:rPr>
        <w:t xml:space="preserve"> (</w:t>
      </w:r>
      <w:hyperlink w:anchor="bookmark=id.patyg51qjl9k">
        <w:r>
          <w:rPr>
            <w:rFonts w:ascii="Arial" w:eastAsia="Arial" w:hAnsi="Arial" w:cs="Arial"/>
            <w:color w:val="156082"/>
          </w:rPr>
          <w:t>VII.5</w:t>
        </w:r>
      </w:hyperlink>
      <w:r>
        <w:rPr>
          <w:rFonts w:ascii="Arial" w:eastAsia="Arial" w:hAnsi="Arial" w:cs="Arial"/>
          <w:color w:val="000000"/>
        </w:rPr>
        <w:t xml:space="preserve"> №4).</w:t>
      </w:r>
    </w:p>
    <w:p w14:paraId="067D246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24. Макет интерфейса панели управления модуля онлайн-чат</w:t>
      </w:r>
    </w:p>
    <w:p w14:paraId="09EB5C9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D3B6E6D" wp14:editId="1C083912">
            <wp:extent cx="8229600" cy="48387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CC5E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15" w:name="bookmark=id.6ute3xhj6zxq" w:colFirst="0" w:colLast="0"/>
      <w:bookmarkEnd w:id="161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 Виджет и форма входа</w:t>
      </w:r>
    </w:p>
    <w:p w14:paraId="0D512B1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виджет, </w:t>
      </w:r>
      <w:r>
        <w:rPr>
          <w:rFonts w:ascii="Arial" w:eastAsia="Arial" w:hAnsi="Arial" w:cs="Arial"/>
          <w:b/>
          <w:bCs/>
          <w:color w:val="000000"/>
        </w:rPr>
        <w:t>CSP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форма входа</w:t>
      </w:r>
    </w:p>
    <w:p w14:paraId="7DEE50E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Точки размещения, настраиваемые поля; тема на закрытии — не на входе.</w:t>
      </w:r>
    </w:p>
    <w:p w14:paraId="3AA3191E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Произвольные точки размещения виджета (§4.1.9); настраиваемые поля формы (§4.4).</w:t>
      </w:r>
    </w:p>
    <w:p w14:paraId="1E077455" w14:textId="77777777" w:rsidR="009D43E8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очереди / </w:t>
      </w:r>
      <w:r>
        <w:fldChar w:fldCharType="begin"/>
      </w:r>
      <w:r>
        <w:instrText>HYPERLINK</w:instrText>
      </w:r>
      <w:r w:rsidRPr="003339CA">
        <w:rPr>
          <w:lang w:val="ru-RU"/>
          <w:rPrChange w:id="161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1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1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19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620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ETA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на форме — опционально (</w:t>
      </w:r>
      <w:r>
        <w:fldChar w:fldCharType="begin"/>
      </w:r>
      <w:r>
        <w:instrText>HYPERLINK</w:instrText>
      </w:r>
      <w:r w:rsidRPr="003339CA">
        <w:rPr>
          <w:lang w:val="ru-RU"/>
          <w:rPrChange w:id="162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2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2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24" w:author="Никита Гринь" w:date="2026-07-31T10:56:00Z" w16du:dateUtc="2026-07-31T07:56:00Z">
            <w:rPr/>
          </w:rPrChange>
        </w:rPr>
        <w:instrText>.</w:instrText>
      </w:r>
      <w:r>
        <w:instrText>ofiyynu</w:instrText>
      </w:r>
      <w:r w:rsidRPr="003339CA">
        <w:rPr>
          <w:lang w:val="ru-RU"/>
          <w:rPrChange w:id="1625" w:author="Никита Гринь" w:date="2026-07-31T10:56:00Z" w16du:dateUtc="2026-07-31T07:56:00Z">
            <w:rPr/>
          </w:rPrChange>
        </w:rPr>
        <w:instrText>7</w:instrText>
      </w:r>
      <w:r>
        <w:instrText>ncml</w:instrText>
      </w:r>
      <w:r w:rsidRPr="003339CA">
        <w:rPr>
          <w:lang w:val="ru-RU"/>
          <w:rPrChange w:id="162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.5.3.1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расшифровка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ИБ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(§8 ТТ)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62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2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2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30" w:author="Никита Гринь" w:date="2026-07-31T10:56:00Z" w16du:dateUtc="2026-07-31T07:56:00Z">
            <w:rPr/>
          </w:rPrChange>
        </w:rPr>
        <w:instrText>.</w:instrText>
      </w:r>
      <w:r>
        <w:instrText>t</w:instrText>
      </w:r>
      <w:r w:rsidRPr="003339CA">
        <w:rPr>
          <w:lang w:val="ru-RU"/>
          <w:rPrChange w:id="1631" w:author="Никита Гринь" w:date="2026-07-31T10:56:00Z" w16du:dateUtc="2026-07-31T07:56:00Z">
            <w:rPr/>
          </w:rPrChange>
        </w:rPr>
        <w:instrText>0</w:instrText>
      </w:r>
      <w:r>
        <w:instrText>lpniqtcc</w:instrText>
      </w:r>
      <w:r w:rsidRPr="003339CA">
        <w:rPr>
          <w:lang w:val="ru-RU"/>
          <w:rPrChange w:id="1632" w:author="Никита Гринь" w:date="2026-07-31T10:56:00Z" w16du:dateUtc="2026-07-31T07:56:00Z">
            <w:rPr/>
          </w:rPrChange>
        </w:rPr>
        <w:instrText>5</w:instrText>
      </w:r>
      <w:r>
        <w:instrText>d</w:instrText>
      </w:r>
      <w:r w:rsidRPr="003339CA">
        <w:rPr>
          <w:lang w:val="ru-RU"/>
          <w:rPrChange w:id="163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I.10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1F06B1F4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Фото/имена в шапке диалога (§4.4); мессенджеры и соцсети — §4.4.6.</w:t>
      </w:r>
    </w:p>
    <w:p w14:paraId="5EE5A5A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634" w:name="bookmark=id.ofiyynu7ncml" w:colFirst="0" w:colLast="0"/>
      <w:bookmarkEnd w:id="163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.5.3.1. Настройки виджета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1.3)</w:t>
      </w:r>
    </w:p>
    <w:p w14:paraId="2B109A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Договорная формулировка §4.1.9 «иные каналы банка» и детализация кналов — полная таксономия: </w:t>
      </w:r>
      <w:r>
        <w:fldChar w:fldCharType="begin"/>
      </w:r>
      <w:r>
        <w:instrText>HYPERLINK</w:instrText>
      </w:r>
      <w:r w:rsidRPr="003339CA">
        <w:rPr>
          <w:lang w:val="ru-RU"/>
          <w:rPrChange w:id="1635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36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37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38" w:author="Никита Гринь" w:date="2026-07-31T10:56:00Z" w16du:dateUtc="2026-07-31T07:56:00Z">
            <w:rPr/>
          </w:rPrChange>
        </w:rPr>
        <w:instrText>.5</w:instrText>
      </w:r>
      <w:r>
        <w:instrText>kmks</w:instrText>
      </w:r>
      <w:r w:rsidRPr="003339CA">
        <w:rPr>
          <w:lang w:val="ru-RU"/>
          <w:rPrChange w:id="1639" w:author="Никита Гринь" w:date="2026-07-31T10:56:00Z" w16du:dateUtc="2026-07-31T07:56:00Z">
            <w:rPr/>
          </w:rPrChange>
        </w:rPr>
        <w:instrText>2</w:instrText>
      </w:r>
      <w:r>
        <w:instrText>i</w:instrText>
      </w:r>
      <w:r w:rsidRPr="003339CA">
        <w:rPr>
          <w:lang w:val="ru-RU"/>
          <w:rPrChange w:id="1640" w:author="Никита Гринь" w:date="2026-07-31T10:56:00Z" w16du:dateUtc="2026-07-31T07:56:00Z">
            <w:rPr/>
          </w:rPrChange>
        </w:rPr>
        <w:instrText>30</w:instrText>
      </w:r>
      <w:r>
        <w:instrText>lu</w:instrText>
      </w:r>
      <w:r w:rsidRPr="003339CA">
        <w:rPr>
          <w:lang w:val="ru-RU"/>
          <w:rPrChange w:id="1641" w:author="Никита Гринь" w:date="2026-07-31T10:56:00Z" w16du:dateUtc="2026-07-31T07:56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; виджет (</w:t>
      </w: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адаптеры мессенджеров/соцсетей/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164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4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4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45" w:author="Никита Гринь" w:date="2026-07-31T10:56:00Z" w16du:dateUtc="2026-07-31T07:56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1646" w:author="Никита Гринь" w:date="2026-07-31T10:56:00Z" w16du:dateUtc="2026-07-31T07:56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1647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64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4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5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51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652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653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65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CHAT</w:t>
      </w:r>
      <w:r w:rsidRPr="003C42DA">
        <w:rPr>
          <w:rFonts w:ascii="Arial" w:eastAsia="Arial" w:hAnsi="Arial" w:cs="Arial"/>
          <w:color w:val="156082"/>
          <w:lang w:val="ru-RU"/>
        </w:rPr>
        <w:t>-01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9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4965"/>
        <w:gridCol w:w="4590"/>
      </w:tblGrid>
      <w:tr w:rsidR="009D43E8" w14:paraId="0C4CF2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</w:tcPr>
          <w:p w14:paraId="36F5F9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965" w:type="dxa"/>
          </w:tcPr>
          <w:p w14:paraId="15705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</w:t>
            </w:r>
          </w:p>
        </w:tc>
        <w:tc>
          <w:tcPr>
            <w:tcW w:w="4590" w:type="dxa"/>
          </w:tcPr>
          <w:p w14:paraId="12095D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4709A53" w14:textId="77777777" w:rsidTr="009D43E8">
        <w:tc>
          <w:tcPr>
            <w:tcW w:w="2940" w:type="dxa"/>
          </w:tcPr>
          <w:p w14:paraId="7EF23E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Точка размещения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4965" w:type="dxa"/>
          </w:tcPr>
          <w:p w14:paraId="2E546BCC" w14:textId="442F83A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один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веб-сайт банка / </w:t>
            </w:r>
            <w:r w:rsidR="007A2704">
              <w:rPr>
                <w:lang w:val="ru-RU"/>
              </w:rPr>
              <w:t>иные каналы банка</w:t>
            </w:r>
            <w:r w:rsidR="007A2704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 лендинг</w:t>
            </w:r>
          </w:p>
        </w:tc>
        <w:tc>
          <w:tcPr>
            <w:tcW w:w="4590" w:type="dxa"/>
          </w:tcPr>
          <w:p w14:paraId="77B84D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FR-CHAT-01</w:t>
            </w:r>
          </w:p>
        </w:tc>
      </w:tr>
      <w:tr w:rsidR="009D43E8" w14:paraId="0E3C27A6" w14:textId="77777777" w:rsidTr="009D43E8">
        <w:tc>
          <w:tcPr>
            <w:tcW w:w="2940" w:type="dxa"/>
          </w:tcPr>
          <w:p w14:paraId="1EDD61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 канала (виджет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адаптер)</w:t>
            </w:r>
          </w:p>
        </w:tc>
        <w:tc>
          <w:tcPr>
            <w:tcW w:w="4965" w:type="dxa"/>
          </w:tcPr>
          <w:p w14:paraId="2DFC0FD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виджет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-код; мессенджеры (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отдельные адаптеры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не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.5.3.1</w:t>
            </w:r>
          </w:p>
        </w:tc>
        <w:tc>
          <w:tcPr>
            <w:tcW w:w="4590" w:type="dxa"/>
          </w:tcPr>
          <w:p w14:paraId="39F8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§4.4.6, FR-CHAT-06, комм. [34]</w:t>
            </w:r>
          </w:p>
        </w:tc>
      </w:tr>
      <w:tr w:rsidR="009D43E8" w14:paraId="168AACA5" w14:textId="77777777" w:rsidTr="009D43E8">
        <w:tc>
          <w:tcPr>
            <w:tcW w:w="2940" w:type="dxa"/>
          </w:tcPr>
          <w:p w14:paraId="34C9CD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Домены CSP (whitelist)</w:t>
            </w:r>
          </w:p>
        </w:tc>
        <w:tc>
          <w:tcPr>
            <w:tcW w:w="4965" w:type="dxa"/>
          </w:tcPr>
          <w:p w14:paraId="3CD397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 до настройки администратором</w:t>
            </w:r>
          </w:p>
        </w:tc>
        <w:tc>
          <w:tcPr>
            <w:tcW w:w="4590" w:type="dxa"/>
          </w:tcPr>
          <w:p w14:paraId="1C62D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FR-CHAT-20</w:t>
            </w:r>
          </w:p>
        </w:tc>
      </w:tr>
      <w:tr w:rsidR="009D43E8" w14:paraId="732DEA1E" w14:textId="77777777" w:rsidTr="009D43E8">
        <w:tc>
          <w:tcPr>
            <w:tcW w:w="2940" w:type="dxa"/>
          </w:tcPr>
          <w:p w14:paraId="610DE6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Маршрутизация (отдел / скилл-группа)</w:t>
            </w:r>
          </w:p>
        </w:tc>
        <w:tc>
          <w:tcPr>
            <w:tcW w:w="4965" w:type="dxa"/>
          </w:tcPr>
          <w:p w14:paraId="6D44E5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назначается per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</w:p>
        </w:tc>
        <w:tc>
          <w:tcPr>
            <w:tcW w:w="4590" w:type="dxa"/>
          </w:tcPr>
          <w:p w14:paraId="07160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UC-A1</w:t>
            </w:r>
          </w:p>
        </w:tc>
      </w:tr>
      <w:tr w:rsidR="009D43E8" w14:paraId="41C8CF29" w14:textId="77777777" w:rsidTr="009D43E8">
        <w:tc>
          <w:tcPr>
            <w:tcW w:w="2940" w:type="dxa"/>
          </w:tcPr>
          <w:p w14:paraId="437B7E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на форме входа</w:t>
            </w:r>
          </w:p>
        </w:tc>
        <w:tc>
          <w:tcPr>
            <w:tcW w:w="4965" w:type="dxa"/>
          </w:tcPr>
          <w:p w14:paraId="73C13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(назначает оператор при закрытии)</w:t>
            </w:r>
          </w:p>
        </w:tc>
        <w:tc>
          <w:tcPr>
            <w:tcW w:w="4590" w:type="dxa"/>
          </w:tcPr>
          <w:p w14:paraId="568ED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UC-O4</w:t>
            </w:r>
          </w:p>
        </w:tc>
      </w:tr>
      <w:tr w:rsidR="009D43E8" w14:paraId="398D62D1" w14:textId="77777777" w:rsidTr="009D43E8">
        <w:tc>
          <w:tcPr>
            <w:tcW w:w="2940" w:type="dxa"/>
          </w:tcPr>
          <w:p w14:paraId="4FC02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Статус очереди /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ETA</w:t>
              </w:r>
            </w:hyperlink>
          </w:p>
        </w:tc>
        <w:tc>
          <w:tcPr>
            <w:tcW w:w="4965" w:type="dxa"/>
          </w:tcPr>
          <w:p w14:paraId="1966804F" w14:textId="20D6A6DB" w:rsidR="009D43E8" w:rsidRPr="003D7F2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D7F2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D7F2A" w:rsidRPr="003D7F2A">
              <w:rPr>
                <w:rFonts w:ascii="Arial" w:eastAsia="Arial" w:hAnsi="Arial" w:cs="Arial"/>
                <w:color w:val="000000"/>
                <w:lang w:val="ru-RU"/>
              </w:rPr>
              <w:t>не показывать клиенту очередь и время ожидания без отдельного решения банка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590" w:type="dxa"/>
          </w:tcPr>
          <w:p w14:paraId="0C5525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FR-CHAT-13</w:t>
            </w:r>
          </w:p>
        </w:tc>
      </w:tr>
      <w:tr w:rsidR="009D43E8" w14:paraId="4CF2DF27" w14:textId="77777777" w:rsidTr="009D43E8">
        <w:tc>
          <w:tcPr>
            <w:tcW w:w="2940" w:type="dxa"/>
          </w:tcPr>
          <w:p w14:paraId="0014BD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Приветствие / прощание</w:t>
            </w:r>
          </w:p>
        </w:tc>
        <w:tc>
          <w:tcPr>
            <w:tcW w:w="4965" w:type="dxa"/>
          </w:tcPr>
          <w:p w14:paraId="36AEF0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тексты</w:t>
            </w:r>
          </w:p>
        </w:tc>
        <w:tc>
          <w:tcPr>
            <w:tcW w:w="4590" w:type="dxa"/>
          </w:tcPr>
          <w:p w14:paraId="704CC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2265FB89" w14:textId="77777777" w:rsidTr="009D43E8">
        <w:tc>
          <w:tcPr>
            <w:tcW w:w="2940" w:type="dxa"/>
          </w:tcPr>
          <w:p w14:paraId="1C67B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орфографии</w:t>
            </w:r>
          </w:p>
        </w:tc>
        <w:tc>
          <w:tcPr>
            <w:tcW w:w="4965" w:type="dxa"/>
          </w:tcPr>
          <w:p w14:paraId="51F9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вкл. (оператор)</w:t>
            </w:r>
          </w:p>
        </w:tc>
        <w:tc>
          <w:tcPr>
            <w:tcW w:w="4590" w:type="dxa"/>
          </w:tcPr>
          <w:p w14:paraId="6FBC35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00FB3C71" w14:textId="77777777" w:rsidTr="009D43E8">
        <w:tc>
          <w:tcPr>
            <w:tcW w:w="2940" w:type="dxa"/>
          </w:tcPr>
          <w:p w14:paraId="3D6F7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 / §4.4.23</w:t>
            </w:r>
          </w:p>
        </w:tc>
        <w:tc>
          <w:tcPr>
            <w:tcW w:w="4965" w:type="dxa"/>
          </w:tcPr>
          <w:p w14:paraId="7942A2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один виджет — несколько сайтов; разный дизайн</w:t>
            </w:r>
          </w:p>
        </w:tc>
        <w:tc>
          <w:tcPr>
            <w:tcW w:w="4590" w:type="dxa"/>
          </w:tcPr>
          <w:p w14:paraId="0C5DA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§4.4.10, §4.4.23</w:t>
            </w:r>
          </w:p>
        </w:tc>
      </w:tr>
    </w:tbl>
    <w:p w14:paraId="414A5E6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D14FE8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09751C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8. Макет интерфейса виджета модуля онлайн-чат и формы входа</w:t>
      </w:r>
    </w:p>
    <w:p w14:paraId="6CE04CD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3F144D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282298E" wp14:editId="5680E109">
            <wp:extent cx="4581525" cy="3686175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A3B2B" w14:textId="1B54540F" w:rsidR="00556616" w:rsidRPr="00556616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i/>
          <w:iCs/>
          <w:lang w:val="ru-RU"/>
        </w:rPr>
        <w:t xml:space="preserve"> </w:t>
      </w:r>
      <w:r w:rsidRPr="00556616">
        <w:rPr>
          <w:rFonts w:ascii="Arial" w:eastAsia="Arial" w:hAnsi="Arial" w:cs="Arial"/>
          <w:lang w:val="ru-RU"/>
        </w:rPr>
        <w:t>Если клиент нажимает кнопку чата вне рабочего времени, виджет показывает сообщение (текст настраивается в панели администрирования): можно оставить вопрос, ответ будет предоставлен в рабочее время.</w:t>
      </w:r>
    </w:p>
    <w:p w14:paraId="09EB2A3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945F5CF" wp14:editId="7BF3C104">
            <wp:extent cx="4581525" cy="6667500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66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EB9A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55" w:name="bookmark=id.s8cbelwi8qhb" w:colFirst="0" w:colLast="0"/>
      <w:bookmarkEnd w:id="165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.5.4. АРМ оператора</w:t>
      </w:r>
    </w:p>
    <w:p w14:paraId="38E3F3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рабочее место оператора онлайн-чата</w:t>
      </w:r>
    </w:p>
    <w:p w14:paraId="1BFFC285" w14:textId="23046A0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Черновик клиента, блокировка, статусы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 w:rsidR="00556616" w:rsidRPr="00556616">
        <w:rPr>
          <w:rFonts w:ascii="Arial" w:eastAsia="Arial" w:hAnsi="Arial" w:cs="Arial"/>
          <w:lang w:val="ru-RU"/>
        </w:rPr>
        <w:t xml:space="preserve"> Невидимка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DD63B30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Единая история каналов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(§4.3.2.11, §4.3.1.13): в панели истории АРМ отображаются обращения клиента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 всех каналах</w:t>
      </w:r>
      <w:r w:rsidRPr="003C42DA">
        <w:rPr>
          <w:rFonts w:ascii="Arial" w:eastAsia="Arial" w:hAnsi="Arial" w:cs="Arial"/>
          <w:color w:val="000000"/>
          <w:lang w:val="ru-RU"/>
        </w:rPr>
        <w:t>, включая телефонные звонки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);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телефонии —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/ФИО оператора; формирование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настраиваемо через промпты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(верхнеуровневый и детальный по запросу оператора).</w:t>
      </w:r>
    </w:p>
    <w:p w14:paraId="5EA9763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Карточка </w:t>
      </w:r>
      <w:r>
        <w:rPr>
          <w:rFonts w:ascii="Arial" w:eastAsia="Arial" w:hAnsi="Arial" w:cs="Arial"/>
          <w:b/>
          <w:bCs/>
          <w:color w:val="000000"/>
        </w:rPr>
        <w:t>summary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/ истории: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компактный предпросмотр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commentRangeStart w:id="1656"/>
      <w:commentRangeStart w:id="1657"/>
      <w:r w:rsidRPr="003C42DA">
        <w:rPr>
          <w:rFonts w:ascii="Arial" w:eastAsia="Arial" w:hAnsi="Arial" w:cs="Arial"/>
          <w:color w:val="000000"/>
          <w:lang w:val="ru-RU"/>
        </w:rPr>
        <w:t xml:space="preserve">при наведении курсора или фокусе </w:t>
      </w:r>
      <w:commentRangeEnd w:id="1656"/>
      <w:r w:rsidR="007770CF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56"/>
      </w:r>
      <w:commentRangeEnd w:id="1657"/>
      <w:r w:rsidR="004811F7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57"/>
      </w:r>
      <w:r w:rsidRPr="003C42DA">
        <w:rPr>
          <w:rFonts w:ascii="Arial" w:eastAsia="Arial" w:hAnsi="Arial" w:cs="Arial"/>
          <w:color w:val="000000"/>
          <w:lang w:val="ru-RU"/>
        </w:rPr>
        <w:t xml:space="preserve">клавиатуры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со списком обращений по каналам — без перехода на другой экран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26298E73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Карточка клиента (§4.4):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 — имя и маскированный телефон; при 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commentRangeStart w:id="1658"/>
      <w:commentRangeStart w:id="1659"/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раскрытие </w:t>
      </w:r>
      <w:commentRangeEnd w:id="1658"/>
      <w:r w:rsidR="005250E2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58"/>
      </w:r>
      <w:commentRangeEnd w:id="1659"/>
      <w:r w:rsidR="005C7488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59"/>
      </w:r>
      <w:r w:rsidRPr="003C42DA">
        <w:rPr>
          <w:rFonts w:ascii="Arial" w:eastAsia="Arial" w:hAnsi="Arial" w:cs="Arial"/>
          <w:color w:val="000000"/>
          <w:lang w:val="ru-RU"/>
        </w:rPr>
        <w:t xml:space="preserve">с полным набором полей (№ диалога,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посетителя, время визита,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точка входа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кликабельная ссылка, браузер/устройство, канал,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>, телефон).</w:t>
      </w:r>
    </w:p>
    <w:p w14:paraId="234AA387" w14:textId="1FA89A4E" w:rsidR="009D43E8" w:rsidRPr="005C7488" w:rsidRDefault="00317F00" w:rsidP="005C748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  <w:rPrChange w:id="1660" w:author="Никита Гринь" w:date="2026-08-02T01:31:00Z" w16du:dateUtc="2026-08-01T22:31:00Z">
            <w:rPr>
              <w:lang w:val="ru-RU"/>
            </w:rPr>
          </w:rPrChange>
        </w:rPr>
      </w:pPr>
      <w:commentRangeStart w:id="1661"/>
      <w:commentRangeStart w:id="1662"/>
      <w:commentRangeStart w:id="1663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Контекст в ответах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(§4.3.2.12, §4.3.1.14):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формируются с уч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том предыдущих диалогов клиента; режим использования контекста — автоматический или ручной вызов (настройка администратора).</w:t>
      </w:r>
      <w:commentRangeEnd w:id="1661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61"/>
      </w:r>
      <w:commentRangeEnd w:id="1662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62"/>
      </w:r>
      <w:commentRangeEnd w:id="1663"/>
      <w:r w:rsidR="005C7488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1663"/>
      </w:r>
      <w:ins w:id="1664" w:author="Никита Гринь" w:date="2026-08-02T01:31:00Z" w16du:dateUtc="2026-08-01T22:31:00Z">
        <w:r w:rsidR="005C7488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ins w:id="1665" w:author="Никита Гринь" w:date="2026-08-02T01:31:00Z">
        <w:r w:rsidR="005C7488" w:rsidRPr="005C7488">
          <w:rPr>
            <w:rFonts w:ascii="Arial" w:eastAsia="Arial" w:hAnsi="Arial" w:cs="Arial"/>
            <w:color w:val="000000"/>
            <w:lang w:val="ru-RU"/>
          </w:rPr>
          <w:t>Администратор задаёт правила отбора истории: период давности (например, не учитывать диалоги старше N дней) и/или лимит последних K диалогов. Диалоги старше заданного периода в контекст не включаются.</w:t>
        </w:r>
      </w:ins>
    </w:p>
    <w:p w14:paraId="01702C0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Поле ввода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всегда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доступно (многострочное, настраиваемый размер, проверка орфографии);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только при недоступности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(§4.4, протокол 06.07 п. [81–82]).</w:t>
      </w:r>
    </w:p>
    <w:p w14:paraId="475645B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Черновик сообщения клиента до отправки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-09).</w:t>
      </w:r>
    </w:p>
    <w:p w14:paraId="53BE2FCA" w14:textId="77777777" w:rsidR="009D43E8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Блокировка клиента (FR-CHAT-10).</w:t>
      </w:r>
    </w:p>
    <w:p w14:paraId="423C2C4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Секция «Диалоги коллег»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левой панели очереди АРМ (протокол 02.07 §2.1.14): список активных диалогов коллег с именем оператора и меткой «только просмотр»; выбор диалога переключает центральную колонку в режим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контекстной подписью «Просмотр · {оператор}»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 xml:space="preserve">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-14); секция видна оператору и супервизору,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администратора (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97C7099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Изменение ширины колонок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АРМ: </w:t>
      </w:r>
      <w:r>
        <w:rPr>
          <w:rFonts w:ascii="Arial" w:eastAsia="Arial" w:hAnsi="Arial" w:cs="Arial"/>
          <w:color w:val="000000"/>
        </w:rPr>
        <w:t>drag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resize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между панелью очереди, чатом и панелью клиента/суфл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  <w:sz w:val="22"/>
          <w:szCs w:val="22"/>
        </w:rPr>
        <w:t>ColumnResizeHandle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5D021092" w14:textId="6D583CC0" w:rsidR="009D43E8" w:rsidRPr="00556616" w:rsidRDefault="00317F00" w:rsidP="0055661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«обед»,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-11);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и обязательный фидбек — </w:t>
      </w:r>
      <w:r>
        <w:fldChar w:fldCharType="begin"/>
      </w:r>
      <w:r>
        <w:instrText>HYPERLINK</w:instrText>
      </w:r>
      <w:r w:rsidRPr="003339CA">
        <w:rPr>
          <w:lang w:val="ru-RU"/>
          <w:rPrChange w:id="1666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67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68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69" w:author="Никита Гринь" w:date="2026-07-31T10:57:00Z" w16du:dateUtc="2026-07-31T07:57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670" w:author="Никита Гринь" w:date="2026-07-31T10:57:00Z" w16du:dateUtc="2026-07-31T07:57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671" w:author="Никита Гринь" w:date="2026-07-31T10:57:00Z" w16du:dateUtc="2026-07-31T07:57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672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E5DED1D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Статусы операторов онлайн-чата</w:t>
      </w:r>
    </w:p>
    <w:p w14:paraId="145E229E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Online (в сети). Оператор доступен для обслуживания. Система может распределять на него новые активные диалоги. Статус виден другим операторам; клиентам не отображается.</w:t>
      </w:r>
    </w:p>
    <w:p w14:paraId="388296BB" w14:textId="21A4E54D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lastRenderedPageBreak/>
        <w:t>Невидимка. Оператор может обрабатывать уже назначенные и офлайн-диалоги, но новые активные диалоги система на него не распределяет. Статус входит в расчёт рабочего времени оператора. Выставляется оператором перед перерывом/обедом, в начале смены (для разбора офлайн-сообщений) и в конце смены (для обработки диалогов, поступивших в рабочее время).</w:t>
      </w:r>
    </w:p>
    <w:p w14:paraId="04DD4640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Офлайн. Оператор в данный момент не обслуживает посетителей: нет доступа к чатам с клиентами и операторами и к оперативной информации по ним. При этом он может пользоваться прочими функциями административного интерфейса. Если соединение с оператором потеряно на всех устройствах (при входе с нескольких), спустя 1 минуту система автоматически переводит оператора в статус «Офлайн».</w:t>
      </w:r>
    </w:p>
    <w:p w14:paraId="37DCAF36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Общие правила. Операторы видят статусы друг друга. Для клиентов статусы операторов не отображаются.</w:t>
      </w:r>
    </w:p>
    <w:p w14:paraId="3504FEB2" w14:textId="77777777" w:rsidR="00556616" w:rsidRPr="003C42DA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556616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1BABC81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9. Макет интерфейса рабочего места оператора онлайн-чата (АРМ)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140A6D8" wp14:editId="384D97FE">
            <wp:extent cx="7748588" cy="5704362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570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A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14B7F39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73" w:name="bookmark=id.edykyuyihy6u" w:colFirst="0" w:colLast="0"/>
      <w:bookmarkEnd w:id="167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.5.5. Очереди, офлайн, отказы</w:t>
      </w:r>
    </w:p>
    <w:p w14:paraId="70098627" w14:textId="1173EAC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</w:t>
      </w:r>
      <w:commentRangeStart w:id="1674"/>
      <w:commentRangeStart w:id="1675"/>
      <w:r w:rsidRPr="003C42DA">
        <w:rPr>
          <w:rFonts w:ascii="Arial" w:eastAsia="Arial" w:hAnsi="Arial" w:cs="Arial"/>
          <w:b/>
          <w:bCs/>
          <w:color w:val="000000"/>
          <w:lang w:val="ru-RU"/>
        </w:rPr>
        <w:t>4.4.</w:t>
      </w:r>
      <w:ins w:id="1676" w:author="Никита Гринь" w:date="2026-08-02T01:39:00Z" w16du:dateUtc="2026-08-01T22:39:00Z">
        <w:r w:rsidR="002E5BE7">
          <w:rPr>
            <w:rFonts w:ascii="Arial" w:eastAsia="Arial" w:hAnsi="Arial" w:cs="Arial"/>
            <w:b/>
            <w:bCs/>
            <w:color w:val="000000"/>
            <w:lang w:val="ru-RU"/>
          </w:rPr>
          <w:t>47</w:t>
        </w:r>
      </w:ins>
      <w:del w:id="1677" w:author="Никита Гринь" w:date="2026-08-02T01:39:00Z" w16du:dateUtc="2026-08-01T22:39:00Z">
        <w:r w:rsidRPr="003C42DA" w:rsidDel="002E5BE7">
          <w:rPr>
            <w:rFonts w:ascii="Arial" w:eastAsia="Arial" w:hAnsi="Arial" w:cs="Arial"/>
            <w:b/>
            <w:bCs/>
            <w:color w:val="000000"/>
            <w:lang w:val="ru-RU"/>
          </w:rPr>
          <w:delText>6</w:delText>
        </w:r>
      </w:del>
      <w:commentRangeEnd w:id="1674"/>
      <w:r w:rsidR="00121FD9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674"/>
      </w:r>
      <w:commentRangeEnd w:id="1675"/>
      <w:r w:rsidR="002E5BE7" w:rsidRPr="003C42DA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675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]: очереди и классификация отказов</w:t>
      </w:r>
    </w:p>
    <w:p w14:paraId="386C883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перегрузка, потерянные диалоги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-15.</w:t>
      </w:r>
    </w:p>
    <w:tbl>
      <w:tblPr>
        <w:tblStyle w:val="98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7"/>
        <w:gridCol w:w="4796"/>
        <w:gridCol w:w="1115"/>
      </w:tblGrid>
      <w:tr w:rsidR="009D43E8" w14:paraId="6413437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</w:tcPr>
          <w:p w14:paraId="36B398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4796" w:type="dxa"/>
          </w:tcPr>
          <w:p w14:paraId="22FF8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  <w:tc>
          <w:tcPr>
            <w:tcW w:w="1115" w:type="dxa"/>
          </w:tcPr>
          <w:p w14:paraId="4006E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4C4DF1E" w14:textId="77777777" w:rsidTr="009D43E8">
        <w:tc>
          <w:tcPr>
            <w:tcW w:w="2007" w:type="dxa"/>
          </w:tcPr>
          <w:p w14:paraId="5210A7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  <w:tc>
          <w:tcPr>
            <w:tcW w:w="4796" w:type="dxa"/>
          </w:tcPr>
          <w:p w14:paraId="63FB1B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активных операторов</w:t>
            </w:r>
          </w:p>
        </w:tc>
        <w:tc>
          <w:tcPr>
            <w:tcW w:w="1115" w:type="dxa"/>
          </w:tcPr>
          <w:p w14:paraId="33566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1A249119" w14:textId="77777777" w:rsidTr="009D43E8">
        <w:tc>
          <w:tcPr>
            <w:tcW w:w="2007" w:type="dxa"/>
          </w:tcPr>
          <w:p w14:paraId="5FB05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Offline клиента</w:t>
            </w:r>
          </w:p>
        </w:tc>
        <w:tc>
          <w:tcPr>
            <w:tcW w:w="4796" w:type="dxa"/>
          </w:tcPr>
          <w:p w14:paraId="0A1E45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в офлайн-очереди, ответ при возврате</w:t>
            </w:r>
          </w:p>
        </w:tc>
        <w:tc>
          <w:tcPr>
            <w:tcW w:w="1115" w:type="dxa"/>
          </w:tcPr>
          <w:p w14:paraId="466E8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UC-K4</w:t>
            </w:r>
          </w:p>
        </w:tc>
      </w:tr>
      <w:tr w:rsidR="009D43E8" w14:paraId="0A65C1FD" w14:textId="77777777" w:rsidTr="009D43E8">
        <w:tc>
          <w:tcPr>
            <w:tcW w:w="2007" w:type="dxa"/>
          </w:tcPr>
          <w:p w14:paraId="07DF19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Перегрузка</w:t>
            </w:r>
          </w:p>
        </w:tc>
        <w:tc>
          <w:tcPr>
            <w:tcW w:w="4796" w:type="dxa"/>
          </w:tcPr>
          <w:p w14:paraId="14F00C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Очередь + сообщение клиенту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-13)</w:t>
            </w:r>
          </w:p>
        </w:tc>
        <w:tc>
          <w:tcPr>
            <w:tcW w:w="1115" w:type="dxa"/>
          </w:tcPr>
          <w:p w14:paraId="581A77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FD94EB9" w14:textId="77777777" w:rsidTr="009D43E8">
        <w:tc>
          <w:tcPr>
            <w:tcW w:w="2007" w:type="dxa"/>
          </w:tcPr>
          <w:p w14:paraId="7CCFA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Отказ / потерянный</w:t>
            </w:r>
          </w:p>
        </w:tc>
        <w:tc>
          <w:tcPr>
            <w:tcW w:w="4796" w:type="dxa"/>
          </w:tcPr>
          <w:p w14:paraId="45EF5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Классификация по порогам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1115" w:type="dxa"/>
          </w:tcPr>
          <w:p w14:paraId="0963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</w:tbl>
    <w:p w14:paraId="68F37D6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78" w:name="bookmark=id.2toeh0mbnxmv" w:colFirst="0" w:colLast="0"/>
      <w:bookmarkEnd w:id="167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.5.6. Сводная таблица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(22 сценария)</w:t>
      </w:r>
    </w:p>
    <w:p w14:paraId="601FB9C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§4.4]: UC-K1…UC-CHAT-R2</w:t>
      </w:r>
    </w:p>
    <w:p w14:paraId="3C26F8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Полный реестр пользовательских сценарии онлайн-чата для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23FE2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97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0"/>
        <w:gridCol w:w="4125"/>
        <w:gridCol w:w="6495"/>
        <w:gridCol w:w="1635"/>
      </w:tblGrid>
      <w:tr w:rsidR="009D43E8" w14:paraId="1ED1D5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5DA2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1C0B3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495" w:type="dxa"/>
          </w:tcPr>
          <w:p w14:paraId="7470A2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35" w:type="dxa"/>
          </w:tcPr>
          <w:p w14:paraId="2005EF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F31339" w14:textId="77777777" w:rsidTr="009D43E8">
        <w:tc>
          <w:tcPr>
            <w:tcW w:w="1440" w:type="dxa"/>
          </w:tcPr>
          <w:p w14:paraId="72F95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4125" w:type="dxa"/>
          </w:tcPr>
          <w:p w14:paraId="627D86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Начало онлайн-чата на сайте</w:t>
            </w:r>
          </w:p>
        </w:tc>
        <w:tc>
          <w:tcPr>
            <w:tcW w:w="6495" w:type="dxa"/>
          </w:tcPr>
          <w:p w14:paraId="04A578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открывает виджет, заполняет форму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тся) и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сессию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маршрутизация в очередь отдела; назначение оператору в статусе «в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отображается в АРМ оператора и в виджете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35" w:type="dxa"/>
          </w:tcPr>
          <w:p w14:paraId="5B1F5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E28AEB5" w14:textId="77777777" w:rsidTr="009D43E8">
        <w:tc>
          <w:tcPr>
            <w:tcW w:w="1440" w:type="dxa"/>
          </w:tcPr>
          <w:p w14:paraId="1735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4125" w:type="dxa"/>
          </w:tcPr>
          <w:p w14:paraId="763502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6495" w:type="dxa"/>
          </w:tcPr>
          <w:p w14:paraId="6AA52C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через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 канала сохраняет переписку с идентификатором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обрабатывается в том же АРМ, что и веб-чат.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5DB90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AEA03A2" w14:textId="77777777" w:rsidTr="009D43E8">
        <w:tc>
          <w:tcPr>
            <w:tcW w:w="1440" w:type="dxa"/>
          </w:tcPr>
          <w:p w14:paraId="19C314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4125" w:type="dxa"/>
          </w:tcPr>
          <w:p w14:paraId="6C009A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 (единая история)</w:t>
            </w:r>
          </w:p>
        </w:tc>
        <w:tc>
          <w:tcPr>
            <w:tcW w:w="6495" w:type="dxa"/>
          </w:tcPr>
          <w:p w14:paraId="6E280E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телефоном обращается через другой канал (напр. ранее звонил, теперь пишет в онлайн-чат).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(телефония + онлайн-чат);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предыдущие обращения (в т.ч. телефонные) видны оператору; повторная тема подсвечена.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CHAT-T-13.</w:t>
            </w:r>
          </w:p>
        </w:tc>
        <w:tc>
          <w:tcPr>
            <w:tcW w:w="1635" w:type="dxa"/>
          </w:tcPr>
          <w:p w14:paraId="11BBC1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0F042E7" w14:textId="77777777" w:rsidTr="009D43E8">
        <w:tc>
          <w:tcPr>
            <w:tcW w:w="1440" w:type="dxa"/>
          </w:tcPr>
          <w:p w14:paraId="2E9A5D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4125" w:type="dxa"/>
          </w:tcPr>
          <w:p w14:paraId="731431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 / отказ / потерянный</w:t>
            </w:r>
          </w:p>
        </w:tc>
        <w:tc>
          <w:tcPr>
            <w:tcW w:w="6495" w:type="dxa"/>
          </w:tcPr>
          <w:p w14:paraId="68AA11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закрыл вкладку или ист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таймаут 5–10 минут.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сообщений при отключении; классификация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доставляется при повторном подключении или статус «потерянный».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-20.</w:t>
            </w:r>
          </w:p>
        </w:tc>
        <w:tc>
          <w:tcPr>
            <w:tcW w:w="1635" w:type="dxa"/>
          </w:tcPr>
          <w:p w14:paraId="5F7685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D7810F1" w14:textId="77777777" w:rsidTr="009D43E8">
        <w:tc>
          <w:tcPr>
            <w:tcW w:w="1440" w:type="dxa"/>
          </w:tcPr>
          <w:p w14:paraId="7C438F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4125" w:type="dxa"/>
          </w:tcPr>
          <w:p w14:paraId="46E7F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 назначенного диалога</w:t>
            </w:r>
          </w:p>
        </w:tc>
        <w:tc>
          <w:tcPr>
            <w:tcW w:w="6495" w:type="dxa"/>
          </w:tcPr>
          <w:p w14:paraId="4CFBB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 статусе «в сети» получает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видит очередь «Мои диалоги».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назначение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центральной колонке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6FE8B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C6CD23" w14:textId="77777777" w:rsidTr="009D43E8">
        <w:tc>
          <w:tcPr>
            <w:tcW w:w="1440" w:type="dxa"/>
          </w:tcPr>
          <w:p w14:paraId="122EC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4125" w:type="dxa"/>
          </w:tcPr>
          <w:p w14:paraId="26E661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ром и фидбеком</w:t>
            </w:r>
          </w:p>
        </w:tc>
        <w:tc>
          <w:tcPr>
            <w:tcW w:w="6495" w:type="dxa"/>
          </w:tcPr>
          <w:p w14:paraId="6F38A1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отправил сообщение в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 и обязательная обратная связь (§4.3.2.5).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клиенту без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635" w:type="dxa"/>
          </w:tcPr>
          <w:p w14:paraId="6A9C93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07C6DEF2" w14:textId="77777777" w:rsidTr="009D43E8">
        <w:tc>
          <w:tcPr>
            <w:tcW w:w="1440" w:type="dxa"/>
          </w:tcPr>
          <w:p w14:paraId="4CB87C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4125" w:type="dxa"/>
          </w:tcPr>
          <w:p w14:paraId="5C8D0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6495" w:type="dxa"/>
          </w:tcPr>
          <w:p w14:paraId="29DC7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«Перевести» и выбирает отдел или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назначенного оператора с сохранением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08C4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800456B" w14:textId="77777777" w:rsidTr="009D43E8">
        <w:tc>
          <w:tcPr>
            <w:tcW w:w="1440" w:type="dxa"/>
          </w:tcPr>
          <w:p w14:paraId="73638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4125" w:type="dxa"/>
          </w:tcPr>
          <w:p w14:paraId="4D1BB3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 с тематикой</w:t>
            </w:r>
          </w:p>
        </w:tc>
        <w:tc>
          <w:tcPr>
            <w:tcW w:w="6495" w:type="dxa"/>
          </w:tcPr>
          <w:p w14:paraId="3ACA20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завершает обслуживание и нажимает «Закрыть».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короткий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-06.</w:t>
            </w:r>
          </w:p>
        </w:tc>
        <w:tc>
          <w:tcPr>
            <w:tcW w:w="1635" w:type="dxa"/>
          </w:tcPr>
          <w:p w14:paraId="7753E189" w14:textId="77777777" w:rsidR="009D43E8" w:rsidRPr="00E0253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en-US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2B871455" w14:textId="77777777" w:rsidTr="009D43E8">
        <w:tc>
          <w:tcPr>
            <w:tcW w:w="1440" w:type="dxa"/>
          </w:tcPr>
          <w:p w14:paraId="6D7415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UC-O5</w:t>
            </w:r>
          </w:p>
        </w:tc>
        <w:tc>
          <w:tcPr>
            <w:tcW w:w="4125" w:type="dxa"/>
          </w:tcPr>
          <w:p w14:paraId="1966E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6495" w:type="dxa"/>
          </w:tcPr>
          <w:p w14:paraId="1B5C67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бер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диалог из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действует лимит активных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открывается в том же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35" w:type="dxa"/>
          </w:tcPr>
          <w:p w14:paraId="42FE2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6663C5F" w14:textId="77777777" w:rsidTr="009D43E8">
        <w:tc>
          <w:tcPr>
            <w:tcW w:w="1440" w:type="dxa"/>
          </w:tcPr>
          <w:p w14:paraId="7823D8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4125" w:type="dxa"/>
          </w:tcPr>
          <w:p w14:paraId="12317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495" w:type="dxa"/>
          </w:tcPr>
          <w:p w14:paraId="0F364C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 (smoke).</w:t>
            </w:r>
          </w:p>
        </w:tc>
        <w:tc>
          <w:tcPr>
            <w:tcW w:w="1635" w:type="dxa"/>
          </w:tcPr>
          <w:p w14:paraId="312D6A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CD74AB4" w14:textId="77777777" w:rsidTr="009D43E8">
        <w:tc>
          <w:tcPr>
            <w:tcW w:w="1440" w:type="dxa"/>
          </w:tcPr>
          <w:p w14:paraId="0B26C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  <w:tc>
          <w:tcPr>
            <w:tcW w:w="4125" w:type="dxa"/>
          </w:tcPr>
          <w:p w14:paraId="69BE76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по сценарию</w:t>
            </w:r>
          </w:p>
        </w:tc>
        <w:tc>
          <w:tcPr>
            <w:tcW w:w="6495" w:type="dxa"/>
          </w:tcPr>
          <w:p w14:paraId="4AE038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к боту первой линии по промпту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бота до эскалации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оператор получает уведомление о подключении к диалогу.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CHAT-T-10, CHAT-T-16.</w:t>
            </w:r>
          </w:p>
        </w:tc>
        <w:tc>
          <w:tcPr>
            <w:tcW w:w="1635" w:type="dxa"/>
          </w:tcPr>
          <w:p w14:paraId="16EF7E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77EEDC26" w14:textId="77777777" w:rsidTr="009D43E8">
        <w:tc>
          <w:tcPr>
            <w:tcW w:w="1440" w:type="dxa"/>
          </w:tcPr>
          <w:p w14:paraId="6A59C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  <w:tc>
          <w:tcPr>
            <w:tcW w:w="4125" w:type="dxa"/>
          </w:tcPr>
          <w:p w14:paraId="1130C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Обзор диалогов коллег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495" w:type="dxa"/>
          </w:tcPr>
          <w:p w14:paraId="1801E54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 и выбирает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режим только чтения; контекстная подпись «Просмотр · {оператор}».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диалогов коллег без возможности отправки.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1635" w:type="dxa"/>
          </w:tcPr>
          <w:p w14:paraId="1BC537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29990AE" w14:textId="77777777" w:rsidTr="009D43E8">
        <w:tc>
          <w:tcPr>
            <w:tcW w:w="1440" w:type="dxa"/>
          </w:tcPr>
          <w:p w14:paraId="218095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4125" w:type="dxa"/>
          </w:tcPr>
          <w:p w14:paraId="5D041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</w:t>
            </w:r>
          </w:p>
        </w:tc>
        <w:tc>
          <w:tcPr>
            <w:tcW w:w="6495" w:type="dxa"/>
          </w:tcPr>
          <w:p w14:paraId="00444A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супервизор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.4.2) открывает панель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диалога оператора в режиме только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«Супервизор».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56DC75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599B4D4" w14:textId="77777777" w:rsidTr="009D43E8">
        <w:tc>
          <w:tcPr>
            <w:tcW w:w="1440" w:type="dxa"/>
          </w:tcPr>
          <w:p w14:paraId="38506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4125" w:type="dxa"/>
          </w:tcPr>
          <w:p w14:paraId="7E9B2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перераспределение</w:t>
            </w:r>
          </w:p>
        </w:tc>
        <w:tc>
          <w:tcPr>
            <w:tcW w:w="6495" w:type="dxa"/>
          </w:tcPr>
          <w:p w14:paraId="2286F9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перетаскивает или назначает диалог другому оператору или отделу.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маршрута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очереди обновлены.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1635" w:type="dxa"/>
          </w:tcPr>
          <w:p w14:paraId="2F0CB5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79FCE79" w14:textId="77777777" w:rsidTr="009D43E8">
        <w:tc>
          <w:tcPr>
            <w:tcW w:w="1440" w:type="dxa"/>
          </w:tcPr>
          <w:p w14:paraId="44BAD7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4125" w:type="dxa"/>
          </w:tcPr>
          <w:p w14:paraId="4EE628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6495" w:type="dxa"/>
          </w:tcPr>
          <w:p w14:paraId="6EA2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 по отделу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хранилищу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диалогов и экспорт.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CHAT-T-06.</w:t>
            </w:r>
          </w:p>
        </w:tc>
        <w:tc>
          <w:tcPr>
            <w:tcW w:w="1635" w:type="dxa"/>
          </w:tcPr>
          <w:p w14:paraId="6DAAA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72351D" w14:textId="77777777" w:rsidTr="009D43E8">
        <w:tc>
          <w:tcPr>
            <w:tcW w:w="1440" w:type="dxa"/>
          </w:tcPr>
          <w:p w14:paraId="58C0D8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4125" w:type="dxa"/>
          </w:tcPr>
          <w:p w14:paraId="792EC5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6495" w:type="dxa"/>
          </w:tcPr>
          <w:p w14:paraId="126BA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Контакт-центра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 (§4.4).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администратора маршрутизации.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460705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8D09D40" w14:textId="77777777" w:rsidTr="009D43E8">
        <w:tc>
          <w:tcPr>
            <w:tcW w:w="1440" w:type="dxa"/>
          </w:tcPr>
          <w:p w14:paraId="366C5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4125" w:type="dxa"/>
          </w:tcPr>
          <w:p w14:paraId="7634A2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Виджет: точки размещения</w:t>
            </w:r>
          </w:p>
        </w:tc>
        <w:tc>
          <w:tcPr>
            <w:tcW w:w="6495" w:type="dxa"/>
          </w:tcPr>
          <w:p w14:paraId="5C44EC0C" w14:textId="325A2BE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раздел «Виджеты» панели модуля онлайн-чат и выбирает тип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веб-сайт банка, </w:t>
            </w:r>
            <w:ins w:id="1679" w:author="Никита Гринь" w:date="2026-08-02T01:34:00Z" w16du:dateUtc="2026-08-01T22:34:00Z">
              <w:r w:rsidR="005C7488">
                <w:rPr>
                  <w:lang w:val="ru-RU"/>
                </w:rPr>
                <w:t>иные каналы банка</w:t>
              </w:r>
              <w:r w:rsidR="005C7488"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1680"/>
            <w:del w:id="1681" w:author="Никита Гринь" w:date="2026-08-02T01:34:00Z" w16du:dateUtc="2026-08-01T22:34:00Z"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commentRangeEnd w:id="1680"/>
              <w:r w:rsidR="005D1C14" w:rsidRPr="003C42DA" w:rsidDel="005C7488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80"/>
              </w:r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(§4.1.9; комм. [34]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соцсети: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настраиваются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68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68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68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685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686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687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688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точки — уникальный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689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690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691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692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693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694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дизайн (§4.4.10/23),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поля формы входа, приветствие, маршрутизация в отдел / скилл-группу; код встраивания генерируется автоматически.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-код и предпросмотр виджета в панели; точка появляется в списке размещений с меткой типа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5B207F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7834CC14" w14:textId="77777777" w:rsidTr="009D43E8">
        <w:tc>
          <w:tcPr>
            <w:tcW w:w="1440" w:type="dxa"/>
          </w:tcPr>
          <w:p w14:paraId="462D4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4125" w:type="dxa"/>
          </w:tcPr>
          <w:p w14:paraId="52036E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6495" w:type="dxa"/>
          </w:tcPr>
          <w:p w14:paraId="68B276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правила автоматического распределения диалогов между операторами.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назначает обращения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оператору с наименьшей текущей загрузкой.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автоматически попадает к оператору (сценарии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21814B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95FE522" w14:textId="77777777" w:rsidTr="009D43E8">
        <w:tc>
          <w:tcPr>
            <w:tcW w:w="1440" w:type="dxa"/>
          </w:tcPr>
          <w:p w14:paraId="1C861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4125" w:type="dxa"/>
          </w:tcPr>
          <w:p w14:paraId="5FF83A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6495" w:type="dxa"/>
          </w:tcPr>
          <w:p w14:paraId="50FC02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активируется сценарий UC-O7.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635" w:type="dxa"/>
          </w:tcPr>
          <w:p w14:paraId="6EFDC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73C9317" w14:textId="77777777" w:rsidTr="009D43E8">
        <w:tc>
          <w:tcPr>
            <w:tcW w:w="1440" w:type="dxa"/>
          </w:tcPr>
          <w:p w14:paraId="0EE61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4125" w:type="dxa"/>
          </w:tcPr>
          <w:p w14:paraId="2B45F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6495" w:type="dxa"/>
          </w:tcPr>
          <w:p w14:paraId="374064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регистрирует адаптер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панели.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интеграция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 отображается в блоке «Мессенджеры».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3C648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1A4EDB6" w14:textId="77777777" w:rsidTr="009D43E8">
        <w:tc>
          <w:tcPr>
            <w:tcW w:w="1440" w:type="dxa"/>
          </w:tcPr>
          <w:p w14:paraId="69E3E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  <w:tc>
          <w:tcPr>
            <w:tcW w:w="4125" w:type="dxa"/>
          </w:tcPr>
          <w:p w14:paraId="668B2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 супервизора</w:t>
            </w:r>
          </w:p>
        </w:tc>
        <w:tc>
          <w:tcPr>
            <w:tcW w:w="6495" w:type="dxa"/>
          </w:tcPr>
          <w:p w14:paraId="02FE3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соблюдения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«Оперативная панель».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CHAT-T-11.</w:t>
            </w:r>
          </w:p>
        </w:tc>
        <w:tc>
          <w:tcPr>
            <w:tcW w:w="1635" w:type="dxa"/>
          </w:tcPr>
          <w:p w14:paraId="6DDDD0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</w:t>
            </w:r>
          </w:p>
        </w:tc>
      </w:tr>
      <w:tr w:rsidR="009D43E8" w14:paraId="7E852153" w14:textId="77777777" w:rsidTr="009D43E8">
        <w:tc>
          <w:tcPr>
            <w:tcW w:w="1440" w:type="dxa"/>
          </w:tcPr>
          <w:p w14:paraId="5F4059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UC-CHAT-R2</w:t>
            </w:r>
          </w:p>
        </w:tc>
        <w:tc>
          <w:tcPr>
            <w:tcW w:w="4125" w:type="dxa"/>
          </w:tcPr>
          <w:p w14:paraId="42AFA8E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за период (дашборд онлайн-чата)</w:t>
            </w:r>
          </w:p>
        </w:tc>
        <w:tc>
          <w:tcPr>
            <w:tcW w:w="6495" w:type="dxa"/>
          </w:tcPr>
          <w:p w14:paraId="67EEB6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фильтры по каналу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данных в </w:t>
            </w:r>
            <w:r>
              <w:rPr>
                <w:rFonts w:ascii="Arial" w:eastAsia="Arial" w:hAnsi="Arial" w:cs="Arial"/>
                <w:color w:val="000000"/>
              </w:rPr>
              <w:t>PostgreSQL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выгрузка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в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35" w:type="dxa"/>
          </w:tcPr>
          <w:p w14:paraId="4BEA81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</w:t>
            </w:r>
          </w:p>
        </w:tc>
      </w:tr>
    </w:tbl>
    <w:p w14:paraId="36FF0D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22. Макет интерфейса супервизора — маршруты и очереди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3CCB7DA" wp14:editId="2FB5F219">
            <wp:extent cx="8599612" cy="3734767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9612" cy="3734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8A859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Как тематика попадает в диалог:</w:t>
      </w:r>
    </w:p>
    <w:p w14:paraId="356F1482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 xml:space="preserve">1) </w:t>
      </w:r>
      <w:commentRangeStart w:id="1695"/>
      <w:commentRangeStart w:id="1696"/>
      <w:r w:rsidRPr="00E74DA7">
        <w:rPr>
          <w:rFonts w:ascii="Arial" w:eastAsia="Arial" w:hAnsi="Arial" w:cs="Arial"/>
          <w:lang w:val="ru-RU"/>
        </w:rPr>
        <w:t xml:space="preserve">автоматически при поступлении диалога в очередь </w:t>
      </w:r>
      <w:commentRangeEnd w:id="1695"/>
      <w:r w:rsidR="00007B10" w:rsidRPr="00E74DA7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695"/>
      </w:r>
      <w:commentRangeEnd w:id="1696"/>
      <w:r w:rsidR="002E5BE7" w:rsidRPr="00E74DA7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696"/>
      </w:r>
      <w:r w:rsidRPr="00E74DA7">
        <w:rPr>
          <w:rFonts w:ascii="Arial" w:eastAsia="Arial" w:hAnsi="Arial" w:cs="Arial"/>
          <w:lang w:val="ru-RU"/>
        </w:rPr>
        <w:t>— система определяет тематику по вариантам на основе названий статей СУЗ (§4.4.49 ТТ);</w:t>
      </w:r>
    </w:p>
    <w:p w14:paraId="01727F3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lastRenderedPageBreak/>
        <w:t>2) клиент может выбрать тему на форме входа виджета, если это включено в настройках;</w:t>
      </w:r>
    </w:p>
    <w:p w14:paraId="20873F7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3) оператор может указать или изменить тематику в ходе диалога и при закрытии обращения;</w:t>
      </w:r>
    </w:p>
    <w:p w14:paraId="7F9A93F1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4) при возврате диалога в очередь оператор может сменить тематику или группу операторов (§4.4.56 ТТ).</w:t>
      </w:r>
    </w:p>
    <w:p w14:paraId="545C5AC6" w14:textId="77777777" w:rsidR="00E74DA7" w:rsidRPr="003C42DA" w:rsidRDefault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E74DA7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6132DE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8D3E34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97" w:name="bookmark=id.u13h7pfqybsj" w:colFirst="0" w:colLast="0"/>
      <w:bookmarkEnd w:id="169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.5.7. Функциональные требования</w:t>
      </w:r>
    </w:p>
    <w:p w14:paraId="53C42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186F6AC6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</w:p>
    <w:p w14:paraId="5BE5E5B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оператора онлайн-чата (АРМ)</w:t>
      </w:r>
    </w:p>
    <w:p w14:paraId="1DAA429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C8B18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Список диалогов / очереди — открыть диалог из очереди или своих назначенных.</w:t>
      </w:r>
    </w:p>
    <w:p w14:paraId="594E933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Взять диалог / принять из очереди — назначить обращение на себя.</w:t>
      </w:r>
    </w:p>
    <w:p w14:paraId="3673117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Вернуть в очередь — вернуть диалог в очередь (при необходимости сменить тематику или группу).</w:t>
      </w:r>
    </w:p>
    <w:p w14:paraId="777172D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Перевести / переназначить — передать диалог другому оператору или группе.</w:t>
      </w:r>
    </w:p>
    <w:p w14:paraId="5650A5C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Отправить — отправить сообщение клиенту.</w:t>
      </w:r>
    </w:p>
    <w:p w14:paraId="6EF4E2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Вложить файл — прикрепить файл к сообщению (в пределах правил ИБ).</w:t>
      </w:r>
    </w:p>
    <w:p w14:paraId="43A87B0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/ быстрые ответы — вставить заготовленный текст в поле ответа.</w:t>
      </w:r>
    </w:p>
    <w:p w14:paraId="3183E14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История клиента — открыть историю обращений.</w:t>
      </w:r>
    </w:p>
    <w:p w14:paraId="2B65592D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Summary — показать краткое резюме по клиенту/диалогу.</w:t>
      </w:r>
    </w:p>
    <w:p w14:paraId="6A1ACF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Тематика — указать или изменить тему обращения.</w:t>
      </w:r>
    </w:p>
    <w:p w14:paraId="219D8F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Закрыть диалог — завершить обращение (с обязательной тематикой/полями закрытия по настройкам).</w:t>
      </w:r>
    </w:p>
    <w:p w14:paraId="34863EA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 оператора (Online / Невидимка / Обед / Офлайн) — сменить свой статус.</w:t>
      </w:r>
    </w:p>
    <w:p w14:paraId="1D1DEDA6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«Вставить в ответ» — вставить текст подсказки в поле ответа.</w:t>
      </w:r>
    </w:p>
    <w:p w14:paraId="2032CB8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ссылка на статью СУЗ — открыть статью для оператора.</w:t>
      </w:r>
    </w:p>
    <w:p w14:paraId="57B5D14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lastRenderedPageBreak/>
        <w:t>Суфлёр: «Воспользовался» / «Не воспользовался» / «Неполный ответ» — оценить подсказку.</w:t>
      </w:r>
    </w:p>
    <w:p w14:paraId="752B751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отключить для диалога — скрыть подсказки на текущий диалог с возможностью снова включить.</w:t>
      </w:r>
    </w:p>
    <w:p w14:paraId="1F374EA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D0C36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администратора модуля Контакт-центра (онлайн-чат)</w:t>
      </w:r>
    </w:p>
    <w:p w14:paraId="0EE5B18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CD8FAE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Каналы / виджеты — создать и настроить точки размещения виджета, мессенджеры, соцсети, API.</w:t>
      </w:r>
    </w:p>
    <w:p w14:paraId="4B1DA4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Форма входа — настроить тексты, поля, кнопки, обязательность полей.</w:t>
      </w:r>
    </w:p>
    <w:p w14:paraId="4B43E60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Расписание / нерабочее время — задать рабочее время и текст сообщения вне часов работы.</w:t>
      </w:r>
    </w:p>
    <w:p w14:paraId="06DD73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Очереди и тематики — создать/изменить/удалить тематики и привязать их к очередям и группам операторов.</w:t>
      </w:r>
    </w:p>
    <w:p w14:paraId="78940D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Распределение диалогов — включить/настроить автоназначение и правила маршрутизации.</w:t>
      </w:r>
    </w:p>
    <w:p w14:paraId="62DE3A2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Права и роли операторов — подключить/исключить операторов к работе с очередями.</w:t>
      </w:r>
    </w:p>
    <w:p w14:paraId="026AF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сообщений и быстрые ответы — создать и редактировать тексты.</w:t>
      </w:r>
    </w:p>
    <w:p w14:paraId="5BEE47E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Статусы и уведомления — настроить доступные статусы и оповещения.</w:t>
      </w:r>
    </w:p>
    <w:p w14:paraId="5F4A0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Отчётность — открыть отчёты и конструктор отчётов модуля.</w:t>
      </w:r>
    </w:p>
    <w:p w14:paraId="4D95DF14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82A9F6D" w14:textId="055FF71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онлайн-чата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tbl>
      <w:tblPr>
        <w:tblStyle w:val="9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75"/>
        <w:gridCol w:w="6735"/>
        <w:gridCol w:w="1680"/>
      </w:tblGrid>
      <w:tr w:rsidR="009D43E8" w14:paraId="0BEF12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0632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68DF6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735" w:type="dxa"/>
          </w:tcPr>
          <w:p w14:paraId="5CEB2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80" w:type="dxa"/>
          </w:tcPr>
          <w:p w14:paraId="43F0E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B2660D" w14:textId="77777777" w:rsidTr="009D43E8">
        <w:tc>
          <w:tcPr>
            <w:tcW w:w="1830" w:type="dxa"/>
          </w:tcPr>
          <w:p w14:paraId="6D9E72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FR-CHAT-01</w:t>
            </w:r>
          </w:p>
        </w:tc>
        <w:tc>
          <w:tcPr>
            <w:tcW w:w="3375" w:type="dxa"/>
          </w:tcPr>
          <w:p w14:paraId="72AD10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и неограниченное число точек размещения</w:t>
            </w:r>
          </w:p>
        </w:tc>
        <w:tc>
          <w:tcPr>
            <w:tcW w:w="6735" w:type="dxa"/>
          </w:tcPr>
          <w:p w14:paraId="745BDCF8" w14:textId="35F4E3F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добавляет новую точку размещения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-виджета: веб-сайт банка, </w:t>
            </w:r>
            <w:ins w:id="1698" w:author="Никита Гринь" w:date="2026-08-02T01:43:00Z" w16du:dateUtc="2026-08-01T22:43:00Z">
              <w:r w:rsidR="002E5BE7">
                <w:rPr>
                  <w:lang w:val="ru-RU"/>
                </w:rPr>
                <w:t>иные каналы банка</w:t>
              </w:r>
              <w:r w:rsidR="002E5BE7"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1699"/>
            <w:del w:id="1700" w:author="Никита Гринь" w:date="2026-08-02T01:43:00Z" w16du:dateUtc="2026-08-01T22:43:00Z"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commentRangeEnd w:id="1699"/>
              <w:r w:rsidR="005D1C14" w:rsidRPr="003C42DA" w:rsidDel="002E5BE7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1699"/>
              </w:r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неограниченное число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по одному на каждую точку; отдельная конфигурация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01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02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03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04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705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706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доменов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используют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 — для них регистрируются канальные адаптеры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0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0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0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10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711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712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713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полная таксономия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14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15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16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17" w:author="Никита Гринь" w:date="2026-07-31T10:57:00Z" w16du:dateUtc="2026-07-31T07:57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1718" w:author="Никита Гринь" w:date="2026-07-31T10:57:00Z" w16du:dateUtc="2026-07-31T07:57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1719" w:author="Никита Гринь" w:date="2026-07-31T10:57:00Z" w16du:dateUtc="2026-07-31T07:57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1720" w:author="Никита Гринь" w:date="2026-07-31T10:57:00Z" w16du:dateUtc="2026-07-31T07:57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Все каналы маршрутизируются в единое АРМ оператора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21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22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23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24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725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726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727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для каждой точки виджета; переписка из всех каналов — в общих очередях.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1680" w:type="dxa"/>
          </w:tcPr>
          <w:p w14:paraId="0338F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49242A47" w14:textId="77777777" w:rsidTr="009D43E8">
        <w:tc>
          <w:tcPr>
            <w:tcW w:w="1830" w:type="dxa"/>
          </w:tcPr>
          <w:p w14:paraId="4601E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FR-CHAT-02</w:t>
            </w:r>
          </w:p>
        </w:tc>
        <w:tc>
          <w:tcPr>
            <w:tcW w:w="3375" w:type="dxa"/>
          </w:tcPr>
          <w:p w14:paraId="51C5BC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АРМ оператора онлайн-чата</w:t>
            </w:r>
          </w:p>
        </w:tc>
        <w:tc>
          <w:tcPr>
            <w:tcW w:w="6735" w:type="dxa"/>
          </w:tcPr>
          <w:p w14:paraId="29DD16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АРМ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единое рабочее место: очереди, диалог 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все каналы в одном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80" w:type="dxa"/>
          </w:tcPr>
          <w:p w14:paraId="21B8C9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2A58E9" w14:textId="77777777" w:rsidTr="009D43E8">
        <w:tc>
          <w:tcPr>
            <w:tcW w:w="1830" w:type="dxa"/>
          </w:tcPr>
          <w:p w14:paraId="0B76B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FR-CHAT-03</w:t>
            </w:r>
          </w:p>
        </w:tc>
        <w:tc>
          <w:tcPr>
            <w:tcW w:w="3375" w:type="dxa"/>
          </w:tcPr>
          <w:p w14:paraId="639FF2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Очереди, автоназначение, лимит диалогов на оператора</w:t>
            </w:r>
          </w:p>
        </w:tc>
        <w:tc>
          <w:tcPr>
            <w:tcW w:w="6735" w:type="dxa"/>
          </w:tcPr>
          <w:p w14:paraId="0A2D92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диалог клиента поступает в очередь отдела.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назначение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по текущей загрузке; лимит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в «Мои диалоги» или в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5.</w:t>
            </w:r>
          </w:p>
        </w:tc>
        <w:tc>
          <w:tcPr>
            <w:tcW w:w="1680" w:type="dxa"/>
          </w:tcPr>
          <w:p w14:paraId="115F7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A34F176" w14:textId="77777777" w:rsidTr="009D43E8">
        <w:tc>
          <w:tcPr>
            <w:tcW w:w="1830" w:type="dxa"/>
          </w:tcPr>
          <w:p w14:paraId="71A18D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FR-CHAT-04</w:t>
            </w:r>
          </w:p>
        </w:tc>
        <w:tc>
          <w:tcPr>
            <w:tcW w:w="3375" w:type="dxa"/>
          </w:tcPr>
          <w:p w14:paraId="5DC703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Офлайн-обращения и ответ при возврате клиента</w:t>
            </w:r>
          </w:p>
        </w:tc>
        <w:tc>
          <w:tcPr>
            <w:tcW w:w="6735" w:type="dxa"/>
          </w:tcPr>
          <w:p w14:paraId="36DAF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отключился от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офлайн-сообщений; доставка при повторном подключении.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ожидают доставки или статус «потерянный».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CHAT-T-15, UC-K4.</w:t>
            </w:r>
          </w:p>
        </w:tc>
        <w:tc>
          <w:tcPr>
            <w:tcW w:w="1680" w:type="dxa"/>
          </w:tcPr>
          <w:p w14:paraId="09CD0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0FB382C" w14:textId="77777777" w:rsidTr="009D43E8">
        <w:tc>
          <w:tcPr>
            <w:tcW w:w="1830" w:type="dxa"/>
          </w:tcPr>
          <w:p w14:paraId="7C200E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FR-CHAT-05</w:t>
            </w:r>
          </w:p>
        </w:tc>
        <w:tc>
          <w:tcPr>
            <w:tcW w:w="3375" w:type="dxa"/>
          </w:tcPr>
          <w:p w14:paraId="74DC7E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Отделы / скилл-группы и маршрутизация</w:t>
            </w:r>
          </w:p>
        </w:tc>
        <w:tc>
          <w:tcPr>
            <w:tcW w:w="6735" w:type="dxa"/>
          </w:tcPr>
          <w:p w14:paraId="49F5ED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таблицы маршрутизации §4.4.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UC-A1.</w:t>
            </w:r>
          </w:p>
        </w:tc>
        <w:tc>
          <w:tcPr>
            <w:tcW w:w="1680" w:type="dxa"/>
          </w:tcPr>
          <w:p w14:paraId="7AA32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F08A0B4" w14:textId="77777777" w:rsidTr="009D43E8">
        <w:tc>
          <w:tcPr>
            <w:tcW w:w="1830" w:type="dxa"/>
          </w:tcPr>
          <w:p w14:paraId="20A6DF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FR-CHAT-06</w:t>
            </w:r>
          </w:p>
        </w:tc>
        <w:tc>
          <w:tcPr>
            <w:tcW w:w="3375" w:type="dxa"/>
          </w:tcPr>
          <w:p w14:paraId="3CE0C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Telegram, Viber, VK, OK, API</w:t>
            </w:r>
          </w:p>
        </w:tc>
        <w:tc>
          <w:tcPr>
            <w:tcW w:w="6735" w:type="dxa"/>
          </w:tcPr>
          <w:p w14:paraId="178792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пишет через Telegram, Viber, VK, OK или API.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адаптеры каналов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сохраняют переписку в едином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одно рабочее место для всех каналов.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47107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6A6387" w14:textId="77777777" w:rsidTr="009D43E8">
        <w:tc>
          <w:tcPr>
            <w:tcW w:w="1830" w:type="dxa"/>
          </w:tcPr>
          <w:p w14:paraId="690A12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FR-CHAT-07</w:t>
            </w:r>
          </w:p>
        </w:tc>
        <w:tc>
          <w:tcPr>
            <w:tcW w:w="3375" w:type="dxa"/>
          </w:tcPr>
          <w:p w14:paraId="42625A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клиента между каналами (включая телефонию)</w:t>
            </w:r>
          </w:p>
        </w:tc>
        <w:tc>
          <w:tcPr>
            <w:tcW w:w="6735" w:type="dxa"/>
          </w:tcPr>
          <w:p w14:paraId="52481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идентификатором обращается через другой канал.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кросс-канальной истории +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телефонии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предыдущих диалогов в подсказках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всех каналов в АРМ; повторная тема подсвечена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UC-K3.</w:t>
            </w:r>
          </w:p>
        </w:tc>
        <w:tc>
          <w:tcPr>
            <w:tcW w:w="1680" w:type="dxa"/>
          </w:tcPr>
          <w:p w14:paraId="328AD7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4.3.2.11, 4.3.2.12, 4.3.1.13, 4.3.1.14</w:t>
            </w:r>
          </w:p>
        </w:tc>
      </w:tr>
      <w:tr w:rsidR="009D43E8" w14:paraId="751247BF" w14:textId="77777777" w:rsidTr="009D43E8">
        <w:tc>
          <w:tcPr>
            <w:tcW w:w="1830" w:type="dxa"/>
          </w:tcPr>
          <w:p w14:paraId="737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FR-CHAT-08</w:t>
            </w:r>
          </w:p>
        </w:tc>
        <w:tc>
          <w:tcPr>
            <w:tcW w:w="3375" w:type="dxa"/>
          </w:tcPr>
          <w:p w14:paraId="7F6338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Обязательная тематика при закрытии</w:t>
            </w:r>
          </w:p>
        </w:tc>
        <w:tc>
          <w:tcPr>
            <w:tcW w:w="6735" w:type="dxa"/>
          </w:tcPr>
          <w:p w14:paraId="1C7AF5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«Закрыть»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обязательный выбор тематики из выпадающего списка (не на форме входа).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342E7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4791B66" w14:textId="77777777" w:rsidTr="009D43E8">
        <w:tc>
          <w:tcPr>
            <w:tcW w:w="1830" w:type="dxa"/>
          </w:tcPr>
          <w:p w14:paraId="59575E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  <w:tc>
          <w:tcPr>
            <w:tcW w:w="3375" w:type="dxa"/>
          </w:tcPr>
          <w:p w14:paraId="07CF49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до отправки</w:t>
            </w:r>
          </w:p>
        </w:tc>
        <w:tc>
          <w:tcPr>
            <w:tcW w:w="6735" w:type="dxa"/>
          </w:tcPr>
          <w:p w14:paraId="364596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набирает текст, но 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отправил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предпросмотр черновика до отправки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индикатор набора текста и черновик сообщения.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680" w:type="dxa"/>
          </w:tcPr>
          <w:p w14:paraId="2698F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1198930" w14:textId="77777777" w:rsidTr="009D43E8">
        <w:tc>
          <w:tcPr>
            <w:tcW w:w="1830" w:type="dxa"/>
          </w:tcPr>
          <w:p w14:paraId="451D0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  <w:tc>
          <w:tcPr>
            <w:tcW w:w="3375" w:type="dxa"/>
          </w:tcPr>
          <w:p w14:paraId="05AEC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 с журналированием</w:t>
            </w:r>
          </w:p>
        </w:tc>
        <w:tc>
          <w:tcPr>
            <w:tcW w:w="6735" w:type="dxa"/>
          </w:tcPr>
          <w:p w14:paraId="1DA9D7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оператор инициирует блокировку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рный список и журнал аудита.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заблокирован.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CHAT-T-19.</w:t>
            </w:r>
          </w:p>
        </w:tc>
        <w:tc>
          <w:tcPr>
            <w:tcW w:w="1680" w:type="dxa"/>
          </w:tcPr>
          <w:p w14:paraId="17B977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A05D988" w14:textId="77777777" w:rsidTr="009D43E8">
        <w:tc>
          <w:tcPr>
            <w:tcW w:w="1830" w:type="dxa"/>
          </w:tcPr>
          <w:p w14:paraId="0BB0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FR-CHAT-11</w:t>
            </w:r>
          </w:p>
        </w:tc>
        <w:tc>
          <w:tcPr>
            <w:tcW w:w="3375" w:type="dxa"/>
          </w:tcPr>
          <w:p w14:paraId="195863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Статусы оператора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обед /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</w:p>
        </w:tc>
        <w:tc>
          <w:tcPr>
            <w:tcW w:w="6735" w:type="dxa"/>
          </w:tcPr>
          <w:p w14:paraId="6EF8E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меняет статус «в сети» / «обед» / «не 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влияет на получение новых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отображается в шапке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80" w:type="dxa"/>
          </w:tcPr>
          <w:p w14:paraId="5CBDD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7100942B" w14:textId="77777777" w:rsidTr="009D43E8">
        <w:tc>
          <w:tcPr>
            <w:tcW w:w="1830" w:type="dxa"/>
          </w:tcPr>
          <w:p w14:paraId="4D7730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FR-CHAT-12</w:t>
            </w:r>
          </w:p>
        </w:tc>
        <w:tc>
          <w:tcPr>
            <w:tcW w:w="3375" w:type="dxa"/>
          </w:tcPr>
          <w:p w14:paraId="7088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поля формы входа</w:t>
            </w:r>
          </w:p>
        </w:tc>
        <w:tc>
          <w:tcPr>
            <w:tcW w:w="6735" w:type="dxa"/>
          </w:tcPr>
          <w:p w14:paraId="354F44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форму входа в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настраиваемые поля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при начале диалога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поля формы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80" w:type="dxa"/>
          </w:tcPr>
          <w:p w14:paraId="3D012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2CA723FA" w14:textId="77777777" w:rsidTr="009D43E8">
        <w:tc>
          <w:tcPr>
            <w:tcW w:w="1830" w:type="dxa"/>
          </w:tcPr>
          <w:p w14:paraId="3E4135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FR-CHAT-13</w:t>
            </w:r>
          </w:p>
        </w:tc>
        <w:tc>
          <w:tcPr>
            <w:tcW w:w="3375" w:type="dxa"/>
          </w:tcPr>
          <w:p w14:paraId="66C0712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Настраиваемый статус очереди для клиента</w:t>
            </w:r>
          </w:p>
        </w:tc>
        <w:tc>
          <w:tcPr>
            <w:tcW w:w="6735" w:type="dxa"/>
          </w:tcPr>
          <w:p w14:paraId="7FC14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ожидает ответа в очереди.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настраиваемый текст статуса очереди для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статусе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80" w:type="dxa"/>
          </w:tcPr>
          <w:p w14:paraId="35482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DB6A65C" w14:textId="77777777" w:rsidTr="009D43E8">
        <w:tc>
          <w:tcPr>
            <w:tcW w:w="1830" w:type="dxa"/>
          </w:tcPr>
          <w:p w14:paraId="231B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FR-CHAT-14</w:t>
            </w:r>
          </w:p>
        </w:tc>
        <w:tc>
          <w:tcPr>
            <w:tcW w:w="3375" w:type="dxa"/>
          </w:tcPr>
          <w:p w14:paraId="0361E6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Обзор диалогов коллег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</w:t>
            </w:r>
          </w:p>
        </w:tc>
        <w:tc>
          <w:tcPr>
            <w:tcW w:w="6735" w:type="dxa"/>
          </w:tcPr>
          <w:p w14:paraId="5DE61E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только чтение диалогов коллег; навигация из </w:t>
            </w:r>
            <w:r>
              <w:rPr>
                <w:rFonts w:ascii="Arial" w:eastAsia="Arial" w:hAnsi="Arial" w:cs="Arial"/>
                <w:color w:val="000000"/>
              </w:rPr>
              <w:t>sidebar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без переключателя режима в центре.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без поля ввода.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8.</w:t>
            </w:r>
          </w:p>
        </w:tc>
        <w:tc>
          <w:tcPr>
            <w:tcW w:w="1680" w:type="dxa"/>
          </w:tcPr>
          <w:p w14:paraId="603CF6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3D78258" w14:textId="77777777" w:rsidTr="009D43E8">
        <w:tc>
          <w:tcPr>
            <w:tcW w:w="1830" w:type="dxa"/>
          </w:tcPr>
          <w:p w14:paraId="0318E6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</w:t>
            </w:r>
          </w:p>
        </w:tc>
        <w:tc>
          <w:tcPr>
            <w:tcW w:w="3375" w:type="dxa"/>
          </w:tcPr>
          <w:p w14:paraId="6D3D3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6735" w:type="dxa"/>
          </w:tcPr>
          <w:p w14:paraId="614365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таймаут, отключение клиента или отказ от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классификация: потерянный /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/ офлайн.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метки статуса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-15/20,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71A86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2C58A7F" w14:textId="77777777" w:rsidTr="009D43E8">
        <w:tc>
          <w:tcPr>
            <w:tcW w:w="1830" w:type="dxa"/>
          </w:tcPr>
          <w:p w14:paraId="5DB04C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FR-CHAT-16</w:t>
            </w:r>
          </w:p>
        </w:tc>
        <w:tc>
          <w:tcPr>
            <w:tcW w:w="3375" w:type="dxa"/>
          </w:tcPr>
          <w:p w14:paraId="4F739E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735" w:type="dxa"/>
          </w:tcPr>
          <w:p w14:paraId="21A298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6.</w:t>
            </w:r>
          </w:p>
        </w:tc>
        <w:tc>
          <w:tcPr>
            <w:tcW w:w="1680" w:type="dxa"/>
          </w:tcPr>
          <w:p w14:paraId="75C99E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4608AFF" w14:textId="77777777" w:rsidTr="009D43E8">
        <w:tc>
          <w:tcPr>
            <w:tcW w:w="1830" w:type="dxa"/>
          </w:tcPr>
          <w:p w14:paraId="7F5F1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FR-CHAT-17</w:t>
            </w:r>
          </w:p>
        </w:tc>
        <w:tc>
          <w:tcPr>
            <w:tcW w:w="3375" w:type="dxa"/>
          </w:tcPr>
          <w:p w14:paraId="7D16C9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Бот первой линии с эскалацией</w:t>
            </w:r>
          </w:p>
        </w:tc>
        <w:tc>
          <w:tcPr>
            <w:tcW w:w="6735" w:type="dxa"/>
          </w:tcPr>
          <w:p w14:paraId="6E3363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бот первой линии с передачей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активируется сценарий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7.</w:t>
            </w:r>
          </w:p>
        </w:tc>
        <w:tc>
          <w:tcPr>
            <w:tcW w:w="1680" w:type="dxa"/>
          </w:tcPr>
          <w:p w14:paraId="447D42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C65746D" w14:textId="77777777" w:rsidTr="009D43E8">
        <w:tc>
          <w:tcPr>
            <w:tcW w:w="1830" w:type="dxa"/>
          </w:tcPr>
          <w:p w14:paraId="56C11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FR-CHAT-18</w:t>
            </w:r>
          </w:p>
        </w:tc>
        <w:tc>
          <w:tcPr>
            <w:tcW w:w="3375" w:type="dxa"/>
          </w:tcPr>
          <w:p w14:paraId="48FD0F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 и перераспределение</w:t>
            </w:r>
          </w:p>
        </w:tc>
        <w:tc>
          <w:tcPr>
            <w:tcW w:w="6735" w:type="dxa"/>
          </w:tcPr>
          <w:p w14:paraId="2F3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экран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и переназначение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супервизора (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7FAC34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985FE8B" w14:textId="77777777" w:rsidTr="009D43E8">
        <w:tc>
          <w:tcPr>
            <w:tcW w:w="1830" w:type="dxa"/>
          </w:tcPr>
          <w:p w14:paraId="2B3040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FR-CHAT-19</w:t>
            </w:r>
          </w:p>
        </w:tc>
        <w:tc>
          <w:tcPr>
            <w:tcW w:w="3375" w:type="dxa"/>
          </w:tcPr>
          <w:p w14:paraId="751DE2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 через AD / LDAPS</w:t>
            </w:r>
          </w:p>
        </w:tc>
        <w:tc>
          <w:tcPr>
            <w:tcW w:w="6735" w:type="dxa"/>
          </w:tcPr>
          <w:p w14:paraId="1685DB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рабочее место (АРМ).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(открыто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авторизованная сессия.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 (открыто).</w:t>
            </w:r>
          </w:p>
        </w:tc>
        <w:tc>
          <w:tcPr>
            <w:tcW w:w="1680" w:type="dxa"/>
          </w:tcPr>
          <w:p w14:paraId="284E28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4.4, §8 ТТ</w:t>
            </w:r>
          </w:p>
        </w:tc>
      </w:tr>
      <w:tr w:rsidR="009D43E8" w14:paraId="2F59D8D0" w14:textId="77777777" w:rsidTr="009D43E8">
        <w:tc>
          <w:tcPr>
            <w:tcW w:w="1830" w:type="dxa"/>
          </w:tcPr>
          <w:p w14:paraId="0482F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</w:t>
            </w:r>
          </w:p>
        </w:tc>
        <w:tc>
          <w:tcPr>
            <w:tcW w:w="3375" w:type="dxa"/>
          </w:tcPr>
          <w:p w14:paraId="2F1256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ИБ виджета: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домены, вложения</w:t>
            </w:r>
          </w:p>
        </w:tc>
        <w:tc>
          <w:tcPr>
            <w:tcW w:w="6735" w:type="dxa"/>
          </w:tcPr>
          <w:p w14:paraId="6D9A80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</w:p>
        </w:tc>
        <w:tc>
          <w:tcPr>
            <w:tcW w:w="1680" w:type="dxa"/>
          </w:tcPr>
          <w:p w14:paraId="5B4634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§8–9 ТТ</w:t>
            </w:r>
          </w:p>
        </w:tc>
      </w:tr>
      <w:tr w:rsidR="00E74DA7" w14:paraId="4BC5E283" w14:textId="77777777" w:rsidTr="009D43E8">
        <w:tc>
          <w:tcPr>
            <w:tcW w:w="1830" w:type="dxa"/>
          </w:tcPr>
          <w:p w14:paraId="604FE34E" w14:textId="77777777" w:rsidR="00E74DA7" w:rsidRP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375" w:type="dxa"/>
          </w:tcPr>
          <w:p w14:paraId="73D01062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735" w:type="dxa"/>
          </w:tcPr>
          <w:p w14:paraId="101172C5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1680" w:type="dxa"/>
          </w:tcPr>
          <w:p w14:paraId="086CAA17" w14:textId="77777777" w:rsid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4DF7F20" w14:textId="77777777" w:rsidR="009D43E8" w:rsidRPr="009D69A6" w:rsidRDefault="009D43E8">
      <w:pPr>
        <w:pStyle w:val="4"/>
        <w:rPr>
          <w:rFonts w:ascii="Arial" w:eastAsia="Arial" w:hAnsi="Arial" w:cs="Arial"/>
          <w:lang w:val="ru-RU"/>
          <w:rPrChange w:id="1728" w:author="Никита Гринь" w:date="2026-08-04T16:56:00Z" w16du:dateUtc="2026-08-04T13:56:00Z">
            <w:rPr>
              <w:rFonts w:ascii="Arial" w:eastAsia="Arial" w:hAnsi="Arial" w:cs="Arial"/>
            </w:rPr>
          </w:rPrChange>
        </w:rPr>
        <w:sectPr w:rsidR="009D43E8" w:rsidRPr="009D69A6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BDBAC9B" w14:textId="4C261505" w:rsidR="009D69A6" w:rsidRPr="009D69A6" w:rsidRDefault="009D69A6" w:rsidP="009D69A6">
      <w:pPr>
        <w:rPr>
          <w:ins w:id="1729" w:author="Никита Гринь" w:date="2026-08-04T16:56:00Z"/>
          <w:lang w:val="ru-RU"/>
        </w:rPr>
      </w:pPr>
      <w:ins w:id="1730" w:author="Никита Гринь" w:date="2026-08-04T16:56:00Z">
        <w:r w:rsidRPr="009D69A6">
          <w:rPr>
            <w:b/>
            <w:bCs/>
            <w:lang w:val="ru-RU"/>
          </w:rPr>
          <w:lastRenderedPageBreak/>
          <w:t xml:space="preserve">Бот в онлайн-чате </w:t>
        </w:r>
      </w:ins>
    </w:p>
    <w:p w14:paraId="257975C6" w14:textId="77777777" w:rsidR="009D69A6" w:rsidRPr="009D69A6" w:rsidRDefault="009D69A6" w:rsidP="009D69A6">
      <w:pPr>
        <w:rPr>
          <w:ins w:id="1731" w:author="Никита Гринь" w:date="2026-08-04T16:56:00Z"/>
          <w:lang w:val="ru-RU"/>
        </w:rPr>
      </w:pPr>
      <w:ins w:id="1732" w:author="Никита Гринь" w:date="2026-08-04T16:56:00Z">
        <w:r w:rsidRPr="009D69A6">
          <w:rPr>
            <w:b/>
            <w:bCs/>
            <w:lang w:val="ru-RU"/>
          </w:rPr>
          <w:t>1) Кнопочные чат-боты (§4.4.14)</w:t>
        </w:r>
      </w:ins>
    </w:p>
    <w:p w14:paraId="3FA80100" w14:textId="77777777" w:rsidR="009D69A6" w:rsidRPr="009D69A6" w:rsidRDefault="009D69A6" w:rsidP="009D69A6">
      <w:pPr>
        <w:numPr>
          <w:ilvl w:val="0"/>
          <w:numId w:val="41"/>
        </w:numPr>
        <w:rPr>
          <w:ins w:id="1733" w:author="Никита Гринь" w:date="2026-08-04T16:56:00Z"/>
          <w:lang w:val="ru-RU"/>
        </w:rPr>
      </w:pPr>
      <w:ins w:id="1734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панель админа модуля Контакт-центра → раздел чат-ботов / кнопочного меню (создание без лимита числа ботов).</w:t>
        </w:r>
      </w:ins>
    </w:p>
    <w:p w14:paraId="2B3B2F33" w14:textId="77777777" w:rsidR="009D69A6" w:rsidRPr="009D69A6" w:rsidRDefault="009D69A6" w:rsidP="009D69A6">
      <w:pPr>
        <w:numPr>
          <w:ilvl w:val="0"/>
          <w:numId w:val="41"/>
        </w:numPr>
        <w:rPr>
          <w:ins w:id="1735" w:author="Никита Гринь" w:date="2026-08-04T16:56:00Z"/>
          <w:lang w:val="ru-RU"/>
        </w:rPr>
      </w:pPr>
      <w:ins w:id="1736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сценарий кнопок и текстов ответов, заданные админом в конструкторе бота (не произвольный LLM по всей СУЗ, пока админ не привязал диалоговый сценарий / LLM).</w:t>
        </w:r>
      </w:ins>
    </w:p>
    <w:p w14:paraId="188E74F9" w14:textId="77777777" w:rsidR="009D69A6" w:rsidRPr="009D69A6" w:rsidRDefault="009D69A6" w:rsidP="009D69A6">
      <w:pPr>
        <w:numPr>
          <w:ilvl w:val="0"/>
          <w:numId w:val="41"/>
        </w:numPr>
        <w:rPr>
          <w:ins w:id="1737" w:author="Никита Гринь" w:date="2026-08-04T16:56:00Z"/>
          <w:lang w:val="ru-RU"/>
        </w:rPr>
      </w:pPr>
      <w:ins w:id="1738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специализированное кнопочное меню для клиента; число ботов не ограничено.</w:t>
        </w:r>
      </w:ins>
    </w:p>
    <w:p w14:paraId="2C2A25D6" w14:textId="77777777" w:rsidR="009D69A6" w:rsidRPr="009D69A6" w:rsidRDefault="009D69A6" w:rsidP="009D69A6">
      <w:pPr>
        <w:rPr>
          <w:ins w:id="1739" w:author="Никита Гринь" w:date="2026-08-04T16:56:00Z"/>
          <w:lang w:val="ru-RU"/>
        </w:rPr>
      </w:pPr>
      <w:ins w:id="1740" w:author="Никита Гринь" w:date="2026-08-04T16:56:00Z">
        <w:r w:rsidRPr="009D69A6">
          <w:rPr>
            <w:b/>
            <w:bCs/>
            <w:lang w:val="ru-RU"/>
          </w:rPr>
          <w:t>2) Сообщение об отсутствии операторов (§4.4.15) — это не «база знаний LLM»</w:t>
        </w:r>
      </w:ins>
    </w:p>
    <w:p w14:paraId="67FA511D" w14:textId="77777777" w:rsidR="009D69A6" w:rsidRPr="009D69A6" w:rsidRDefault="009D69A6" w:rsidP="009D69A6">
      <w:pPr>
        <w:numPr>
          <w:ilvl w:val="0"/>
          <w:numId w:val="42"/>
        </w:numPr>
        <w:rPr>
          <w:ins w:id="1741" w:author="Никита Гринь" w:date="2026-08-04T16:56:00Z"/>
          <w:lang w:val="ru-RU"/>
        </w:rPr>
      </w:pPr>
      <w:ins w:id="1742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админка → скилл-группы / маршрутизация / текст автоответа при отсутствии операторов online.</w:t>
        </w:r>
      </w:ins>
    </w:p>
    <w:p w14:paraId="0906C597" w14:textId="77777777" w:rsidR="009D69A6" w:rsidRPr="009D69A6" w:rsidRDefault="009D69A6" w:rsidP="009D69A6">
      <w:pPr>
        <w:numPr>
          <w:ilvl w:val="0"/>
          <w:numId w:val="42"/>
        </w:numPr>
        <w:rPr>
          <w:ins w:id="1743" w:author="Никита Гринь" w:date="2026-08-04T16:56:00Z"/>
          <w:lang w:val="ru-RU"/>
        </w:rPr>
      </w:pPr>
      <w:ins w:id="1744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не использует СУЗ/LLM. Это </w:t>
        </w:r>
        <w:r w:rsidRPr="009D69A6">
          <w:rPr>
            <w:b/>
            <w:bCs/>
            <w:lang w:val="ru-RU"/>
          </w:rPr>
          <w:t>заранее заданный текст</w:t>
        </w:r>
        <w:r w:rsidRPr="009D69A6">
          <w:rPr>
            <w:lang w:val="ru-RU"/>
          </w:rPr>
          <w:t> (настраивается админом).</w:t>
        </w:r>
      </w:ins>
    </w:p>
    <w:p w14:paraId="63D6F597" w14:textId="77777777" w:rsidR="009D69A6" w:rsidRPr="009D69A6" w:rsidRDefault="009D69A6" w:rsidP="009D69A6">
      <w:pPr>
        <w:numPr>
          <w:ilvl w:val="0"/>
          <w:numId w:val="42"/>
        </w:numPr>
        <w:rPr>
          <w:ins w:id="1745" w:author="Никита Гринь" w:date="2026-08-04T16:56:00Z"/>
          <w:lang w:val="ru-RU"/>
        </w:rPr>
      </w:pPr>
      <w:ins w:id="1746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если в </w:t>
        </w:r>
        <w:r w:rsidRPr="009D69A6">
          <w:rPr>
            <w:b/>
            <w:bCs/>
            <w:lang w:val="ru-RU"/>
          </w:rPr>
          <w:t>маршрутизируемой скилл-группе</w:t>
        </w:r>
        <w:r w:rsidRPr="009D69A6">
          <w:rPr>
            <w:lang w:val="ru-RU"/>
          </w:rPr>
          <w:t> нет операторов со статусом online, чат-бот/система </w:t>
        </w:r>
        <w:r w:rsidRPr="009D69A6">
          <w:rPr>
            <w:b/>
            <w:bCs/>
            <w:lang w:val="ru-RU"/>
          </w:rPr>
          <w:t>автоматически</w:t>
        </w:r>
        <w:r w:rsidRPr="009D69A6">
          <w:rPr>
            <w:lang w:val="ru-RU"/>
          </w:rPr>
          <w:t> показывает клиенту сообщение об отсутствии операторов. Клиент может оставить офлайн-вопрос (связь с офлайн-очередью).</w:t>
        </w:r>
      </w:ins>
    </w:p>
    <w:p w14:paraId="4898837D" w14:textId="77777777" w:rsidR="009D69A6" w:rsidRPr="009D69A6" w:rsidRDefault="009D69A6" w:rsidP="009D69A6">
      <w:pPr>
        <w:rPr>
          <w:ins w:id="1747" w:author="Никита Гринь" w:date="2026-08-04T16:56:00Z"/>
          <w:lang w:val="ru-RU"/>
        </w:rPr>
      </w:pPr>
      <w:ins w:id="1748" w:author="Никита Гринь" w:date="2026-08-04T16:56:00Z">
        <w:r w:rsidRPr="009D69A6">
          <w:rPr>
            <w:b/>
            <w:bCs/>
            <w:lang w:val="ru-RU"/>
          </w:rPr>
          <w:t>3) Бот первой линии / авто-диалог по сценарию (§4.3.2.8, FR-CHAT-17, UC-O7)</w:t>
        </w:r>
      </w:ins>
    </w:p>
    <w:p w14:paraId="1DF91FE3" w14:textId="77777777" w:rsidR="009D69A6" w:rsidRPr="009D69A6" w:rsidRDefault="009D69A6" w:rsidP="009D69A6">
      <w:pPr>
        <w:numPr>
          <w:ilvl w:val="0"/>
          <w:numId w:val="43"/>
        </w:numPr>
        <w:rPr>
          <w:ins w:id="1749" w:author="Никита Гринь" w:date="2026-08-04T16:56:00Z"/>
          <w:lang w:val="ru-RU"/>
        </w:rPr>
      </w:pPr>
      <w:ins w:id="1750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Hub → «Редактор сценариев» — публикация сценария; админка онлайн-чата — включение бота первой линии / привязка сценария к каналу/скилл-группе (UC-A4).</w:t>
        </w:r>
      </w:ins>
    </w:p>
    <w:p w14:paraId="79491A42" w14:textId="77777777" w:rsidR="009D69A6" w:rsidRPr="009D69A6" w:rsidRDefault="009D69A6" w:rsidP="009D69A6">
      <w:pPr>
        <w:numPr>
          <w:ilvl w:val="0"/>
          <w:numId w:val="43"/>
        </w:numPr>
        <w:rPr>
          <w:ins w:id="1751" w:author="Никита Гринь" w:date="2026-08-04T16:56:00Z"/>
          <w:lang w:val="ru-RU"/>
        </w:rPr>
      </w:pPr>
      <w:ins w:id="1752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диалоговый сценарий + при ответах через LLM — база знаний КЦ </w:t>
        </w:r>
        <w:r w:rsidRPr="009D69A6">
          <w:rPr>
            <w:b/>
            <w:bCs/>
            <w:lang w:val="ru-RU"/>
          </w:rPr>
          <w:t>cc_production на основе СУЗ</w:t>
        </w:r>
        <w:r w:rsidRPr="009D69A6">
          <w:rPr>
            <w:lang w:val="ru-RU"/>
          </w:rPr>
          <w:t> (тот же контур, что суфлёр), промпт sufler_cc.</w:t>
        </w:r>
      </w:ins>
    </w:p>
    <w:p w14:paraId="04814B2B" w14:textId="77777777" w:rsidR="009D69A6" w:rsidRPr="009D69A6" w:rsidRDefault="009D69A6" w:rsidP="009D69A6">
      <w:pPr>
        <w:numPr>
          <w:ilvl w:val="0"/>
          <w:numId w:val="43"/>
        </w:numPr>
        <w:rPr>
          <w:ins w:id="1753" w:author="Никита Гринь" w:date="2026-08-04T16:56:00Z"/>
          <w:lang w:val="ru-RU"/>
        </w:rPr>
      </w:pPr>
      <w:ins w:id="1754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автоматическая переписка с клиентом по сценарию; при необходимости — эскалация на оператора; оператору — оповещение (§4.3.2.8).</w:t>
        </w:r>
      </w:ins>
    </w:p>
    <w:p w14:paraId="66D96A88" w14:textId="731B004F" w:rsidR="009D69A6" w:rsidRDefault="009D69A6" w:rsidP="009D69A6">
      <w:pPr>
        <w:rPr>
          <w:ins w:id="1755" w:author="Никита Гринь" w:date="2026-08-04T16:56:00Z" w16du:dateUtc="2026-08-04T13:56:00Z"/>
          <w:lang w:val="ru-RU"/>
        </w:rPr>
      </w:pPr>
    </w:p>
    <w:p w14:paraId="192AACB1" w14:textId="77777777" w:rsidR="009D69A6" w:rsidRDefault="009D69A6" w:rsidP="009D69A6">
      <w:pPr>
        <w:rPr>
          <w:ins w:id="1756" w:author="Никита Гринь" w:date="2026-08-04T16:56:00Z" w16du:dateUtc="2026-08-04T13:56:00Z"/>
          <w:lang w:val="ru-RU"/>
        </w:rPr>
      </w:pPr>
    </w:p>
    <w:p w14:paraId="188F3A5F" w14:textId="77777777" w:rsidR="009D69A6" w:rsidRDefault="009D69A6" w:rsidP="009D69A6">
      <w:pPr>
        <w:rPr>
          <w:ins w:id="1757" w:author="Никита Гринь" w:date="2026-08-04T16:56:00Z" w16du:dateUtc="2026-08-04T13:56:00Z"/>
          <w:lang w:val="ru-RU"/>
        </w:rPr>
      </w:pPr>
    </w:p>
    <w:p w14:paraId="17BDAC94" w14:textId="77777777" w:rsidR="009D69A6" w:rsidRDefault="009D69A6" w:rsidP="009D69A6">
      <w:pPr>
        <w:rPr>
          <w:ins w:id="1758" w:author="Никита Гринь" w:date="2026-08-04T16:56:00Z" w16du:dateUtc="2026-08-04T13:56:00Z"/>
          <w:lang w:val="ru-RU"/>
        </w:rPr>
      </w:pPr>
    </w:p>
    <w:p w14:paraId="2D1CC71E" w14:textId="0E931428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.5.9. Возможности сообщений по каналам (§6.3)</w:t>
      </w:r>
    </w:p>
    <w:p w14:paraId="440F913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integration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TZ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§6.3]: цитирование, вложения по каналам</w:t>
      </w:r>
    </w:p>
    <w:p w14:paraId="24435B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Матрица возможностей виджет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Telegram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5"/>
        <w:tblW w:w="79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1485"/>
        <w:gridCol w:w="1590"/>
        <w:gridCol w:w="1590"/>
        <w:gridCol w:w="1590"/>
      </w:tblGrid>
      <w:tr w:rsidR="009D43E8" w14:paraId="7A2016E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47117A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1485" w:type="dxa"/>
          </w:tcPr>
          <w:p w14:paraId="048CB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</w:t>
            </w:r>
          </w:p>
        </w:tc>
        <w:tc>
          <w:tcPr>
            <w:tcW w:w="1590" w:type="dxa"/>
          </w:tcPr>
          <w:p w14:paraId="24EA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590" w:type="dxa"/>
          </w:tcPr>
          <w:p w14:paraId="48E0C9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1590" w:type="dxa"/>
          </w:tcPr>
          <w:p w14:paraId="728F2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VK / OK</w:t>
            </w:r>
          </w:p>
        </w:tc>
      </w:tr>
      <w:tr w:rsidR="009D43E8" w14:paraId="3D49144F" w14:textId="77777777" w:rsidTr="009D43E8">
        <w:tc>
          <w:tcPr>
            <w:tcW w:w="1695" w:type="dxa"/>
          </w:tcPr>
          <w:p w14:paraId="3C1B7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1485" w:type="dxa"/>
          </w:tcPr>
          <w:p w14:paraId="05C91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0E7043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03DE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7F4CB8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9D43E8" w14:paraId="78FC708B" w14:textId="77777777" w:rsidTr="009D43E8">
        <w:tc>
          <w:tcPr>
            <w:tcW w:w="1695" w:type="dxa"/>
          </w:tcPr>
          <w:p w14:paraId="379CFC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</w:t>
            </w:r>
          </w:p>
        </w:tc>
        <w:tc>
          <w:tcPr>
            <w:tcW w:w="1485" w:type="dxa"/>
          </w:tcPr>
          <w:p w14:paraId="1C9A55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67D1E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7BD248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4D380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9D43E8" w14:paraId="4644FA5A" w14:textId="77777777" w:rsidTr="009D43E8">
        <w:tc>
          <w:tcPr>
            <w:tcW w:w="1695" w:type="dxa"/>
          </w:tcPr>
          <w:p w14:paraId="07767A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1485" w:type="dxa"/>
          </w:tcPr>
          <w:p w14:paraId="67498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ИБ</w:t>
            </w:r>
          </w:p>
        </w:tc>
        <w:tc>
          <w:tcPr>
            <w:tcW w:w="1590" w:type="dxa"/>
          </w:tcPr>
          <w:p w14:paraId="0B460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19745F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208917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14:paraId="5F4518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Точная матрица уточняется при подключении канала.</w:t>
      </w:r>
    </w:p>
    <w:p w14:paraId="78D81C7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759" w:name="bookmark=id.s55fe2hjtj6r" w:colFirst="0" w:colLast="0"/>
      <w:bookmarkEnd w:id="175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.5.10. Дополнительные функции §4.4 </w:t>
      </w:r>
    </w:p>
    <w:p w14:paraId="15C912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§4.4.26–39]: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шаблоны, </w:t>
      </w:r>
      <w:r>
        <w:rPr>
          <w:rFonts w:ascii="Arial" w:eastAsia="Arial" w:hAnsi="Arial" w:cs="Arial"/>
          <w:b/>
          <w:bCs/>
          <w:color w:val="000000"/>
        </w:rPr>
        <w:t>hold</w:t>
      </w:r>
    </w:p>
    <w:p w14:paraId="5DCF93E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Опрос после диалога,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транскрипта, шаблоны ответов оператора.</w:t>
      </w:r>
    </w:p>
    <w:tbl>
      <w:tblPr>
        <w:tblStyle w:val="94"/>
        <w:tblW w:w="85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2610"/>
        <w:gridCol w:w="3855"/>
      </w:tblGrid>
      <w:tr w:rsidR="009D43E8" w14:paraId="6FD57A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7F69B1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610" w:type="dxa"/>
          </w:tcPr>
          <w:p w14:paraId="14C878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3855" w:type="dxa"/>
          </w:tcPr>
          <w:p w14:paraId="69BF6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Реализация </w:t>
            </w:r>
          </w:p>
        </w:tc>
      </w:tr>
      <w:tr w:rsidR="009D43E8" w:rsidRPr="0050000B" w14:paraId="3F013383" w14:textId="77777777" w:rsidTr="009D43E8">
        <w:tc>
          <w:tcPr>
            <w:tcW w:w="2055" w:type="dxa"/>
          </w:tcPr>
          <w:p w14:paraId="6BCCA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§4.4.26–27</w:t>
            </w:r>
          </w:p>
        </w:tc>
        <w:tc>
          <w:tcPr>
            <w:tcW w:w="2610" w:type="dxa"/>
          </w:tcPr>
          <w:p w14:paraId="2571D8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Опрос оценки оператора после диалога</w:t>
            </w:r>
          </w:p>
        </w:tc>
        <w:tc>
          <w:tcPr>
            <w:tcW w:w="3855" w:type="dxa"/>
          </w:tcPr>
          <w:p w14:paraId="1B8B03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виджет: 1–5 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зд + комментарий</w:t>
            </w:r>
          </w:p>
        </w:tc>
      </w:tr>
      <w:tr w:rsidR="009D43E8" w:rsidRPr="0050000B" w14:paraId="45FEADFB" w14:textId="77777777" w:rsidTr="009D43E8">
        <w:tc>
          <w:tcPr>
            <w:tcW w:w="2055" w:type="dxa"/>
          </w:tcPr>
          <w:p w14:paraId="2C21F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§4.4.28</w:t>
            </w:r>
          </w:p>
        </w:tc>
        <w:tc>
          <w:tcPr>
            <w:tcW w:w="2610" w:type="dxa"/>
          </w:tcPr>
          <w:p w14:paraId="2D73E2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Отправка транскрипта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</w:p>
        </w:tc>
        <w:tc>
          <w:tcPr>
            <w:tcW w:w="3855" w:type="dxa"/>
          </w:tcPr>
          <w:p w14:paraId="51BC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«Отправить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АРМ /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</w:p>
        </w:tc>
      </w:tr>
      <w:tr w:rsidR="009D43E8" w:rsidRPr="0050000B" w14:paraId="65DD2C45" w14:textId="77777777" w:rsidTr="009D43E8">
        <w:tc>
          <w:tcPr>
            <w:tcW w:w="2055" w:type="dxa"/>
          </w:tcPr>
          <w:p w14:paraId="56653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§4.4.29</w:t>
            </w:r>
          </w:p>
        </w:tc>
        <w:tc>
          <w:tcPr>
            <w:tcW w:w="2610" w:type="dxa"/>
          </w:tcPr>
          <w:p w14:paraId="051B2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Звуковые уведомления клиента</w:t>
            </w:r>
          </w:p>
        </w:tc>
        <w:tc>
          <w:tcPr>
            <w:tcW w:w="3855" w:type="dxa"/>
          </w:tcPr>
          <w:p w14:paraId="7D9205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Настройка в виджете (вкл/выкл)</w:t>
            </w:r>
          </w:p>
        </w:tc>
      </w:tr>
      <w:tr w:rsidR="009D43E8" w14:paraId="173BE81E" w14:textId="77777777" w:rsidTr="009D43E8">
        <w:tc>
          <w:tcPr>
            <w:tcW w:w="2055" w:type="dxa"/>
          </w:tcPr>
          <w:p w14:paraId="70F831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§4.4.31</w:t>
            </w:r>
          </w:p>
        </w:tc>
        <w:tc>
          <w:tcPr>
            <w:tcW w:w="2610" w:type="dxa"/>
          </w:tcPr>
          <w:p w14:paraId="7C8C0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 оператора</w:t>
            </w:r>
          </w:p>
        </w:tc>
        <w:tc>
          <w:tcPr>
            <w:tcW w:w="3855" w:type="dxa"/>
          </w:tcPr>
          <w:p w14:paraId="236FE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«Шаблоны» в АРМ</w:t>
            </w:r>
          </w:p>
        </w:tc>
      </w:tr>
      <w:tr w:rsidR="009D43E8" w:rsidRPr="0050000B" w14:paraId="7F4438DF" w14:textId="77777777" w:rsidTr="009D43E8">
        <w:tc>
          <w:tcPr>
            <w:tcW w:w="2055" w:type="dxa"/>
          </w:tcPr>
          <w:p w14:paraId="70447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§4.4.39</w:t>
            </w:r>
          </w:p>
        </w:tc>
        <w:tc>
          <w:tcPr>
            <w:tcW w:w="2610" w:type="dxa"/>
          </w:tcPr>
          <w:p w14:paraId="0E9EA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Hold + таймауты</w:t>
            </w:r>
          </w:p>
        </w:tc>
        <w:tc>
          <w:tcPr>
            <w:tcW w:w="3855" w:type="dxa"/>
          </w:tcPr>
          <w:p w14:paraId="767EF3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Таймер </w:t>
            </w:r>
            <w:r>
              <w:rPr>
                <w:rFonts w:ascii="Arial" w:eastAsia="Arial" w:hAnsi="Arial" w:cs="Arial"/>
                <w:color w:val="000000"/>
              </w:rPr>
              <w:t>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авто-закрытие по политике КЦ</w:t>
            </w:r>
          </w:p>
        </w:tc>
      </w:tr>
      <w:tr w:rsidR="009D43E8" w:rsidRPr="0050000B" w14:paraId="3FE22369" w14:textId="77777777" w:rsidTr="009D43E8">
        <w:tc>
          <w:tcPr>
            <w:tcW w:w="2055" w:type="dxa"/>
          </w:tcPr>
          <w:p w14:paraId="7746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§4.4.x</w:t>
            </w:r>
          </w:p>
        </w:tc>
        <w:tc>
          <w:tcPr>
            <w:tcW w:w="2610" w:type="dxa"/>
          </w:tcPr>
          <w:p w14:paraId="71F258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Смайлики, вложения</w:t>
            </w:r>
          </w:p>
        </w:tc>
        <w:tc>
          <w:tcPr>
            <w:tcW w:w="3855" w:type="dxa"/>
          </w:tcPr>
          <w:p w14:paraId="7943FA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Пикер </w:t>
            </w:r>
            <w:r>
              <w:rPr>
                <w:rFonts w:ascii="Arial" w:eastAsia="Arial" w:hAnsi="Arial" w:cs="Arial"/>
                <w:color w:val="000000"/>
              </w:rPr>
              <w:t>emoji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вложения с антивирусом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-20)</w:t>
            </w:r>
          </w:p>
        </w:tc>
      </w:tr>
    </w:tbl>
    <w:p w14:paraId="617545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23. Макет интерфейса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опрос после диалога</w:t>
      </w:r>
    </w:p>
    <w:p w14:paraId="6AF7BE26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21582FE" wp14:editId="3E4F4947">
            <wp:extent cx="4524375" cy="63627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6ADA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760" w:name="bookmark=id.1glrqibn37p" w:colFirst="0" w:colLast="0"/>
      <w:bookmarkEnd w:id="176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.6. Модуль «Отчетность» (§4.7)</w:t>
      </w:r>
    </w:p>
    <w:p w14:paraId="02562014" w14:textId="3D195B0F" w:rsid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commentRangeStart w:id="1761"/>
      <w:commentRangeStart w:id="1762"/>
      <w:r w:rsidRPr="003C42DA">
        <w:rPr>
          <w:rFonts w:ascii="Arial" w:eastAsia="Arial" w:hAnsi="Arial" w:cs="Arial"/>
          <w:b/>
          <w:bCs/>
          <w:color w:val="000000"/>
          <w:lang w:val="ru-RU"/>
        </w:rPr>
        <w:t>мониторинг и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модуля Контакт-центра</w:t>
      </w:r>
      <w:commentRangeEnd w:id="1761"/>
      <w:r w:rsidR="00873F36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761"/>
      </w:r>
      <w:commentRangeEnd w:id="1762"/>
      <w:r w:rsidR="003F1B40">
        <w:rPr>
          <w:rStyle w:val="a5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762"/>
      </w:r>
    </w:p>
    <w:p w14:paraId="3C288FF1" w14:textId="58F63A0A" w:rsidR="00846C8F" w:rsidRPr="003F1B40" w:rsidDel="003F1B40" w:rsidRDefault="003F1B40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3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ins w:id="1764" w:author="Никита Гринь" w:date="2026-08-04T14:55:00Z">
        <w:r w:rsidRPr="003F1B40">
          <w:rPr>
            <w:rFonts w:ascii="Arial" w:eastAsia="Arial" w:hAnsi="Arial" w:cs="Arial"/>
            <w:i/>
            <w:iCs/>
            <w:color w:val="000000"/>
            <w:lang w:val="ru-RU"/>
            <w:rPrChange w:id="1765" w:author="Никита Гринь" w:date="2026-08-04T14:55:00Z" w16du:dateUtc="2026-08-04T11:55:00Z">
              <w:rPr>
                <w:rFonts w:ascii="Arial" w:eastAsia="Arial" w:hAnsi="Arial" w:cs="Arial"/>
                <w:i/>
                <w:iCs/>
                <w:color w:val="000000"/>
              </w:rPr>
            </w:rPrChange>
          </w:rPr>
          <w:t xml:space="preserve">Состав отчётов модуля «Отчётность» (§4.7) — в таблице </w:t>
        </w:r>
        <w:r w:rsidRPr="003F1B40">
          <w:rPr>
            <w:rFonts w:ascii="Arial" w:eastAsia="Arial" w:hAnsi="Arial" w:cs="Arial"/>
            <w:i/>
            <w:iCs/>
            <w:color w:val="000000"/>
          </w:rPr>
          <w:t>II</w:t>
        </w:r>
        <w:r w:rsidRPr="003F1B40">
          <w:rPr>
            <w:rFonts w:ascii="Arial" w:eastAsia="Arial" w:hAnsi="Arial" w:cs="Arial"/>
            <w:i/>
            <w:iCs/>
            <w:color w:val="000000"/>
            <w:lang w:val="ru-RU"/>
            <w:rPrChange w:id="1766" w:author="Никита Гринь" w:date="2026-08-04T14:55:00Z" w16du:dateUtc="2026-08-04T11:55:00Z">
              <w:rPr>
                <w:rFonts w:ascii="Arial" w:eastAsia="Arial" w:hAnsi="Arial" w:cs="Arial"/>
                <w:i/>
                <w:iCs/>
                <w:color w:val="000000"/>
              </w:rPr>
            </w:rPrChange>
          </w:rPr>
          <w:t>.6.1</w:t>
        </w:r>
      </w:ins>
      <w:del w:id="1767" w:author="Никита Гринь" w:date="2026-08-04T14:55:00Z" w16du:dateUtc="2026-08-04T11:55:00Z">
        <w:r w:rsidR="00846C8F" w:rsidRPr="003F1B40" w:rsidDel="003F1B40">
          <w:rPr>
            <w:rFonts w:ascii="Arial" w:eastAsia="Arial" w:hAnsi="Arial" w:cs="Arial"/>
            <w:color w:val="000000"/>
            <w:lang w:val="ru-RU"/>
          </w:rPr>
          <w:delText>Реестр отчётов модуля «Отчётность» (§4.7 ТТ). По каждому отчёту ниже указаны назначение, формула, данные/фильтры, вид представления и периоды. Потребитель — Аналитик Контакт-центра (§2.4 п.7), если не указано иное.</w:delText>
        </w:r>
      </w:del>
    </w:p>
    <w:p w14:paraId="7B26F780" w14:textId="0EB7033C" w:rsidR="00846C8F" w:rsidRPr="003F1B40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20F1D95F" w14:textId="37405CC8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9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0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повторным обращениям (§4.7.4.6). Назначение: показать, сколько клиентов обращались повторно и по каким тематикам. Формула: число повторных обращений = число клиентов, у которых за период не менее двух обращений; доля повторных = число таких клиентов / число всех клиентов с обращениями за период × 100%. Данные и фильтры: период, канал (телефония / онлайн-чат), тематика, идентификатор клиента. Вид: сводная таблица и столбчатая диаграмма по тематикам. Периоды: день, неделя, месяц или произвольный диапазон.</w:delText>
        </w:r>
      </w:del>
    </w:p>
    <w:p w14:paraId="792CCC54" w14:textId="3B34458A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46A7A2E8" w14:textId="7BB81F23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2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3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качеству преобразования речи в текст и анализу разговоров (§4.7.4.7). Назначение: контроль качества ASR и разбор телефонных разговоров. Формула: средняя уверенность ASR = сумма confidence по репликам / число реплик; доля нераспознанных = число реплик со статусом «не распознано» или confidence ниже порога / все реплики × 100%. Данные и фильтры: период, оператор, номер телефона, порог качества (в том числе критерии §4.7.3.5: успешность распознавания менее 90%, доля неразборчивых фрагментов 10% и более). Вид: таблица записей и линейный график качества по дням; доступна выгрузка аудио и транскрипта. Периоды: день, неделя, месяц или произвольный диапазон.</w:delText>
        </w:r>
      </w:del>
    </w:p>
    <w:p w14:paraId="282189CE" w14:textId="618F8237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4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29B0706A" w14:textId="20DD94D2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5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6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диалогам в текстовом виде (§4.7.4.8). Назначение: просмотр каждого диалога в виде текста с репликами клиента и оператора (телефония или онлайн-чат). Формула: построчный журнал реплик выбранного диалога; дополнительно фиксируется наличие или отсутствие отметки полезности по подсказкам диалога. Данные и фильтры: период, канал, оператор, тематика, признак наличия отметки полезности. Вид: текстовая лента / таблица реплик; выгрузка в .xlsx и .pdf. Периоды: произвольный диапазон или выбранный диалог.</w:delText>
        </w:r>
      </w:del>
    </w:p>
    <w:p w14:paraId="70D55E68" w14:textId="6FA307E4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7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4493BC0F" w14:textId="3393B28F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9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категоризации запросов и ответов LLM по тематикам (§4.7.4.9.1). Назначение: разложить запросы клиентов и ответы модуля LLM по тематикам. Формула: доля тематики = число обращений или ответов данной тематики / общее число за период × 100%. Данные и фильтры: период, канал, тематика запроса, тематика ответа. Вид: круговая или столбчатая диаграмма и сводная таблица. Периоды: день, неделя, месяц.</w:delText>
        </w:r>
      </w:del>
    </w:p>
    <w:p w14:paraId="72A26416" w14:textId="4435EBB8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0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5AE69B9F" w14:textId="59CDF997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82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 xml:space="preserve">Отчёт по диалогам с галлюцинациями LLM (§4.7.4.9.2). Назначение: перечень диалогов с признаками галлюцинации (ответ вне СУЗ, низкая опора на источники, </w:delText>
        </w:r>
        <w:commentRangeStart w:id="1783"/>
        <w:commentRangeStart w:id="1784"/>
        <w:r w:rsidRPr="00846C8F" w:rsidDel="003F1B40">
          <w:rPr>
            <w:rFonts w:ascii="Arial" w:eastAsia="Arial" w:hAnsi="Arial" w:cs="Arial"/>
            <w:color w:val="000000"/>
            <w:lang w:val="ru-RU"/>
          </w:rPr>
          <w:delText>пометка аналитика</w:delText>
        </w:r>
        <w:commentRangeEnd w:id="1783"/>
        <w:r w:rsidR="002E5BE7" w:rsidRPr="00846C8F" w:rsidDel="003F1B4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783"/>
        </w:r>
        <w:commentRangeEnd w:id="1784"/>
        <w:r w:rsidR="002E5BE7" w:rsidRPr="00846C8F" w:rsidDel="003F1B4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1784"/>
        </w:r>
        <w:r w:rsidRPr="00846C8F" w:rsidDel="003F1B40">
          <w:rPr>
            <w:rFonts w:ascii="Arial" w:eastAsia="Arial" w:hAnsi="Arial" w:cs="Arial"/>
            <w:color w:val="000000"/>
            <w:lang w:val="ru-RU"/>
          </w:rPr>
          <w:delText>) с просмотром запроса, ответа и тематики. Формула: число таких диалогов; доля = число диалогов с галлюцинацией / число всех диалогов с ответом LLM за период × 100%. Данные и фильтры: период, канал, тематика, оператор. Вид: таблица кейсов с переходом в карточку диалога. Периоды: день, неделя, месяц или произвольный диапазон.</w:delText>
        </w:r>
      </w:del>
    </w:p>
    <w:p w14:paraId="5BED17E0" w14:textId="4DECF889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5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31B9C28B" w14:textId="1615F8BC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6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87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Статистические диаграммы и выгрузка (§4.7.5, §4.7.7). Модуль строит статистику в виде сводных таблиц, графиков и диаграмм и позволяет выгружать их в форматах .png, .csv, .xlsx, .docx и иных согласованных форматах.</w:delText>
        </w:r>
      </w:del>
    </w:p>
    <w:p w14:paraId="3E6923FD" w14:textId="63F3F20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6296846A" w14:textId="7DDB6BC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9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90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Регулярность формирования отчётов (§4.7.6). Отчёты формируются регулярно: ежедневно, еженедельно, ежемесячно, а также по запросу аналитика.</w:delText>
        </w:r>
      </w:del>
    </w:p>
    <w:p w14:paraId="4362B8BD" w14:textId="65C1A2DA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3D560985" w14:textId="78027F62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2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93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Конструктор отчётов (§4.7.8.1–4.7.8.4). Аналитик может настраивать содержание отчёта, добавлять и убирать метрики, изменять формат представления данных (таблица, график, диаграмма) и создавать собственные шаблоны отчётов для повторного использования. В конструкторе также доступен отчёт по диалогам с наличием/отсутствием отметки полезности, разбивкой по операторам и возможностью для аналитика проставить отметку постфактум при разборе (с фиксацией в журнале).</w:delText>
        </w:r>
      </w:del>
    </w:p>
    <w:p w14:paraId="28B80B82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CFD91A" w14:textId="54CF74D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4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795" w:author="Никита Гринь" w:date="2026-08-04T14:56:00Z" w16du:dateUtc="2026-08-04T11:56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Приёмка модуля «Отчётность» выполняется по описанным формулам и сценариям RPT-T (критерии приёмки отчётности добавляются отдельным блоком).</w:delText>
        </w:r>
      </w:del>
    </w:p>
    <w:p w14:paraId="09C04B68" w14:textId="473122A6" w:rsidR="009D43E8" w:rsidRPr="00846C8F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6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797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Модуль «Отчетность» собирает метрики релевантности подсказок </w:delText>
        </w:r>
        <w:r w:rsidDel="003F1B40">
          <w:rPr>
            <w:rFonts w:ascii="Arial" w:eastAsia="Arial" w:hAnsi="Arial" w:cs="Arial"/>
            <w:color w:val="000000"/>
          </w:rPr>
          <w:delText>LLM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, производительности каналов и качества </w:delText>
        </w:r>
        <w:r w:rsidDel="003F1B40">
          <w:rPr>
            <w:rFonts w:ascii="Arial" w:eastAsia="Arial" w:hAnsi="Arial" w:cs="Arial"/>
            <w:color w:val="000000"/>
          </w:rPr>
          <w:delText>ASR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для роли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аналитик Контакт-центра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(§2.4 п.7). </w:delText>
        </w:r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Он обеспечивает:</w:delText>
        </w:r>
      </w:del>
    </w:p>
    <w:p w14:paraId="3119918D" w14:textId="316614D6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798" w:author="Никита Гринь" w:date="2026-08-04T14:56:00Z" w16du:dateUtc="2026-08-04T11:56:00Z"/>
          <w:rFonts w:ascii="Arial" w:eastAsia="Arial" w:hAnsi="Arial" w:cs="Arial"/>
          <w:lang w:val="ru-RU"/>
        </w:rPr>
      </w:pPr>
      <w:del w:id="1799" w:author="Никита Гринь" w:date="2026-08-04T14:56:00Z" w16du:dateUtc="2026-08-04T11:56:00Z">
        <w:r w:rsidDel="003F1B40">
          <w:rPr>
            <w:rFonts w:ascii="Arial" w:eastAsia="Arial" w:hAnsi="Arial" w:cs="Arial"/>
            <w:color w:val="000000"/>
          </w:rPr>
          <w:delText>Real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-</w:delText>
        </w:r>
        <w:r w:rsidDel="003F1B40">
          <w:rPr>
            <w:rFonts w:ascii="Arial" w:eastAsia="Arial" w:hAnsi="Arial" w:cs="Arial"/>
            <w:color w:val="000000"/>
          </w:rPr>
          <w:delText>time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дашборд очередей и </w:delText>
        </w:r>
        <w:r w:rsidDel="003F1B40">
          <w:rPr>
            <w:rFonts w:ascii="Arial" w:eastAsia="Arial" w:hAnsi="Arial" w:cs="Arial"/>
            <w:color w:val="000000"/>
          </w:rPr>
          <w:delText>SLA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(§4.7.3.1)</w:delText>
        </w:r>
      </w:del>
    </w:p>
    <w:p w14:paraId="3CF18D9D" w14:textId="2B6A54B3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0" w:author="Никита Гринь" w:date="2026-08-04T14:56:00Z" w16du:dateUtc="2026-08-04T11:56:00Z"/>
          <w:rFonts w:ascii="Arial" w:eastAsia="Arial" w:hAnsi="Arial" w:cs="Arial"/>
          <w:lang w:val="ru-RU"/>
        </w:rPr>
      </w:pPr>
      <w:del w:id="1801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>Отч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ты релевантности/полезности по обратной связи операторов</w:delText>
        </w:r>
      </w:del>
    </w:p>
    <w:p w14:paraId="19D28D24" w14:textId="4271A3DF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2" w:author="Никита Гринь" w:date="2026-08-04T14:56:00Z" w16du:dateUtc="2026-08-04T11:56:00Z"/>
          <w:rFonts w:ascii="Arial" w:eastAsia="Arial" w:hAnsi="Arial" w:cs="Arial"/>
          <w:lang w:val="ru-RU"/>
        </w:rPr>
      </w:pPr>
      <w:del w:id="1803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>Конструктор отч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тов и выгрузку </w:delText>
        </w:r>
        <w:r w:rsidDel="003F1B40">
          <w:rPr>
            <w:rFonts w:ascii="Arial" w:eastAsia="Arial" w:hAnsi="Arial" w:cs="Arial"/>
            <w:color w:val="000000"/>
          </w:rPr>
          <w:delText>xlsx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/</w:delText>
        </w:r>
        <w:r w:rsidDel="003F1B40">
          <w:rPr>
            <w:rFonts w:ascii="Arial" w:eastAsia="Arial" w:hAnsi="Arial" w:cs="Arial"/>
            <w:color w:val="000000"/>
          </w:rPr>
          <w:delText>pdf</w:delText>
        </w:r>
      </w:del>
    </w:p>
    <w:p w14:paraId="3D7D4E08" w14:textId="7BA17448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4" w:author="Никита Гринь" w:date="2026-08-04T14:56:00Z" w16du:dateUtc="2026-08-04T11:56:00Z"/>
          <w:lang w:val="ru-RU"/>
        </w:rPr>
      </w:pPr>
      <w:del w:id="1805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Просмотр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всех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записей звонков и чатов с транскриптами (§4.2.2.10, §4.7.3); при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м нераспознанных </w:delText>
        </w:r>
        <w:r w:rsidDel="003F1B40">
          <w:rPr>
            <w:rFonts w:ascii="Arial" w:eastAsia="Arial" w:hAnsi="Arial" w:cs="Arial"/>
            <w:color w:val="000000"/>
          </w:rPr>
          <w:delText>ASR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-записей (§4.2.2.11)</w:delText>
        </w:r>
      </w:del>
    </w:p>
    <w:p w14:paraId="0B276C57" w14:textId="09DE0308" w:rsidR="009D43E8" w:rsidRPr="003C42DA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06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807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Целевой эффект: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руководство КЦ принимает решения по качеству обслуживания и дообучению сценариев на основе объективных данных.</w:delText>
        </w:r>
      </w:del>
    </w:p>
    <w:p w14:paraId="0273FA82" w14:textId="6F71C62F" w:rsidR="009D43E8" w:rsidRPr="003C42DA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08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809" w:author="Никита Гринь" w:date="2026-08-04T14:56:00Z" w16du:dateUtc="2026-08-04T11:56:00Z">
        <w:r w:rsidDel="003F1B40">
          <w:rPr>
            <w:rFonts w:ascii="Arial" w:eastAsia="Arial" w:hAnsi="Arial" w:cs="Arial"/>
            <w:b/>
            <w:bCs/>
            <w:color w:val="000000"/>
          </w:rPr>
          <w:delText>Scope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 </w:delText>
        </w:r>
        <w:r w:rsidDel="003F1B40">
          <w:rPr>
            <w:rFonts w:ascii="Arial" w:eastAsia="Arial" w:hAnsi="Arial" w:cs="Arial"/>
            <w:b/>
            <w:bCs/>
            <w:color w:val="000000"/>
          </w:rPr>
          <w:delText>v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1.4: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функциональность §4.7 — подраздел </w:delText>
        </w:r>
        <w:r w:rsidDel="003F1B40">
          <w:rPr>
            <w:rFonts w:ascii="Arial" w:eastAsia="Arial" w:hAnsi="Arial" w:cs="Arial"/>
            <w:color w:val="000000"/>
          </w:rPr>
          <w:delText>II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.6 (не отдельный </w:delText>
        </w:r>
        <w:r w:rsidDel="003F1B40">
          <w:rPr>
            <w:rFonts w:ascii="Arial" w:eastAsia="Arial" w:hAnsi="Arial" w:cs="Arial"/>
            <w:color w:val="000000"/>
          </w:rPr>
          <w:delText>Part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§2.2). Потребитель: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аналитик Контакт-центра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(§2.4 п.7).</w:delText>
        </w:r>
      </w:del>
    </w:p>
    <w:p w14:paraId="365E09D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50AC7B4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10" w:author="Никита Гринь" w:date="2026-08-02T01:48:00Z" w16du:dateUtc="2026-08-01T22:48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25. Макет интерфейса оперативной панели </w:t>
      </w:r>
      <w:commentRangeStart w:id="1811"/>
      <w:commentRangeStart w:id="1812"/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commentRangeEnd w:id="1811"/>
      <w:r w:rsidR="00DF02BA">
        <w:rPr>
          <w:rStyle w:val="a5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811"/>
      </w:r>
      <w:commentRangeEnd w:id="1812"/>
      <w:r w:rsidR="002E5BE7">
        <w:rPr>
          <w:rStyle w:val="a5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812"/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2BAFE24" wp14:editId="5AB45A48">
            <wp:extent cx="8620065" cy="5134942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0065" cy="5134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0B82D" w14:textId="2B5DF669" w:rsidR="002E5BE7" w:rsidRPr="002E5BE7" w:rsidRDefault="002E5BE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813" w:author="Никита Гринь" w:date="2026-08-02T01:48:00Z" w16du:dateUtc="2026-08-01T22:48:00Z">
            <w:rPr>
              <w:rFonts w:ascii="Arial" w:eastAsia="Arial" w:hAnsi="Arial" w:cs="Arial"/>
              <w:i/>
              <w:iCs/>
              <w:lang w:val="ru-RU"/>
            </w:rPr>
          </w:rPrChange>
        </w:rPr>
      </w:pPr>
      <w:ins w:id="1814" w:author="Никита Гринь" w:date="2026-08-02T01:48:00Z" w16du:dateUtc="2026-08-01T22:48:00Z">
        <w:r w:rsidRPr="002E5BE7">
          <w:rPr>
            <w:rFonts w:ascii="Arial" w:eastAsia="Arial" w:hAnsi="Arial" w:cs="Arial"/>
            <w:lang w:val="ru-RU"/>
            <w:rPrChange w:id="1815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 xml:space="preserve">Автоуведомления при отклонении порогов и по росту тематики доставляются: (1) карточкой в блок «Оповещения» оперативной панели КЦ; (2) e-mail на адреса получателей, заданные администратором (по умолчанию — </w:t>
        </w:r>
        <w:r w:rsidRPr="002E5BE7">
          <w:rPr>
            <w:rFonts w:ascii="Arial" w:eastAsia="Arial" w:hAnsi="Arial" w:cs="Arial"/>
            <w:lang w:val="ru-RU"/>
            <w:rPrChange w:id="1816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аналитик Контакт-центра и супервизор). Содержание: тип события, канал/отдел, время, краткое описание; в письме — ссылка на оперативную панель.</w:t>
        </w:r>
      </w:ins>
    </w:p>
    <w:p w14:paraId="04028BD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0BC9026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F2ED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26. Макет интерфейса аналитики модуля онлайн-чат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3F866A1" wp14:editId="7B862399">
            <wp:extent cx="8581125" cy="5315917"/>
            <wp:effectExtent l="0" t="0" r="0" b="0"/>
            <wp:docPr id="4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1125" cy="5315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91ACC" w14:textId="2E70AA3A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Свод статистики модуля онлайн-чат (§4.4.40–4.4.41 ТТ). Отчётность онлайн-чата формируется в отдельном функционале (не смешивается с общими отчётами §4.7 без отдельного разреза «онлайн-чат»). Ниже — состав свода и формулы. Период: день / неделя / месяц / произвольный диапазон. Фильтры: отдел, скилл-группа, оператор, канал виджета/мессенджера/соцсети, онлайн/офлайн. Роль: аналитик / администратор модуля Контакт-центра.</w:t>
      </w:r>
    </w:p>
    <w:p w14:paraId="6345B5A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4560A88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1) Статистика по категориям (тематикам). Показатели: «Обращений закрыто» = число диалогов, закрытых в данной категории за период; «% от обращений» = (число диалогов категории / общее число закрытых диалогов за период) × 100.</w:t>
      </w:r>
    </w:p>
    <w:p w14:paraId="73DEAE7D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0D8DC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2) Статистика по отделам (онлайн и офлайн отдельно). «Обращений поступило» = число диалогов, обработанных в отделе за период (включая переводы на отдел); «Обращений закрыто» = число полностью завершённых диалогов в отделе за период.</w:t>
      </w:r>
    </w:p>
    <w:p w14:paraId="5A86AAB7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B50070B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3) Статистика использования по датам — онлайн. «Обращений поступило» = число диалогов, поступивших за сутки; «Запрос впервые» = число диалогов от новых посетителей (новый ID) за сутки; «Сообщений операторов» / «Сообщений посетителей» = сумма сообщений соответствующей стороны за сутки; «Среднее время в очереди» = сумма времени ожидания в QUEUE / число таких диалогов; «Среднее время ожидания в очереди оператора» (при автоназначении) = сумма времени ожидания в персональной очереди / число назначенных диалогов; «Среднее время ожидания для пропущенных» = сумма времени ожидания пропущенных / число пропущенных; «Среднее время ответа на сообщение» = сумма времён до ответа оператора / число ответов; «Диалогов» = число состоявшихся диалогов за сутки; «Ответ дан за 20 с.» = число диалогов с временем ответа ≤ 20 с; «Ответ за 10/20/30/40 с.» (%) = (число диалогов с ответом в пределах N секунд / число всех обращений за сутки) × 100; «Пропущенных» = число диалогов, оставшихся в QUEUE при закрытии, при наличии хотя бы одного оператора online; «Отказов» = число диалогов, закрытых посетителем до таймаута; «Непринятых приглашений» = число диалогов, закрытых по таймауту в состоянии INVITATION.</w:t>
      </w:r>
    </w:p>
    <w:p w14:paraId="482B25A9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A509731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4) Статистика использования по датам — офлайн. «Офлайновых попало в общую очередь» = число офлайн-диалогов в QUEUE за сутки; «Офлайновых назначено на оператора» (при автоназначении) = число офлайн-диалогов, назначенных оператору; «Обработанных офлайн» = число офлайн-диалогов, закрытых оператором за сутки; «Сообщений операторов» = число сообщений операторов по офлайн-обращениям; «Среднее время ожидания офлайнового в общей очереди» = сумма времени в QUEUE / число офлайн-диалогов; «Среднее время ожидания в очереди оператора» (при автоназначении) = сумма времени в персональной очереди / число таких обращений; «Среднее время получения ответа на сообщение посетителя для офлайн» = сумма времён от офлайн-обращения до ответа / число таких обращений.</w:t>
      </w:r>
    </w:p>
    <w:p w14:paraId="40C501A0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0DC34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 xml:space="preserve">5) Статистика использования по часам. Те же показатели, что в п. 3–4, агрегируются по часу суток (усреднение за выбранный период) отдельно для онлайн и </w:t>
      </w:r>
      <w:commentRangeStart w:id="1817"/>
      <w:commentRangeStart w:id="1818"/>
      <w:r w:rsidRPr="00CD52AE">
        <w:rPr>
          <w:rFonts w:ascii="Arial" w:eastAsia="Arial" w:hAnsi="Arial" w:cs="Arial"/>
          <w:lang w:val="ru-RU"/>
        </w:rPr>
        <w:t>офлайн</w:t>
      </w:r>
      <w:commentRangeEnd w:id="1817"/>
      <w:r w:rsidR="00C846A4" w:rsidRPr="00CD52AE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817"/>
      </w:r>
      <w:commentRangeEnd w:id="1818"/>
      <w:r w:rsidR="00FA549F" w:rsidRPr="00CD52AE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1818"/>
      </w:r>
      <w:r w:rsidRPr="00CD52AE">
        <w:rPr>
          <w:rFonts w:ascii="Arial" w:eastAsia="Arial" w:hAnsi="Arial" w:cs="Arial"/>
          <w:lang w:val="ru-RU"/>
        </w:rPr>
        <w:t>.</w:t>
      </w:r>
    </w:p>
    <w:p w14:paraId="7ACDBFB5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C69A55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19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0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6) Статистика по операторам. Активность каждого оператора за период с разбивкой по суткам (период не длиннее 7 дней). Показатели: «Обработано диалогов»; «Ответ дан за 20 с.»; «Офлайновых назначено на оператора» (при автоназначении); «Обработанных офлайн»; «Сообщений оператора (онлайн+офлайн)»; «Средняя длина сообщения (в символах)»; «Средний рейтинг оператора»; «Среднее время ожидания оператора в его очереди»; «Кол-во приглашенных посетителей»; «Непринятых приглашений»; «Кол-во переводов из отдела» / «в отдел»; «Кол-во сообщений о занятости оператора».</w:t>
        </w:r>
      </w:ins>
    </w:p>
    <w:p w14:paraId="0BF9399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3237C7E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2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7) Суммарная статистика по операторам. Те же показатели, что в п. 6, агрегированные за выбранный период без разбивки по суткам.</w:t>
        </w:r>
      </w:ins>
    </w:p>
    <w:p w14:paraId="336BECC7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4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E6763A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5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6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8) Статистика по пропущенным посетителям. «Кол-во пропущенных посетителей» по операторам; «Среднее время ожидания для пропущенных». Пропущенный: при выключенном автоназначении диалог переведён на оператора, посетитель ушёл без первого ответа оператора, ожидание дольше таймаута отказа.</w:t>
        </w:r>
      </w:ins>
    </w:p>
    <w:p w14:paraId="6F6639C8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7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FC39821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8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9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lastRenderedPageBreak/>
          <w:t>9) Статистика по посетителям, получившим ответ от других операторов. «Кол-во взятых другим оператором посетителей, пока оператор был online»; «Среднее время ожидания посетителя» (ответ других операторов в период online данного оператора).</w:t>
        </w:r>
      </w:ins>
    </w:p>
    <w:p w14:paraId="4DB0082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0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536662F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1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2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10) Статистика по использованию времени операторами. «Время online»; «Время в диалогах»; «Суммарное время в диалогах»; «Время с одним / двумя / тремя и более чатами»; «Среднее время в диалоге»; время по статусам (на телефоне, перед обедом, обед, инструктаж, технический / короткий / личный перерыв, на встрече, невидимка, обработка офлайн-обращений).</w:t>
        </w:r>
      </w:ins>
    </w:p>
    <w:p w14:paraId="42FB0FF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3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4A11A94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4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5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11) Статистика по регионам. «Страна»; «Регион»; «Обращений закрыто»; «В процентах» = (обращения из региона / все обращения) × 100. Регион — по геотаргетингу.</w:t>
        </w:r>
      </w:ins>
    </w:p>
    <w:p w14:paraId="2385660D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6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2408CFF" w14:textId="1843811D" w:rsid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37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8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12) Статистика по начальным страницам. «Страница начала» (URL); «Обращений»; «% от обращений» = (обращения с страницы / все обращения) × 100.</w:t>
        </w:r>
        <w:r w:rsidRPr="00FA549F" w:rsidDel="00FA549F">
          <w:rPr>
            <w:rFonts w:ascii="Arial" w:eastAsia="Arial" w:hAnsi="Arial" w:cs="Arial"/>
            <w:lang w:val="ru-RU"/>
          </w:rPr>
          <w:t xml:space="preserve"> </w:t>
        </w:r>
      </w:ins>
      <w:del w:id="1839" w:author="Никита Гринь" w:date="2026-08-02T01:56:00Z" w16du:dateUtc="2026-08-01T22:56:00Z">
        <w:r w:rsidR="00CD52AE" w:rsidRPr="00CD52AE" w:rsidDel="00FA549F">
          <w:rPr>
            <w:rFonts w:ascii="Arial" w:eastAsia="Arial" w:hAnsi="Arial" w:cs="Arial"/>
            <w:lang w:val="ru-RU"/>
          </w:rPr>
          <w:delText>6)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delText>
        </w:r>
      </w:del>
    </w:p>
    <w:p w14:paraId="43C945FE" w14:textId="77777777" w:rsidR="00FA549F" w:rsidRDefault="00FA549F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0" w:author="Никита Гринь" w:date="2026-08-02T01:57:00Z" w16du:dateUtc="2026-08-01T22:57:00Z"/>
          <w:rFonts w:ascii="Arial" w:eastAsia="Arial" w:hAnsi="Arial" w:cs="Arial"/>
          <w:lang w:val="ru-RU"/>
        </w:rPr>
      </w:pPr>
    </w:p>
    <w:p w14:paraId="7B95AF10" w14:textId="77777777" w:rsidR="00FA549F" w:rsidRPr="00CD52AE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002FE962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2" w:author="Никита Гринь" w:date="2026-08-02T01:56:00Z" w16du:dateUtc="2026-08-01T22:56:00Z"/>
          <w:rFonts w:ascii="Arial" w:eastAsia="Arial" w:hAnsi="Arial" w:cs="Arial"/>
          <w:lang w:val="ru-RU"/>
        </w:rPr>
      </w:pPr>
      <w:ins w:id="184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13)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t>
        </w:r>
      </w:ins>
    </w:p>
    <w:p w14:paraId="4918FF6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4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16DF16C" w14:textId="5F0A47F0" w:rsidR="00CD52AE" w:rsidRP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45" w:author="Никита Гринь" w:date="2026-08-02T01:56:00Z" w16du:dateUtc="2026-08-01T22:56:00Z"/>
          <w:rFonts w:ascii="Arial" w:eastAsia="Arial" w:hAnsi="Arial" w:cs="Arial"/>
          <w:lang w:val="ru-RU"/>
        </w:rPr>
      </w:pPr>
      <w:ins w:id="1846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14)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1–12.</w:t>
        </w:r>
      </w:ins>
    </w:p>
    <w:p w14:paraId="31D38D75" w14:textId="1D04637E" w:rsidR="00CD52AE" w:rsidRPr="00CD52AE" w:rsidDel="00FA549F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47" w:author="Никита Гринь" w:date="2026-08-02T01:56:00Z" w16du:dateUtc="2026-08-01T22:56:00Z"/>
          <w:rFonts w:ascii="Arial" w:eastAsia="Arial" w:hAnsi="Arial" w:cs="Arial"/>
          <w:lang w:val="ru-RU"/>
        </w:rPr>
      </w:pPr>
      <w:del w:id="1848" w:author="Никита Гринь" w:date="2026-08-02T01:56:00Z" w16du:dateUtc="2026-08-01T22:56:00Z">
        <w:r w:rsidRPr="00CD52AE" w:rsidDel="00FA549F">
          <w:rPr>
            <w:rFonts w:ascii="Arial" w:eastAsia="Arial" w:hAnsi="Arial" w:cs="Arial"/>
            <w:lang w:val="ru-RU"/>
          </w:rPr>
          <w:delText>7)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1–6.</w:delText>
        </w:r>
      </w:del>
    </w:p>
    <w:p w14:paraId="1BE6977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E7EDC7B" w14:textId="784CD75D" w:rsidR="009D43E8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Приёмка свода онлайн-чата — по формулам выше (отдельные критерии CHAT-T / RPT-T для ключевых метрик).</w:t>
      </w:r>
    </w:p>
    <w:p w14:paraId="43DD32F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410A11C" wp14:editId="6D01AB2D">
            <wp:extent cx="8229600" cy="5130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6D1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307D086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7B75DF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09C6F58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C688006" w14:textId="77777777" w:rsidR="009D43E8" w:rsidRPr="00671E55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410CEC9" wp14:editId="43D9F586">
            <wp:extent cx="8229600" cy="5194300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44618" w14:textId="77777777" w:rsidR="009D43E8" w:rsidRPr="00114E2E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BACDCF0" wp14:editId="51A4B30F">
            <wp:extent cx="8229600" cy="53721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A70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676386B" wp14:editId="705F1EE9">
            <wp:extent cx="8229600" cy="55118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102F2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C31B9C6" wp14:editId="6AB08E69">
            <wp:extent cx="8229600" cy="58039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D1F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25435CD" wp14:editId="43A0C347">
            <wp:extent cx="8229600" cy="57531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82BE" w14:textId="0F558B3A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849" w:name="bookmark=id.ur7n96ntzyno" w:colFirst="0" w:colLast="0"/>
      <w:bookmarkEnd w:id="1849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  <w:ins w:id="1850" w:author="Никита Гринь" w:date="2026-08-02T02:13:00Z" w16du:dateUtc="2026-08-01T23:13:00Z">
        <w:r w:rsidR="008E2FA7">
          <w:rPr>
            <w:rFonts w:ascii="Arial" w:eastAsia="Arial" w:hAnsi="Arial" w:cs="Arial"/>
            <w:lang w:val="ru-RU"/>
          </w:rPr>
          <w:tab/>
        </w:r>
      </w:ins>
    </w:p>
    <w:p w14:paraId="61F296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-01…12</w:t>
      </w:r>
    </w:p>
    <w:p w14:paraId="32911A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КЦ: мониторинг, корректность ответов, производительность.</w:t>
      </w:r>
    </w:p>
    <w:tbl>
      <w:tblPr>
        <w:tblStyle w:val="93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810"/>
        <w:gridCol w:w="6135"/>
        <w:gridCol w:w="1665"/>
      </w:tblGrid>
      <w:tr w:rsidR="009D43E8" w:rsidRPr="0050000B" w:rsidDel="00C72715" w14:paraId="0B8F2E60" w14:textId="16628DAD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del w:id="1851" w:author="Никита Гринь" w:date="2026-08-04T15:07:00Z"/>
        </w:trPr>
        <w:tc>
          <w:tcPr>
            <w:tcW w:w="1980" w:type="dxa"/>
          </w:tcPr>
          <w:p w14:paraId="03BC52DB" w14:textId="4ED8FA41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5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53" w:author="Никита Гринь" w:date="2026-08-05T12:11:00Z" w16du:dateUtc="2026-08-05T09:11:00Z">
                  <w:rPr>
                    <w:del w:id="185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5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ID</w:delText>
              </w:r>
            </w:del>
          </w:p>
        </w:tc>
        <w:tc>
          <w:tcPr>
            <w:tcW w:w="3810" w:type="dxa"/>
          </w:tcPr>
          <w:p w14:paraId="6AC34EE2" w14:textId="6CF02A32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5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57" w:author="Никита Гринь" w:date="2026-08-05T12:11:00Z" w16du:dateUtc="2026-08-05T09:11:00Z">
                  <w:rPr>
                    <w:del w:id="185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59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6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Описание</w:delText>
              </w:r>
            </w:del>
          </w:p>
        </w:tc>
        <w:tc>
          <w:tcPr>
            <w:tcW w:w="6135" w:type="dxa"/>
          </w:tcPr>
          <w:p w14:paraId="61B61E33" w14:textId="28F931BA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62" w:author="Никита Гринь" w:date="2026-08-05T12:11:00Z" w16du:dateUtc="2026-08-05T09:11:00Z">
                  <w:rPr>
                    <w:del w:id="18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commentRangeStart w:id="1864"/>
            <w:del w:id="186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Реализация</w:delText>
              </w:r>
              <w:commentRangeEnd w:id="1864"/>
              <w:r w:rsidR="00495C72" w:rsidRPr="00910837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  <w:rPrChange w:id="1867" w:author="Никита Гринь" w:date="2026-08-05T12:11:00Z" w16du:dateUtc="2026-08-05T09:11:00Z">
                    <w:rPr>
                      <w:rStyle w:val="a5"/>
                      <w:rFonts w:ascii="Arial" w:eastAsia="Arial" w:hAnsi="Arial" w:cs="Arial"/>
                      <w:color w:val="000000"/>
                      <w:sz w:val="28"/>
                      <w:szCs w:val="28"/>
                    </w:rPr>
                  </w:rPrChange>
                </w:rPr>
                <w:commentReference w:id="1864"/>
              </w:r>
            </w:del>
          </w:p>
        </w:tc>
        <w:tc>
          <w:tcPr>
            <w:tcW w:w="1665" w:type="dxa"/>
          </w:tcPr>
          <w:p w14:paraId="22B16C29" w14:textId="345E07E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6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69" w:author="Никита Гринь" w:date="2026-08-05T12:11:00Z" w16du:dateUtc="2026-08-05T09:11:00Z">
                  <w:rPr>
                    <w:del w:id="187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71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Пункт в ТТ</w:delText>
              </w:r>
            </w:del>
          </w:p>
        </w:tc>
      </w:tr>
      <w:tr w:rsidR="009D43E8" w:rsidRPr="0050000B" w:rsidDel="00C72715" w14:paraId="3DF6457D" w14:textId="6AF83359" w:rsidTr="009D43E8">
        <w:trPr>
          <w:del w:id="1873" w:author="Никита Гринь" w:date="2026-08-04T15:07:00Z"/>
        </w:trPr>
        <w:tc>
          <w:tcPr>
            <w:tcW w:w="1980" w:type="dxa"/>
          </w:tcPr>
          <w:p w14:paraId="0EF2C550" w14:textId="3F82D27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74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75" w:author="Никита Гринь" w:date="2026-08-05T12:11:00Z" w16du:dateUtc="2026-08-05T09:11:00Z">
                  <w:rPr>
                    <w:del w:id="1876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77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-01</w:delText>
              </w:r>
            </w:del>
          </w:p>
        </w:tc>
        <w:tc>
          <w:tcPr>
            <w:tcW w:w="3810" w:type="dxa"/>
          </w:tcPr>
          <w:p w14:paraId="12883687" w14:textId="3F8C5B33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8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882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Модуль Контакт-центра должен иметь возможность для мониторинга всех этапов обработки запросов и корректности ответов.</w:delText>
              </w:r>
            </w:del>
          </w:p>
        </w:tc>
        <w:tc>
          <w:tcPr>
            <w:tcW w:w="6135" w:type="dxa"/>
          </w:tcPr>
          <w:p w14:paraId="0EA08FD2" w14:textId="1D5CD31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8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88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Контакт-центра открывает модуль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тность».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1885" w:author="Никита Гринь" w:date="2026-08-04T15:07:00Z"/>
            <w:sdt>
              <w:sdtPr>
                <w:tag w:val="goog_rdk_203"/>
                <w:id w:val="554843916"/>
              </w:sdtPr>
              <w:sdtContent>
                <w:customXmlDelRangeEnd w:id="1885"/>
                <w:del w:id="1886" w:author="Никита Гринь" w:date="2026-08-04T15:07:00Z" w16du:dateUtc="2026-08-04T12:07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мониторинг этапов обработки: понимание запроса → поиск в базе знаний → ответ модели. </w:delText>
                  </w:r>
                </w:del>
                <w:customXmlDelRangeStart w:id="1887" w:author="Никита Гринь" w:date="2026-08-04T15:07:00Z"/>
              </w:sdtContent>
            </w:sdt>
            <w:customXmlDelRangeEnd w:id="1887"/>
            <w:del w:id="188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операционная панель с текущим состоянием процессов.</w:delText>
              </w:r>
            </w:del>
            <w:del w:id="1889" w:author="Никита Гринь" w:date="2026-08-04T13:23:00Z" w16du:dateUtc="2026-08-04T10:23:00Z"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890"/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commentRangeEnd w:id="1890"/>
            <w:del w:id="1891" w:author="Никита Гринь" w:date="2026-08-04T15:07:00Z" w16du:dateUtc="2026-08-04T12:07:00Z">
              <w:r w:rsidR="007879F5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890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40BA164C" w14:textId="346D94F4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93" w:author="Никита Гринь" w:date="2026-08-05T12:11:00Z" w16du:dateUtc="2026-08-05T09:11:00Z">
                  <w:rPr>
                    <w:del w:id="18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4.7.1</w:delText>
              </w:r>
            </w:del>
          </w:p>
        </w:tc>
      </w:tr>
      <w:tr w:rsidR="009D43E8" w:rsidRPr="0050000B" w:rsidDel="00C72715" w14:paraId="0EAA77F0" w14:textId="07475743" w:rsidTr="009D43E8">
        <w:trPr>
          <w:del w:id="1897" w:author="Никита Гринь" w:date="2026-08-04T15:07:00Z"/>
        </w:trPr>
        <w:tc>
          <w:tcPr>
            <w:tcW w:w="1980" w:type="dxa"/>
          </w:tcPr>
          <w:p w14:paraId="2BD4AB1F" w14:textId="21A7BD6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99" w:author="Никита Гринь" w:date="2026-08-05T12:11:00Z" w16du:dateUtc="2026-08-05T09:11:00Z">
                  <w:rPr>
                    <w:del w:id="19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</w:delText>
              </w:r>
            </w:del>
          </w:p>
        </w:tc>
        <w:tc>
          <w:tcPr>
            <w:tcW w:w="3810" w:type="dxa"/>
          </w:tcPr>
          <w:p w14:paraId="18B58E85" w14:textId="34A023A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06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Модуль Контакт-центра должен автоматически формировать отчеты с результатами по релевантности и полезности ответов модуля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 основе отметок, проставленных операторами канала телефония и онлайн-чата в разрезе ролей пользователей.</w:delText>
              </w:r>
            </w:del>
          </w:p>
        </w:tc>
        <w:tc>
          <w:tcPr>
            <w:tcW w:w="6135" w:type="dxa"/>
          </w:tcPr>
          <w:p w14:paraId="08293805" w14:textId="5162EFF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07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08" w:author="Никита Гринь" w:date="2026-08-04T13:33:00Z" w16du:dateUtc="2026-08-04T10:33:00Z"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909"/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накоплены события обратной связи от операторов</w:delText>
              </w:r>
              <w:commentRangeEnd w:id="1909"/>
              <w:r w:rsidR="00BA567E" w:rsidRPr="003C42DA" w:rsidDel="004739C4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09"/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группировка по каналу: телефония и онлайн-чат.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4739C4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о релевантности и полезности подсказок (§4.7.2). </w:delText>
              </w:r>
            </w:del>
            <w:del w:id="1910" w:author="Никита Гринь" w:date="2026-08-04T13:23:00Z" w16du:dateUtc="2026-08-04T10:23:00Z"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911"/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commentRangeEnd w:id="1911"/>
            <w:del w:id="1912" w:author="Никита Гринь" w:date="2026-08-04T13:33:00Z" w16du:dateUtc="2026-08-04T10:33:00Z">
              <w:r w:rsidR="00655507" w:rsidRPr="003C42DA" w:rsidDel="004739C4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11"/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3056D808" w14:textId="3C36397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1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14" w:author="Никита Гринь" w:date="2026-08-05T12:11:00Z" w16du:dateUtc="2026-08-05T09:11:00Z">
                  <w:rPr>
                    <w:del w:id="1915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16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1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4.7.2</w:delText>
              </w:r>
            </w:del>
          </w:p>
        </w:tc>
      </w:tr>
      <w:tr w:rsidR="009D43E8" w:rsidRPr="0050000B" w:rsidDel="00C72715" w14:paraId="07386CD5" w14:textId="24FDE1D4" w:rsidTr="009D43E8">
        <w:trPr>
          <w:del w:id="1918" w:author="Никита Гринь" w:date="2026-08-04T15:07:00Z"/>
        </w:trPr>
        <w:tc>
          <w:tcPr>
            <w:tcW w:w="1980" w:type="dxa"/>
          </w:tcPr>
          <w:p w14:paraId="3CC7DB2C" w14:textId="1C28ADB5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1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20" w:author="Никита Гринь" w:date="2026-08-05T12:11:00Z" w16du:dateUtc="2026-08-05T09:11:00Z">
                  <w:rPr>
                    <w:del w:id="1921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22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-03</w:delText>
              </w:r>
            </w:del>
          </w:p>
        </w:tc>
        <w:tc>
          <w:tcPr>
            <w:tcW w:w="3810" w:type="dxa"/>
          </w:tcPr>
          <w:p w14:paraId="5A300E89" w14:textId="3803C462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2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27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дашборд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real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time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: активные диалоги, очереди,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SLA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 каналам (тел./онлайн-чат) в режиме реального времени:</w:delText>
              </w:r>
            </w:del>
          </w:p>
        </w:tc>
        <w:tc>
          <w:tcPr>
            <w:tcW w:w="6135" w:type="dxa"/>
          </w:tcPr>
          <w:p w14:paraId="00AA78A9" w14:textId="5F623B34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2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2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супервизор открывает оперативную панель.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показатели обновляются в реальном времени: активные диалоги, очереди, соблюдение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SLA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экран «Оперативная панель» (§4.7.3.1).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-11,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1.</w:delText>
              </w:r>
              <w:r w:rsid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006401" w:rsidRP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Оперативная панель (§4.7.3.1). В режиме реального времени отображаются не только сводные показатели эффективности (очереди, SLA, загрузка), но и сами диалоги каналов телефония и онлайн-чат со всей сопутствующей информацией для анализа: канал, статус диалога, оператор, клиент/идентификатор, тематика, время ожидания/ответа, текст обращения и ответ/подсказка LLM, </w:delText>
              </w:r>
            </w:del>
            <w:del w:id="1930" w:author="Никита Гринь" w:date="2026-08-04T13:38:00Z" w16du:dateUtc="2026-08-04T10:38:00Z"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отметка полезности </w:delText>
              </w:r>
              <w:commentRangeStart w:id="1931"/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(если проставлена)</w:delText>
              </w:r>
              <w:commentRangeEnd w:id="1931"/>
              <w:r w:rsidR="00FC73CC" w:rsidRPr="00006401" w:rsidDel="006F1BDD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31"/>
              </w:r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, признак низкой релевантности или отклонения ответа</w:delText>
              </w:r>
            </w:del>
            <w:del w:id="1932" w:author="Никита Гринь" w:date="2026-08-04T15:07:00Z" w16du:dateUtc="2026-08-04T12:07:00Z">
              <w:r w:rsidR="00006401" w:rsidRP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 Из списка доступен переход в карточку диалога для детального просмотра. Сводные цифры дополняют ленту/список диалогов, но не заменяют её.</w:delText>
              </w:r>
            </w:del>
          </w:p>
        </w:tc>
        <w:tc>
          <w:tcPr>
            <w:tcW w:w="1665" w:type="dxa"/>
          </w:tcPr>
          <w:p w14:paraId="26E3AB89" w14:textId="717EB54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3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34" w:author="Никита Гринь" w:date="2026-08-05T12:11:00Z" w16du:dateUtc="2026-08-05T09:11:00Z">
                  <w:rPr>
                    <w:del w:id="1935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36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3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4.7.3.1</w:delText>
              </w:r>
            </w:del>
          </w:p>
        </w:tc>
      </w:tr>
      <w:tr w:rsidR="009D43E8" w:rsidRPr="0050000B" w:rsidDel="00C72715" w14:paraId="6121C4C4" w14:textId="477D2168" w:rsidTr="009D43E8">
        <w:trPr>
          <w:del w:id="1938" w:author="Никита Гринь" w:date="2026-08-04T15:07:00Z"/>
        </w:trPr>
        <w:tc>
          <w:tcPr>
            <w:tcW w:w="1980" w:type="dxa"/>
          </w:tcPr>
          <w:p w14:paraId="1AB3DFFD" w14:textId="6FDA19C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3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40" w:author="Никита Гринь" w:date="2026-08-05T12:11:00Z" w16du:dateUtc="2026-08-05T09:11:00Z">
                  <w:rPr>
                    <w:del w:id="1941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42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-04</w:delText>
              </w:r>
            </w:del>
          </w:p>
        </w:tc>
        <w:tc>
          <w:tcPr>
            <w:tcW w:w="3810" w:type="dxa"/>
          </w:tcPr>
          <w:p w14:paraId="01A4BC60" w14:textId="21F0FBA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4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47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анализ корректности: сравнение ответа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vs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финальный текст оператора; фидбек </w:delText>
              </w:r>
            </w:del>
            <w:del w:id="1948" w:author="Никита Гринь" w:date="2026-08-04T01:57:00Z" w16du:dateUtc="2026-08-03T22:57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«</w:delText>
              </w:r>
              <w:commentRangeStart w:id="1949"/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воспользовался/нет/неполный/неверно</w:delText>
              </w:r>
              <w:commentRangeEnd w:id="1949"/>
              <w:r w:rsidR="00B359C0" w:rsidRPr="003C42DA" w:rsidDel="00680801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49"/>
              </w:r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» </w:delText>
              </w:r>
            </w:del>
            <w:del w:id="1950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ответов модуля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:</w:delText>
              </w:r>
            </w:del>
          </w:p>
        </w:tc>
        <w:tc>
          <w:tcPr>
            <w:tcW w:w="6135" w:type="dxa"/>
          </w:tcPr>
          <w:p w14:paraId="27DB6756" w14:textId="2CEC812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5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52" w:author="Никита Гринь" w:date="2026-08-05T12:11:00Z" w16du:dateUtc="2026-08-05T09:11:00Z">
                  <w:rPr>
                    <w:del w:id="195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5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сравнивает текст подсказки и финальный ответ оператора.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сопоставление «текст суфл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ра» и «отправлено оператором» с уч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том оценок.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5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5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1957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5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т о корректности ответов (§4.7.3.2).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5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1960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61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6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commentRangeStart w:id="1963"/>
            <w:del w:id="1964" w:author="Никита Гринь" w:date="2026-08-04T13:28:00Z" w16du:dateUtc="2026-08-04T10:28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196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19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-05</w:delText>
              </w:r>
            </w:del>
            <w:commentRangeEnd w:id="1963"/>
            <w:del w:id="1967" w:author="Никита Гринь" w:date="2026-08-04T15:07:00Z" w16du:dateUtc="2026-08-04T12:07:00Z">
              <w:r w:rsidR="00C85FDE" w:rsidRPr="00910837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  <w:rPrChange w:id="1968" w:author="Никита Гринь" w:date="2026-08-05T12:11:00Z" w16du:dateUtc="2026-08-05T09:11:00Z">
                    <w:rPr>
                      <w:rStyle w:val="a5"/>
                      <w:rFonts w:ascii="Arial" w:eastAsia="Arial" w:hAnsi="Arial" w:cs="Arial"/>
                      <w:color w:val="000000"/>
                      <w:sz w:val="28"/>
                      <w:szCs w:val="28"/>
                    </w:rPr>
                  </w:rPrChange>
                </w:rPr>
                <w:commentReference w:id="1963"/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6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27180FC5" w14:textId="752FD7F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71" w:author="Никита Гринь" w:date="2026-08-05T12:11:00Z" w16du:dateUtc="2026-08-05T09:11:00Z">
                  <w:rPr>
                    <w:del w:id="19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7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7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4.7.3.2</w:delText>
              </w:r>
            </w:del>
          </w:p>
        </w:tc>
      </w:tr>
      <w:tr w:rsidR="009D43E8" w:rsidRPr="0050000B" w:rsidDel="00C72715" w14:paraId="122C8E51" w14:textId="2C83AE1A" w:rsidTr="009D43E8">
        <w:trPr>
          <w:del w:id="1975" w:author="Никита Гринь" w:date="2026-08-04T15:07:00Z"/>
        </w:trPr>
        <w:tc>
          <w:tcPr>
            <w:tcW w:w="1980" w:type="dxa"/>
          </w:tcPr>
          <w:p w14:paraId="678688FD" w14:textId="4D4CEFE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7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77" w:author="Никита Гринь" w:date="2026-08-05T12:11:00Z" w16du:dateUtc="2026-08-05T09:11:00Z">
                  <w:rPr>
                    <w:del w:id="197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79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-05</w:delText>
              </w:r>
            </w:del>
          </w:p>
        </w:tc>
        <w:tc>
          <w:tcPr>
            <w:tcW w:w="3810" w:type="dxa"/>
          </w:tcPr>
          <w:p w14:paraId="2F42406E" w14:textId="3A2EC9D3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8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commentRangeStart w:id="1984"/>
            <w:del w:id="1985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производительность: время подсказки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95, </w:delText>
              </w:r>
              <w:commentRangeStart w:id="1986"/>
              <w:r w:rsidDel="00C72715">
                <w:rPr>
                  <w:rFonts w:ascii="Arial" w:eastAsia="Arial" w:hAnsi="Arial" w:cs="Arial"/>
                  <w:color w:val="000000"/>
                </w:rPr>
                <w:delText>AHT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загрузка операторов:</w:delText>
              </w:r>
              <w:commentRangeEnd w:id="1984"/>
              <w:r w:rsidR="007E774B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84"/>
              </w:r>
              <w:commentRangeEnd w:id="1986"/>
              <w:r w:rsidR="004C33DE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1986"/>
              </w:r>
            </w:del>
          </w:p>
        </w:tc>
        <w:tc>
          <w:tcPr>
            <w:tcW w:w="6135" w:type="dxa"/>
          </w:tcPr>
          <w:p w14:paraId="1BAE92BB" w14:textId="1BF613F3" w:rsidR="009D43E8" w:rsidRPr="00D95451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87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8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1989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наступило расписание или запрос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ad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hoc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commentRangeEnd w:id="1989"/>
              <w:r w:rsidR="00D95451" w:rsidRPr="003C42DA" w:rsidDel="00C72715">
                <w:rPr>
                  <w:rStyle w:val="a5"/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  <w:lang w:val="ru-RU"/>
                </w:rPr>
                <w:commentReference w:id="1989"/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Реализовано посредством: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формирование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по расписанию: день / неделя / месяц или по запросу. 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готовый файл отч</w:delText>
              </w:r>
              <w:r w:rsidRPr="00D95451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для скачивания. 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1990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1991" w:author="Никита Гринь" w:date="2026-08-04T15:07:00Z" w16du:dateUtc="2026-08-04T12:07:00Z"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133FD073" w14:textId="151D9FA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93" w:author="Никита Гринь" w:date="2026-08-05T12:11:00Z" w16du:dateUtc="2026-08-05T09:11:00Z">
                  <w:rPr>
                    <w:del w:id="19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4.7.3.3</w:delText>
              </w:r>
            </w:del>
          </w:p>
        </w:tc>
      </w:tr>
      <w:tr w:rsidR="009D43E8" w:rsidRPr="0050000B" w:rsidDel="00C72715" w14:paraId="357A0860" w14:textId="51B4179B" w:rsidTr="009D43E8">
        <w:trPr>
          <w:del w:id="1997" w:author="Никита Гринь" w:date="2026-08-04T15:07:00Z"/>
        </w:trPr>
        <w:tc>
          <w:tcPr>
            <w:tcW w:w="1980" w:type="dxa"/>
          </w:tcPr>
          <w:p w14:paraId="525C784A" w14:textId="69BF9EE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99" w:author="Никита Гринь" w:date="2026-08-05T12:11:00Z" w16du:dateUtc="2026-08-05T09:11:00Z">
                  <w:rPr>
                    <w:del w:id="20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-06</w:delText>
              </w:r>
            </w:del>
          </w:p>
        </w:tc>
        <w:tc>
          <w:tcPr>
            <w:tcW w:w="3810" w:type="dxa"/>
          </w:tcPr>
          <w:p w14:paraId="407F97EF" w14:textId="077664B9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06" w:author="Никита Гринь" w:date="2026-08-05T12:11:00Z" w16du:dateUtc="2026-08-05T09:11:00Z">
                  <w:rPr>
                    <w:del w:id="200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0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автоуведомления при отклонении порогов:</w:delText>
              </w:r>
            </w:del>
          </w:p>
        </w:tc>
        <w:tc>
          <w:tcPr>
            <w:tcW w:w="6135" w:type="dxa"/>
          </w:tcPr>
          <w:p w14:paraId="79F4789F" w14:textId="008FC691" w:rsidR="009D43E8" w:rsidRPr="00025E46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1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1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отклонение </w:delText>
              </w:r>
              <w:commentRangeStart w:id="2012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порога</w:delText>
              </w:r>
              <w:commentRangeEnd w:id="2012"/>
              <w:r w:rsidR="00F53269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12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или закономерность по тематике §4.7.4.5.1.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реализации:автоматическая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отправка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email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/дашборд); аналитик не собирает рассылку вручную.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2013"/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уведомление доставлено</w:delText>
              </w:r>
              <w:commentRangeEnd w:id="2013"/>
              <w:r w:rsidR="00327FAD" w:rsidRPr="00025E46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13"/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014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015" w:author="Никита Гринь" w:date="2026-08-04T15:07:00Z" w16du:dateUtc="2026-08-04T12:07:00Z"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32C472EF" w14:textId="629A3A1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1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17" w:author="Никита Гринь" w:date="2026-08-05T12:11:00Z" w16du:dateUtc="2026-08-05T09:11:00Z">
                  <w:rPr>
                    <w:del w:id="201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19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4.7.3.4, 4.7.4.5.1</w:delText>
              </w:r>
            </w:del>
          </w:p>
        </w:tc>
      </w:tr>
      <w:tr w:rsidR="009D43E8" w:rsidRPr="0050000B" w:rsidDel="00C72715" w14:paraId="5A9711BB" w14:textId="2C880499" w:rsidTr="009D43E8">
        <w:trPr>
          <w:del w:id="2021" w:author="Никита Гринь" w:date="2026-08-04T15:07:00Z"/>
        </w:trPr>
        <w:tc>
          <w:tcPr>
            <w:tcW w:w="1980" w:type="dxa"/>
          </w:tcPr>
          <w:p w14:paraId="25A024A4" w14:textId="151F86A5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2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23" w:author="Никита Гринь" w:date="2026-08-05T12:11:00Z" w16du:dateUtc="2026-08-05T09:11:00Z">
                  <w:rPr>
                    <w:del w:id="202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2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-07</w:delText>
              </w:r>
            </w:del>
          </w:p>
        </w:tc>
        <w:tc>
          <w:tcPr>
            <w:tcW w:w="3810" w:type="dxa"/>
          </w:tcPr>
          <w:p w14:paraId="0BAA7249" w14:textId="3ABCF7C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2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30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релевантности по каналам и тематикам:</w:delText>
              </w:r>
            </w:del>
          </w:p>
        </w:tc>
        <w:tc>
          <w:tcPr>
            <w:tcW w:w="6135" w:type="dxa"/>
          </w:tcPr>
          <w:p w14:paraId="24EF11AB" w14:textId="7B9EBBD9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3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32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Разработчик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настраивает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Реализовано посредством: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2033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конструктор: выбор показателей, формата и шаблона </w:delText>
              </w:r>
              <w:commentRangeEnd w:id="2033"/>
              <w:r w:rsidR="00B35494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33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(§4.7.4.4).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шаблон сохран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н для повторного использования.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2034"/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-01</w:delText>
              </w:r>
              <w:commentRangeEnd w:id="2034"/>
              <w:r w:rsidR="00B35494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34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02859AFA" w14:textId="7E5C0DB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3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36" w:author="Никита Гринь" w:date="2026-08-05T12:11:00Z" w16du:dateUtc="2026-08-05T09:11:00Z">
                  <w:rPr>
                    <w:del w:id="203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3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3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4.7.4.1</w:delText>
              </w:r>
            </w:del>
          </w:p>
        </w:tc>
      </w:tr>
      <w:tr w:rsidR="009D43E8" w:rsidRPr="0050000B" w:rsidDel="00C72715" w14:paraId="3E28B5B2" w14:textId="3AC00433" w:rsidTr="009D43E8">
        <w:trPr>
          <w:del w:id="2040" w:author="Никита Гринь" w:date="2026-08-04T15:07:00Z"/>
        </w:trPr>
        <w:tc>
          <w:tcPr>
            <w:tcW w:w="1980" w:type="dxa"/>
          </w:tcPr>
          <w:p w14:paraId="70901384" w14:textId="1FA2A6BE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4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42" w:author="Никита Гринь" w:date="2026-08-05T12:11:00Z" w16du:dateUtc="2026-08-05T09:11:00Z">
                  <w:rPr>
                    <w:del w:id="204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4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-08</w:delText>
              </w:r>
            </w:del>
          </w:p>
        </w:tc>
        <w:tc>
          <w:tcPr>
            <w:tcW w:w="3810" w:type="dxa"/>
          </w:tcPr>
          <w:p w14:paraId="6249A4F7" w14:textId="4919181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4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4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полезности по отметкам операторов ответов:</w:delText>
              </w:r>
            </w:del>
          </w:p>
        </w:tc>
        <w:tc>
          <w:tcPr>
            <w:tcW w:w="6135" w:type="dxa"/>
          </w:tcPr>
          <w:p w14:paraId="3E4A74DE" w14:textId="06FD9EF6" w:rsidR="009D43E8" w:rsidRPr="00B359C0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5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5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фильтры: канал, период, тематика, </w:delText>
              </w:r>
              <w:commentRangeStart w:id="2052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роль оператора</w:delText>
              </w:r>
              <w:commentRangeEnd w:id="2052"/>
              <w:r w:rsidR="00C61415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52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агрегация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FeedbackEvent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;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показатели §4.7.4.2.1–2: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доля </w:delText>
              </w:r>
              <w:commentRangeStart w:id="2053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«полезно» / «неполно» / «неверно»</w:delText>
              </w:r>
              <w:commentRangeEnd w:id="2053"/>
              <w:r w:rsidR="00B359C0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53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, динамика по периодам, разрез телефония/онлайн-чат. 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Start w:id="2054"/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-01</w:delText>
              </w:r>
              <w:commentRangeEnd w:id="2054"/>
              <w:r w:rsidR="007653AC" w:rsidRPr="00B359C0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54"/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49723A05" w14:textId="7355B9A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5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56" w:author="Никита Гринь" w:date="2026-08-05T12:11:00Z" w16du:dateUtc="2026-08-05T09:11:00Z">
                  <w:rPr>
                    <w:del w:id="205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5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5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4.7.4.2</w:delText>
              </w:r>
            </w:del>
          </w:p>
        </w:tc>
      </w:tr>
      <w:tr w:rsidR="009D43E8" w:rsidRPr="0050000B" w:rsidDel="00C72715" w14:paraId="00C94501" w14:textId="07FD1C10" w:rsidTr="009D43E8">
        <w:trPr>
          <w:del w:id="2060" w:author="Никита Гринь" w:date="2026-08-04T15:07:00Z"/>
        </w:trPr>
        <w:tc>
          <w:tcPr>
            <w:tcW w:w="1980" w:type="dxa"/>
          </w:tcPr>
          <w:p w14:paraId="3ACF4C60" w14:textId="5AFADD3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62" w:author="Никита Гринь" w:date="2026-08-05T12:11:00Z" w16du:dateUtc="2026-08-05T09:11:00Z">
                  <w:rPr>
                    <w:del w:id="20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6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-09</w:delText>
              </w:r>
            </w:del>
          </w:p>
        </w:tc>
        <w:tc>
          <w:tcPr>
            <w:tcW w:w="3810" w:type="dxa"/>
          </w:tcPr>
          <w:p w14:paraId="3DB1C921" w14:textId="402925B2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6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6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некорректных ответов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: причины, частота, примеры:</w:delText>
              </w:r>
            </w:del>
          </w:p>
        </w:tc>
        <w:tc>
          <w:tcPr>
            <w:tcW w:w="6135" w:type="dxa"/>
          </w:tcPr>
          <w:p w14:paraId="687DD10D" w14:textId="0907C84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71" w:author="Никита Гринь" w:date="2026-08-05T12:11:00Z" w16du:dateUtc="2026-08-05T09:11:00Z">
                  <w:rPr>
                    <w:del w:id="20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73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некорректные ответы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(оценка </w:delText>
              </w:r>
              <w:commentRangeStart w:id="2074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«неверно»</w:delText>
              </w:r>
              <w:commentRangeEnd w:id="2074"/>
              <w:r w:rsidR="00B359C0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074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, расхождение подсказки и финального ответа оператора).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классификация причин, частота, примеры диалогов с контекстом.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§4.7.4.3 (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качество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/записей).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07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07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077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7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commentRangeStart w:id="2079"/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</w:delText>
              </w:r>
              <w:commentRangeEnd w:id="2079"/>
              <w:r w:rsidR="000949FF" w:rsidRPr="00910837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  <w:rPrChange w:id="2083" w:author="Никита Гринь" w:date="2026-08-05T12:11:00Z" w16du:dateUtc="2026-08-05T09:11:00Z">
                    <w:rPr>
                      <w:rStyle w:val="a5"/>
                      <w:rFonts w:ascii="Arial" w:eastAsia="Arial" w:hAnsi="Arial" w:cs="Arial"/>
                      <w:color w:val="000000"/>
                      <w:sz w:val="28"/>
                      <w:szCs w:val="28"/>
                    </w:rPr>
                  </w:rPrChange>
                </w:rPr>
                <w:commentReference w:id="2079"/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3DC9C64D" w14:textId="70FBD3E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8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86" w:author="Никита Гринь" w:date="2026-08-05T12:11:00Z" w16du:dateUtc="2026-08-05T09:11:00Z">
                  <w:rPr>
                    <w:del w:id="208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8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4.7.4.3</w:delText>
              </w:r>
            </w:del>
          </w:p>
        </w:tc>
      </w:tr>
      <w:tr w:rsidR="009D43E8" w:rsidRPr="0050000B" w:rsidDel="00C72715" w14:paraId="66F80AD6" w14:textId="157981E2" w:rsidTr="009D43E8">
        <w:trPr>
          <w:del w:id="2090" w:author="Никита Гринь" w:date="2026-08-04T15:07:00Z"/>
        </w:trPr>
        <w:tc>
          <w:tcPr>
            <w:tcW w:w="1980" w:type="dxa"/>
          </w:tcPr>
          <w:p w14:paraId="4468E059" w14:textId="3620E900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9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92" w:author="Никита Гринь" w:date="2026-08-05T12:11:00Z" w16du:dateUtc="2026-08-05T09:11:00Z">
                  <w:rPr>
                    <w:del w:id="209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9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-10</w:delText>
              </w:r>
            </w:del>
          </w:p>
        </w:tc>
        <w:tc>
          <w:tcPr>
            <w:tcW w:w="3810" w:type="dxa"/>
          </w:tcPr>
          <w:p w14:paraId="06739DE3" w14:textId="28CDE69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9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периодические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ты для аналитиков/руководителей для аналитиков и управленцев:</w:delText>
              </w:r>
            </w:del>
          </w:p>
        </w:tc>
        <w:tc>
          <w:tcPr>
            <w:tcW w:w="6135" w:type="dxa"/>
          </w:tcPr>
          <w:p w14:paraId="1C7CCD75" w14:textId="3C86AB1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0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01" w:author="Никита Гринь" w:date="2026-08-05T12:11:00Z" w16du:dateUtc="2026-08-05T09:11:00Z">
                  <w:rPr>
                    <w:del w:id="210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03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формирует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по операторам.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группировка показателей по каждому оператору.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4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0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сводная оценка работы оператора.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107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8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del w:id="2110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1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1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  <w:del w:id="211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1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7AE2B99F" w14:textId="0FC8628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1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16" w:author="Никита Гринь" w:date="2026-08-05T12:11:00Z" w16du:dateUtc="2026-08-05T09:11:00Z">
                  <w:rPr>
                    <w:del w:id="211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1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1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4.7.4.4</w:delText>
              </w:r>
            </w:del>
          </w:p>
        </w:tc>
      </w:tr>
      <w:tr w:rsidR="009D43E8" w:rsidRPr="0050000B" w:rsidDel="00C72715" w14:paraId="38702E56" w14:textId="4910AFB4" w:rsidTr="009D43E8">
        <w:trPr>
          <w:del w:id="2120" w:author="Никита Гринь" w:date="2026-08-04T15:07:00Z"/>
        </w:trPr>
        <w:tc>
          <w:tcPr>
            <w:tcW w:w="1980" w:type="dxa"/>
          </w:tcPr>
          <w:p w14:paraId="54C49A2B" w14:textId="35DD826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2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22" w:author="Никита Гринь" w:date="2026-08-05T12:11:00Z" w16du:dateUtc="2026-08-05T09:11:00Z">
                  <w:rPr>
                    <w:del w:id="212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2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-11</w:delText>
              </w:r>
            </w:del>
          </w:p>
        </w:tc>
        <w:tc>
          <w:tcPr>
            <w:tcW w:w="3810" w:type="dxa"/>
          </w:tcPr>
          <w:p w14:paraId="155B4914" w14:textId="23CEEA28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2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2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отчеты должны быть доступны в разных форматах (.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.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 и содержать сводные данные по каналам, качеству обслуживания и показателям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чтобы их можно было использовать для улучшения клиентского сервиса.</w:delText>
              </w:r>
            </w:del>
          </w:p>
        </w:tc>
        <w:tc>
          <w:tcPr>
            <w:tcW w:w="6135" w:type="dxa"/>
          </w:tcPr>
          <w:p w14:paraId="6A0F357E" w14:textId="48207D43" w:rsidR="009D43E8" w:rsidRPr="00843813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3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3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запрашивает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с разбивкой по каналам обслуживания.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сбор показателей телефонии и онлайн-чата: объ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м обращений, качество, использование подсказок.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сводная панель по каналам; выгрузка в </w:delText>
              </w:r>
              <w:commentRangeStart w:id="2132"/>
              <w:r w:rsidDel="00C72715">
                <w:rPr>
                  <w:rFonts w:ascii="Arial" w:eastAsia="Arial" w:hAnsi="Arial" w:cs="Arial"/>
                  <w:color w:val="000000"/>
                </w:rPr>
                <w:delText>Excel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commentRangeEnd w:id="2132"/>
              <w:r w:rsidR="00843813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132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для улучшения сервиса. 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843813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133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134" w:author="Никита Гринь" w:date="2026-08-04T15:07:00Z" w16du:dateUtc="2026-08-04T12:07:00Z">
              <w:r w:rsidRPr="00843813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64840993" w14:textId="3C23EB8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3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36" w:author="Никита Гринь" w:date="2026-08-05T12:11:00Z" w16du:dateUtc="2026-08-05T09:11:00Z">
                  <w:rPr>
                    <w:del w:id="213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3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3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4.7.4.4.1</w:delText>
              </w:r>
            </w:del>
          </w:p>
        </w:tc>
      </w:tr>
      <w:tr w:rsidR="009D43E8" w:rsidRPr="0050000B" w:rsidDel="00C72715" w14:paraId="408D1E4D" w14:textId="5F5A9D7D" w:rsidTr="009D43E8">
        <w:trPr>
          <w:del w:id="2140" w:author="Никита Гринь" w:date="2026-08-04T15:07:00Z"/>
        </w:trPr>
        <w:tc>
          <w:tcPr>
            <w:tcW w:w="1980" w:type="dxa"/>
          </w:tcPr>
          <w:p w14:paraId="42AE5C3A" w14:textId="247BDC7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4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42" w:author="Никита Гринь" w:date="2026-08-05T12:11:00Z" w16du:dateUtc="2026-08-05T09:11:00Z">
                  <w:rPr>
                    <w:del w:id="214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4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-12</w:delText>
              </w:r>
            </w:del>
          </w:p>
        </w:tc>
        <w:tc>
          <w:tcPr>
            <w:tcW w:w="3810" w:type="dxa"/>
          </w:tcPr>
          <w:p w14:paraId="361505BF" w14:textId="2B8EC45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4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4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выявление закономерностей (повторные обращения, «бь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тся» в каналы):</w:delText>
              </w:r>
            </w:del>
          </w:p>
        </w:tc>
        <w:tc>
          <w:tcPr>
            <w:tcW w:w="6135" w:type="dxa"/>
          </w:tcPr>
          <w:p w14:paraId="5F8A40B5" w14:textId="6C29427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5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5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накоплена история обращений клиентов.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анализ повторных обращений и переключений между каналами.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о закономерностях для улучшения </w:delText>
              </w:r>
              <w:commentRangeStart w:id="2152"/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маршрутизации</w:delText>
              </w:r>
              <w:commentRangeEnd w:id="2152"/>
              <w:r w:rsidR="00623408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</w:rPr>
                <w:commentReference w:id="2152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153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15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55E1552A" w14:textId="009E98DA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5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56" w:author="Никита Гринь" w:date="2026-08-05T12:11:00Z" w16du:dateUtc="2026-08-05T09:11:00Z">
                  <w:rPr>
                    <w:del w:id="215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5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5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4.7.4.5</w:delText>
              </w:r>
            </w:del>
          </w:p>
        </w:tc>
      </w:tr>
      <w:tr w:rsidR="009D43E8" w:rsidRPr="0050000B" w:rsidDel="00C72715" w14:paraId="09212D25" w14:textId="32D3304D" w:rsidTr="009D43E8">
        <w:trPr>
          <w:del w:id="2160" w:author="Никита Гринь" w:date="2026-08-04T15:07:00Z"/>
        </w:trPr>
        <w:tc>
          <w:tcPr>
            <w:tcW w:w="1980" w:type="dxa"/>
          </w:tcPr>
          <w:p w14:paraId="00D034FC" w14:textId="0E8D8570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62" w:author="Никита Гринь" w:date="2026-08-05T12:11:00Z" w16du:dateUtc="2026-08-05T09:11:00Z">
                  <w:rPr>
                    <w:del w:id="21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commentRangeStart w:id="2164"/>
            <w:del w:id="216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-13</w:delText>
              </w:r>
              <w:commentRangeEnd w:id="2164"/>
              <w:r w:rsidR="00EE2D41" w:rsidRPr="00910837" w:rsidDel="00C72715">
                <w:rPr>
                  <w:rStyle w:val="a5"/>
                  <w:rFonts w:ascii="Arial" w:eastAsia="Arial" w:hAnsi="Arial" w:cs="Arial"/>
                  <w:color w:val="000000"/>
                  <w:sz w:val="28"/>
                  <w:szCs w:val="28"/>
                  <w:lang w:val="ru-RU"/>
                  <w:rPrChange w:id="2169" w:author="Никита Гринь" w:date="2026-08-05T12:11:00Z" w16du:dateUtc="2026-08-05T09:11:00Z">
                    <w:rPr>
                      <w:rStyle w:val="a5"/>
                      <w:rFonts w:ascii="Arial" w:eastAsia="Arial" w:hAnsi="Arial" w:cs="Arial"/>
                      <w:color w:val="000000"/>
                      <w:sz w:val="28"/>
                      <w:szCs w:val="28"/>
                    </w:rPr>
                  </w:rPrChange>
                </w:rPr>
                <w:commentReference w:id="2164"/>
              </w:r>
            </w:del>
          </w:p>
        </w:tc>
        <w:tc>
          <w:tcPr>
            <w:tcW w:w="3810" w:type="dxa"/>
          </w:tcPr>
          <w:p w14:paraId="4E8D6630" w14:textId="7AAA5CF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71" w:author="Никита Гринь" w:date="2026-08-05T12:11:00Z" w16du:dateUtc="2026-08-05T09:11:00Z">
                  <w:rPr>
                    <w:del w:id="21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7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7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закономерности по тематике обращения:</w:delText>
              </w:r>
            </w:del>
          </w:p>
        </w:tc>
        <w:tc>
          <w:tcPr>
            <w:tcW w:w="6135" w:type="dxa"/>
          </w:tcPr>
          <w:p w14:paraId="21961396" w14:textId="5953B83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7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76" w:author="Никита Гринь" w:date="2026-08-05T12:11:00Z" w16du:dateUtc="2026-08-05T09:11:00Z">
                  <w:rPr>
                    <w:del w:id="217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7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история обращений.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анализ по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тематике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§4.7.4.5 + триггер автоуведомления.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7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2181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т.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83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184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8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del w:id="2187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8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8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  <w:del w:id="2190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9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157A1FC3" w14:textId="6378F81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93" w:author="Никита Гринь" w:date="2026-08-05T12:11:00Z" w16du:dateUtc="2026-08-05T09:11:00Z">
                  <w:rPr>
                    <w:del w:id="21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4.7.4.5</w:delText>
              </w:r>
            </w:del>
          </w:p>
        </w:tc>
      </w:tr>
      <w:tr w:rsidR="009D43E8" w:rsidRPr="0050000B" w:rsidDel="00C72715" w14:paraId="364CAAB5" w14:textId="20BDFC46" w:rsidTr="009D43E8">
        <w:trPr>
          <w:del w:id="2197" w:author="Никита Гринь" w:date="2026-08-04T15:07:00Z"/>
        </w:trPr>
        <w:tc>
          <w:tcPr>
            <w:tcW w:w="1980" w:type="dxa"/>
          </w:tcPr>
          <w:p w14:paraId="58CDABD9" w14:textId="318AE04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99" w:author="Никита Гринь" w:date="2026-08-05T12:11:00Z" w16du:dateUtc="2026-08-05T09:11:00Z">
                  <w:rPr>
                    <w:del w:id="22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</w:p>
        </w:tc>
        <w:tc>
          <w:tcPr>
            <w:tcW w:w="3810" w:type="dxa"/>
          </w:tcPr>
          <w:p w14:paraId="654681A4" w14:textId="25DA661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06" w:author="Никита Гринь" w:date="2026-08-05T12:11:00Z" w16du:dateUtc="2026-08-05T09:11:00Z">
                  <w:rPr>
                    <w:del w:id="220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0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конструктор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2210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1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тов §4.7.8.1–4.7.8.4:</w:delText>
              </w:r>
            </w:del>
          </w:p>
        </w:tc>
        <w:tc>
          <w:tcPr>
            <w:tcW w:w="6135" w:type="dxa"/>
          </w:tcPr>
          <w:p w14:paraId="5CE85A4D" w14:textId="2A85AE6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1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13" w:author="Никита Гринь" w:date="2026-08-05T12:11:00Z" w16du:dateUtc="2026-08-05T09:11:00Z">
                  <w:rPr>
                    <w:del w:id="221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15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созда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шаблон.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показатели, фильтры, формат.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1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1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конструктор §4.7.8.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18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21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20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-01.</w:delText>
              </w:r>
            </w:del>
          </w:p>
        </w:tc>
        <w:tc>
          <w:tcPr>
            <w:tcW w:w="1665" w:type="dxa"/>
          </w:tcPr>
          <w:p w14:paraId="58DD2120" w14:textId="08D64FB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2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26" w:author="Никита Гринь" w:date="2026-08-05T12:11:00Z" w16du:dateUtc="2026-08-05T09:11:00Z">
                  <w:rPr>
                    <w:del w:id="222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2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4.7.8.1–4.7.8.4</w:delText>
              </w:r>
            </w:del>
          </w:p>
        </w:tc>
      </w:tr>
      <w:tr w:rsidR="009D43E8" w:rsidRPr="0050000B" w:rsidDel="00C72715" w14:paraId="297640A0" w14:textId="2FCFC05F" w:rsidTr="009D43E8">
        <w:trPr>
          <w:del w:id="2230" w:author="Никита Гринь" w:date="2026-08-04T15:07:00Z"/>
        </w:trPr>
        <w:tc>
          <w:tcPr>
            <w:tcW w:w="1980" w:type="dxa"/>
          </w:tcPr>
          <w:p w14:paraId="363DB2AD" w14:textId="63095E6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3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32" w:author="Никита Гринь" w:date="2026-08-05T12:11:00Z" w16du:dateUtc="2026-08-05T09:11:00Z">
                  <w:rPr>
                    <w:del w:id="223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3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-15</w:delText>
              </w:r>
            </w:del>
          </w:p>
        </w:tc>
        <w:tc>
          <w:tcPr>
            <w:tcW w:w="3810" w:type="dxa"/>
          </w:tcPr>
          <w:p w14:paraId="77FC7747" w14:textId="6098F6E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3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23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единая история каналов в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тах:</w:delText>
              </w:r>
            </w:del>
          </w:p>
        </w:tc>
        <w:tc>
          <w:tcPr>
            <w:tcW w:w="6135" w:type="dxa"/>
          </w:tcPr>
          <w:p w14:paraId="2B78D63B" w14:textId="0638FE97" w:rsidR="009D43E8" w:rsidRPr="00025E46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4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24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клиент обращался в телефонии и онлайн-чате.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сквозная история §4.3.1.13–14.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единая карточка клиента.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-13.</w:delText>
              </w:r>
            </w:del>
          </w:p>
        </w:tc>
        <w:tc>
          <w:tcPr>
            <w:tcW w:w="1665" w:type="dxa"/>
          </w:tcPr>
          <w:p w14:paraId="55BF5D97" w14:textId="305E6184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4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43" w:author="Никита Гринь" w:date="2026-08-05T12:11:00Z" w16du:dateUtc="2026-08-05T09:11:00Z">
                  <w:rPr>
                    <w:del w:id="224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4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4.3.1.13, 4.3.1.14</w:delText>
              </w:r>
            </w:del>
          </w:p>
        </w:tc>
      </w:tr>
    </w:tbl>
    <w:p w14:paraId="717392F7" w14:textId="77777777" w:rsidR="00AF5052" w:rsidRDefault="00AF5052">
      <w:pPr>
        <w:pStyle w:val="3"/>
        <w:rPr>
          <w:ins w:id="2247" w:author="Никита Гринь" w:date="2026-08-04T14:42:00Z" w16du:dateUtc="2026-08-04T11:42:00Z"/>
          <w:rFonts w:ascii="Arial" w:eastAsia="Arial" w:hAnsi="Arial" w:cs="Arial"/>
          <w:lang w:val="ru-RU"/>
        </w:rPr>
      </w:pPr>
      <w:bookmarkStart w:id="2248" w:name="bookmark=id.9ir7bvk5qnt7" w:colFirst="0" w:colLast="0"/>
      <w:bookmarkEnd w:id="2248"/>
    </w:p>
    <w:tbl>
      <w:tblPr>
        <w:tblStyle w:val="af3"/>
        <w:tblW w:w="12895" w:type="dxa"/>
        <w:tblLook w:val="04A0" w:firstRow="1" w:lastRow="0" w:firstColumn="1" w:lastColumn="0" w:noHBand="0" w:noVBand="1"/>
        <w:tblPrChange w:id="2249" w:author="Никита Гринь" w:date="2026-08-04T14:43:00Z" w16du:dateUtc="2026-08-04T11:43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00"/>
        <w:gridCol w:w="4087"/>
        <w:gridCol w:w="6476"/>
        <w:gridCol w:w="1132"/>
        <w:tblGridChange w:id="2250">
          <w:tblGrid>
            <w:gridCol w:w="1200"/>
            <w:gridCol w:w="82"/>
            <w:gridCol w:w="4005"/>
            <w:gridCol w:w="237"/>
            <w:gridCol w:w="5904"/>
            <w:gridCol w:w="335"/>
            <w:gridCol w:w="1132"/>
            <w:gridCol w:w="55"/>
          </w:tblGrid>
        </w:tblGridChange>
      </w:tblGrid>
      <w:tr w:rsidR="00C061A1" w:rsidRPr="00C061A1" w14:paraId="59730259" w14:textId="77777777" w:rsidTr="00C061A1">
        <w:trPr>
          <w:trHeight w:val="292"/>
          <w:ins w:id="2251" w:author="Никита Гринь" w:date="2026-08-04T14:42:00Z"/>
          <w:trPrChange w:id="2252" w:author="Никита Гринь" w:date="2026-08-04T14:43:00Z" w16du:dateUtc="2026-08-04T11:43:00Z">
            <w:trPr>
              <w:trHeight w:val="292"/>
            </w:trPr>
          </w:trPrChange>
        </w:trPr>
        <w:tc>
          <w:tcPr>
            <w:tcW w:w="1231" w:type="dxa"/>
            <w:hideMark/>
            <w:tcPrChange w:id="225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E27A7B8" w14:textId="77777777" w:rsidR="00C061A1" w:rsidRPr="00C061A1" w:rsidRDefault="00C061A1">
            <w:pPr>
              <w:rPr>
                <w:ins w:id="2254" w:author="Никита Гринь" w:date="2026-08-04T14:42:00Z"/>
                <w:b/>
                <w:bCs/>
              </w:rPr>
            </w:pPr>
            <w:ins w:id="2255" w:author="Никита Гринь" w:date="2026-08-04T14:42:00Z">
              <w:r w:rsidRPr="00C061A1">
                <w:rPr>
                  <w:b/>
                  <w:bCs/>
                </w:rPr>
                <w:t>ID</w:t>
              </w:r>
            </w:ins>
          </w:p>
        </w:tc>
        <w:tc>
          <w:tcPr>
            <w:tcW w:w="4146" w:type="dxa"/>
            <w:hideMark/>
            <w:tcPrChange w:id="225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25A20AD" w14:textId="77777777" w:rsidR="00C061A1" w:rsidRPr="00C061A1" w:rsidRDefault="00C061A1">
            <w:pPr>
              <w:rPr>
                <w:ins w:id="2257" w:author="Никита Гринь" w:date="2026-08-04T14:42:00Z"/>
                <w:b/>
                <w:bCs/>
              </w:rPr>
            </w:pPr>
            <w:ins w:id="2258" w:author="Никита Гринь" w:date="2026-08-04T14:42:00Z">
              <w:r w:rsidRPr="00C061A1">
                <w:rPr>
                  <w:b/>
                  <w:bCs/>
                </w:rPr>
                <w:t>Описание</w:t>
              </w:r>
            </w:ins>
          </w:p>
        </w:tc>
        <w:tc>
          <w:tcPr>
            <w:tcW w:w="6667" w:type="dxa"/>
            <w:hideMark/>
            <w:tcPrChange w:id="225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26A456BB" w14:textId="77777777" w:rsidR="00C061A1" w:rsidRPr="00C061A1" w:rsidRDefault="00C061A1">
            <w:pPr>
              <w:rPr>
                <w:ins w:id="2260" w:author="Никита Гринь" w:date="2026-08-04T14:42:00Z"/>
                <w:b/>
                <w:bCs/>
              </w:rPr>
            </w:pPr>
            <w:ins w:id="2261" w:author="Никита Гринь" w:date="2026-08-04T14:42:00Z">
              <w:r w:rsidRPr="00C061A1">
                <w:rPr>
                  <w:b/>
                  <w:bCs/>
                </w:rPr>
                <w:t>Реализация</w:t>
              </w:r>
            </w:ins>
          </w:p>
        </w:tc>
        <w:tc>
          <w:tcPr>
            <w:tcW w:w="851" w:type="dxa"/>
            <w:hideMark/>
            <w:tcPrChange w:id="226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99FFB29" w14:textId="77777777" w:rsidR="00C061A1" w:rsidRPr="00C061A1" w:rsidRDefault="00C061A1">
            <w:pPr>
              <w:rPr>
                <w:ins w:id="2263" w:author="Никита Гринь" w:date="2026-08-04T14:42:00Z"/>
                <w:b/>
                <w:bCs/>
              </w:rPr>
            </w:pPr>
            <w:ins w:id="2264" w:author="Никита Гринь" w:date="2026-08-04T14:42:00Z">
              <w:r w:rsidRPr="00C061A1">
                <w:rPr>
                  <w:b/>
                  <w:bCs/>
                </w:rPr>
                <w:t>Пункт в ТТ</w:t>
              </w:r>
            </w:ins>
          </w:p>
        </w:tc>
      </w:tr>
      <w:tr w:rsidR="00C061A1" w:rsidRPr="00C061A1" w14:paraId="5514E918" w14:textId="77777777" w:rsidTr="00C061A1">
        <w:trPr>
          <w:trHeight w:val="2332"/>
          <w:ins w:id="2265" w:author="Никита Гринь" w:date="2026-08-04T14:42:00Z"/>
          <w:trPrChange w:id="2266" w:author="Никита Гринь" w:date="2026-08-04T14:43:00Z" w16du:dateUtc="2026-08-04T11:43:00Z">
            <w:trPr>
              <w:trHeight w:val="2332"/>
            </w:trPr>
          </w:trPrChange>
        </w:trPr>
        <w:tc>
          <w:tcPr>
            <w:tcW w:w="1231" w:type="dxa"/>
            <w:hideMark/>
            <w:tcPrChange w:id="2267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C2E01DA" w14:textId="77777777" w:rsidR="00C061A1" w:rsidRPr="00C061A1" w:rsidRDefault="00C061A1">
            <w:pPr>
              <w:rPr>
                <w:ins w:id="2268" w:author="Никита Гринь" w:date="2026-08-04T14:42:00Z"/>
              </w:rPr>
            </w:pPr>
            <w:ins w:id="2269" w:author="Никита Гринь" w:date="2026-08-04T14:42:00Z">
              <w:r w:rsidRPr="00C061A1">
                <w:t>FR-RPT-CC-01</w:t>
              </w:r>
            </w:ins>
          </w:p>
        </w:tc>
        <w:tc>
          <w:tcPr>
            <w:tcW w:w="4146" w:type="dxa"/>
            <w:hideMark/>
            <w:tcPrChange w:id="2270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C09C2C9" w14:textId="77777777" w:rsidR="00C061A1" w:rsidRPr="00C061A1" w:rsidRDefault="00C061A1">
            <w:pPr>
              <w:rPr>
                <w:ins w:id="2271" w:author="Никита Гринь" w:date="2026-08-04T14:42:00Z"/>
                <w:lang w:val="ru-RU"/>
                <w:rPrChange w:id="2272" w:author="Никита Гринь" w:date="2026-08-04T14:42:00Z" w16du:dateUtc="2026-08-04T11:42:00Z">
                  <w:rPr>
                    <w:ins w:id="2273" w:author="Никита Гринь" w:date="2026-08-04T14:42:00Z"/>
                  </w:rPr>
                </w:rPrChange>
              </w:rPr>
            </w:pPr>
            <w:ins w:id="2274" w:author="Никита Гринь" w:date="2026-08-04T14:42:00Z">
              <w:r w:rsidRPr="00C061A1">
                <w:rPr>
                  <w:lang w:val="ru-RU"/>
                  <w:rPrChange w:id="2275" w:author="Никита Гринь" w:date="2026-08-04T14:42:00Z" w16du:dateUtc="2026-08-04T11:42:00Z">
                    <w:rPr/>
                  </w:rPrChange>
                </w:rPr>
                <w:t>Модуль Контакт-центра должен иметь возможность для мониторинга всех этапов обработки запросов и корректности ответов.</w:t>
              </w:r>
            </w:ins>
          </w:p>
        </w:tc>
        <w:tc>
          <w:tcPr>
            <w:tcW w:w="6667" w:type="dxa"/>
            <w:hideMark/>
            <w:tcPrChange w:id="227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D829ADF" w14:textId="77777777" w:rsidR="00C061A1" w:rsidRPr="00C061A1" w:rsidRDefault="00C061A1">
            <w:pPr>
              <w:rPr>
                <w:ins w:id="2277" w:author="Никита Гринь" w:date="2026-08-04T14:42:00Z"/>
                <w:lang w:val="ru-RU"/>
                <w:rPrChange w:id="2278" w:author="Никита Гринь" w:date="2026-08-04T14:42:00Z" w16du:dateUtc="2026-08-04T11:42:00Z">
                  <w:rPr>
                    <w:ins w:id="2279" w:author="Никита Гринь" w:date="2026-08-04T14:42:00Z"/>
                  </w:rPr>
                </w:rPrChange>
              </w:rPr>
            </w:pPr>
            <w:ins w:id="2280" w:author="Никита Гринь" w:date="2026-08-04T14:42:00Z">
              <w:r w:rsidRPr="00C061A1">
                <w:rPr>
                  <w:lang w:val="ru-RU"/>
                  <w:rPrChange w:id="2281" w:author="Никита Гринь" w:date="2026-08-04T14:42:00Z" w16du:dateUtc="2026-08-04T11:42:00Z">
                    <w:rPr/>
                  </w:rPrChange>
                </w:rPr>
                <w:t xml:space="preserve">Готовый функционал мониторинга (не конструктор). Назначение: контроль этапов обработки запроса </w:t>
              </w:r>
              <w:r w:rsidRPr="00C061A1">
                <w:t>LLM</w:t>
              </w:r>
              <w:r w:rsidRPr="00C061A1">
                <w:rPr>
                  <w:lang w:val="ru-RU"/>
                  <w:rPrChange w:id="2282" w:author="Никита Гринь" w:date="2026-08-04T14:42:00Z" w16du:dateUtc="2026-08-04T11:42:00Z">
                    <w:rPr/>
                  </w:rPrChange>
                </w:rPr>
                <w:t xml:space="preserve"> и корректности ответов. Состав: этапы понимание запроса → поиск в СУЗ → формирование ответа </w:t>
              </w:r>
              <w:r w:rsidRPr="00C061A1">
                <w:t>LLM</w:t>
              </w:r>
              <w:r w:rsidRPr="00C061A1">
                <w:rPr>
                  <w:lang w:val="ru-RU"/>
                  <w:rPrChange w:id="2283" w:author="Никита Гринь" w:date="2026-08-04T14:42:00Z" w16du:dateUtc="2026-08-04T11:42:00Z">
                    <w:rPr/>
                  </w:rPrChange>
                </w:rPr>
                <w:t xml:space="preserve"> → отображение оператору; статусы этапов; канал; % релевантности либо явно «не проставлен»; отметка полезности («воспользовался» / «не воспользовался» / «неполный ответ» либо явно «не проставлена»). Фильтры: период, канал (телефония / онлайн-чат). Вид: операционная панель / список обращений с переходом в карточку. Периоды: </w:t>
              </w:r>
              <w:r w:rsidRPr="00C061A1">
                <w:t>real</w:t>
              </w:r>
              <w:r w:rsidRPr="00C061A1">
                <w:rPr>
                  <w:lang w:val="ru-RU"/>
                  <w:rPrChange w:id="2284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285" w:author="Никита Гринь" w:date="2026-08-04T14:42:00Z" w16du:dateUtc="2026-08-04T11:42:00Z">
                    <w:rPr/>
                  </w:rPrChange>
                </w:rPr>
                <w:t xml:space="preserve"> и произвольный диапазон.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286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287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288" w:author="Никита Гринь" w:date="2026-08-04T14:42:00Z" w16du:dateUtc="2026-08-04T11:42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289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290" w:author="Никита Гринь" w:date="2026-08-04T14:42:00Z" w16du:dateUtc="2026-08-04T11:42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29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67C2E9C" w14:textId="77777777" w:rsidR="00C061A1" w:rsidRPr="00C061A1" w:rsidRDefault="00C061A1">
            <w:pPr>
              <w:rPr>
                <w:ins w:id="2292" w:author="Никита Гринь" w:date="2026-08-04T14:42:00Z"/>
              </w:rPr>
            </w:pPr>
            <w:ins w:id="2293" w:author="Никита Гринь" w:date="2026-08-04T14:42:00Z">
              <w:r w:rsidRPr="00C061A1">
                <w:t>4.7.1</w:t>
              </w:r>
            </w:ins>
          </w:p>
        </w:tc>
      </w:tr>
      <w:tr w:rsidR="00C061A1" w:rsidRPr="00C061A1" w14:paraId="3EDFD27E" w14:textId="77777777" w:rsidTr="00C061A1">
        <w:trPr>
          <w:trHeight w:val="2623"/>
          <w:ins w:id="2294" w:author="Никита Гринь" w:date="2026-08-04T14:42:00Z"/>
          <w:trPrChange w:id="2295" w:author="Никита Гринь" w:date="2026-08-04T14:43:00Z" w16du:dateUtc="2026-08-04T11:43:00Z">
            <w:trPr>
              <w:trHeight w:val="2623"/>
            </w:trPr>
          </w:trPrChange>
        </w:trPr>
        <w:tc>
          <w:tcPr>
            <w:tcW w:w="1231" w:type="dxa"/>
            <w:hideMark/>
            <w:tcPrChange w:id="229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E3F1011" w14:textId="77777777" w:rsidR="00C061A1" w:rsidRPr="00C061A1" w:rsidRDefault="00C061A1">
            <w:pPr>
              <w:rPr>
                <w:ins w:id="2297" w:author="Никита Гринь" w:date="2026-08-04T14:42:00Z"/>
              </w:rPr>
            </w:pPr>
            <w:ins w:id="2298" w:author="Никита Гринь" w:date="2026-08-04T14:42:00Z">
              <w:r w:rsidRPr="00C061A1">
                <w:t>FR-RPT-CC-02</w:t>
              </w:r>
            </w:ins>
          </w:p>
        </w:tc>
        <w:tc>
          <w:tcPr>
            <w:tcW w:w="4146" w:type="dxa"/>
            <w:hideMark/>
            <w:tcPrChange w:id="229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458278D" w14:textId="77777777" w:rsidR="00C061A1" w:rsidRPr="00C061A1" w:rsidRDefault="00C061A1">
            <w:pPr>
              <w:rPr>
                <w:ins w:id="2300" w:author="Никита Гринь" w:date="2026-08-04T14:42:00Z"/>
                <w:lang w:val="ru-RU"/>
                <w:rPrChange w:id="2301" w:author="Никита Гринь" w:date="2026-08-04T14:42:00Z" w16du:dateUtc="2026-08-04T11:42:00Z">
                  <w:rPr>
                    <w:ins w:id="2302" w:author="Никита Гринь" w:date="2026-08-04T14:42:00Z"/>
                  </w:rPr>
                </w:rPrChange>
              </w:rPr>
            </w:pPr>
            <w:ins w:id="2303" w:author="Никита Гринь" w:date="2026-08-04T14:42:00Z">
              <w:r w:rsidRPr="00C061A1">
                <w:rPr>
                  <w:lang w:val="ru-RU"/>
                  <w:rPrChange w:id="2304" w:author="Никита Гринь" w:date="2026-08-04T14:42:00Z" w16du:dateUtc="2026-08-04T11:42:00Z">
                    <w:rPr/>
                  </w:rPrChange>
                </w:rPr>
                <w:t xml:space="preserve">Модуль Контакт-центра должен автоматически формировать отчеты с результатами по релевантности и полезности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05" w:author="Никита Гринь" w:date="2026-08-04T14:42:00Z" w16du:dateUtc="2026-08-04T11:42:00Z">
                    <w:rPr/>
                  </w:rPrChange>
                </w:rPr>
                <w:t xml:space="preserve"> на основе отметок, проставленных операторами канала телефония и онлайн-чата в разрезе ролей пользователей.</w:t>
              </w:r>
            </w:ins>
          </w:p>
        </w:tc>
        <w:tc>
          <w:tcPr>
            <w:tcW w:w="6667" w:type="dxa"/>
            <w:hideMark/>
            <w:tcPrChange w:id="230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F24215" w14:textId="77777777" w:rsidR="00C061A1" w:rsidRPr="00C061A1" w:rsidRDefault="00C061A1">
            <w:pPr>
              <w:rPr>
                <w:ins w:id="2307" w:author="Никита Гринь" w:date="2026-08-04T14:42:00Z"/>
              </w:rPr>
            </w:pPr>
            <w:ins w:id="2308" w:author="Никита Гринь" w:date="2026-08-04T14:42:00Z">
              <w:r w:rsidRPr="00C061A1">
                <w:rPr>
                  <w:lang w:val="ru-RU"/>
                  <w:rPrChange w:id="2309" w:author="Никита Гринь" w:date="2026-08-04T14:42:00Z" w16du:dateUtc="2026-08-04T11:42:00Z">
                    <w:rPr/>
                  </w:rPrChange>
                </w:rPr>
                <w:t xml:space="preserve">Готовый отчёт (не конструктор). Назначение: автоматический отчёт по релевантности (%) и полезности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10" w:author="Никита Гринь" w:date="2026-08-04T14:42:00Z" w16du:dateUtc="2026-08-04T11:42:00Z">
                    <w:rPr/>
                  </w:rPrChange>
                </w:rPr>
                <w:t xml:space="preserve">. Показатели: среднее % релевантности; распределение %; доли отметок «воспользовался» / «не воспользовался» / «неполный ответ»; доля без отметки («не проставлена»). Формулы: среднее % релевантности = сумма % / число ответов с проставленным %; доля статуса = число ответов со статусом / число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11" w:author="Никита Гринь" w:date="2026-08-04T14:42:00Z" w16du:dateUtc="2026-08-04T11:42:00Z">
                    <w:rPr/>
                  </w:rPrChange>
                </w:rPr>
                <w:t xml:space="preserve"> за период × 100%. Разрезы: канал (телефония / онлайн-чат), роль пользователя, оператор. Фильтры: период, канал, роль, оператор, </w:t>
              </w:r>
              <w:r w:rsidRPr="00C061A1">
                <w:rPr>
                  <w:lang w:val="ru-RU"/>
                  <w:rPrChange w:id="2312" w:author="Никита Гринь" w:date="2026-08-04T14:42:00Z" w16du:dateUtc="2026-08-04T11:42:00Z">
                    <w:rPr/>
                  </w:rPrChange>
                </w:rPr>
                <w:lastRenderedPageBreak/>
                <w:t>тематика. Вид: сводная таблица + динамика;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313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314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315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316" w:author="Никита Гринь" w:date="2026-08-04T14:42:00Z" w16du:dateUtc="2026-08-04T11:42:00Z">
                    <w:rPr/>
                  </w:rPrChange>
                </w:rPr>
                <w:t xml:space="preserve">. Периоды: день / неделя / месяц / произвольный / по запросу. </w:t>
              </w:r>
              <w:r w:rsidRPr="00C061A1">
                <w:t>Приёмка: UC-REP-CC-01, RPT-T-02, RPT-T-03.</w:t>
              </w:r>
            </w:ins>
          </w:p>
        </w:tc>
        <w:tc>
          <w:tcPr>
            <w:tcW w:w="851" w:type="dxa"/>
            <w:hideMark/>
            <w:tcPrChange w:id="231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CDE1532" w14:textId="77777777" w:rsidR="00C061A1" w:rsidRPr="00C061A1" w:rsidRDefault="00C061A1">
            <w:pPr>
              <w:rPr>
                <w:ins w:id="2318" w:author="Никита Гринь" w:date="2026-08-04T14:42:00Z"/>
              </w:rPr>
            </w:pPr>
            <w:ins w:id="2319" w:author="Никита Гринь" w:date="2026-08-04T14:42:00Z">
              <w:r w:rsidRPr="00C061A1">
                <w:lastRenderedPageBreak/>
                <w:t>4.7.2</w:t>
              </w:r>
            </w:ins>
          </w:p>
        </w:tc>
      </w:tr>
      <w:tr w:rsidR="00C061A1" w:rsidRPr="00C061A1" w14:paraId="2FF3A0C3" w14:textId="77777777" w:rsidTr="00C061A1">
        <w:trPr>
          <w:trHeight w:val="2915"/>
          <w:ins w:id="2320" w:author="Никита Гринь" w:date="2026-08-04T14:42:00Z"/>
          <w:trPrChange w:id="2321" w:author="Никита Гринь" w:date="2026-08-04T14:43:00Z" w16du:dateUtc="2026-08-04T11:43:00Z">
            <w:trPr>
              <w:trHeight w:val="2915"/>
            </w:trPr>
          </w:trPrChange>
        </w:trPr>
        <w:tc>
          <w:tcPr>
            <w:tcW w:w="1231" w:type="dxa"/>
            <w:hideMark/>
            <w:tcPrChange w:id="232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B9AEF83" w14:textId="77777777" w:rsidR="00C061A1" w:rsidRPr="00C061A1" w:rsidRDefault="00C061A1">
            <w:pPr>
              <w:rPr>
                <w:ins w:id="2323" w:author="Никита Гринь" w:date="2026-08-04T14:42:00Z"/>
              </w:rPr>
            </w:pPr>
            <w:ins w:id="2324" w:author="Никита Гринь" w:date="2026-08-04T14:42:00Z">
              <w:r w:rsidRPr="00C061A1">
                <w:t>FR-RPT-CC-03</w:t>
              </w:r>
            </w:ins>
          </w:p>
        </w:tc>
        <w:tc>
          <w:tcPr>
            <w:tcW w:w="4146" w:type="dxa"/>
            <w:hideMark/>
            <w:tcPrChange w:id="232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1E32FDB" w14:textId="77777777" w:rsidR="00C061A1" w:rsidRPr="00C061A1" w:rsidRDefault="00C061A1">
            <w:pPr>
              <w:rPr>
                <w:ins w:id="2326" w:author="Никита Гринь" w:date="2026-08-04T14:42:00Z"/>
                <w:lang w:val="ru-RU"/>
                <w:rPrChange w:id="2327" w:author="Никита Гринь" w:date="2026-08-04T14:42:00Z" w16du:dateUtc="2026-08-04T11:42:00Z">
                  <w:rPr>
                    <w:ins w:id="2328" w:author="Никита Гринь" w:date="2026-08-04T14:42:00Z"/>
                  </w:rPr>
                </w:rPrChange>
              </w:rPr>
            </w:pPr>
            <w:ins w:id="2329" w:author="Никита Гринь" w:date="2026-08-04T14:42:00Z">
              <w:r w:rsidRPr="00C061A1">
                <w:rPr>
                  <w:lang w:val="ru-RU"/>
                  <w:rPrChange w:id="2330" w:author="Никита Гринь" w:date="2026-08-04T14:42:00Z" w16du:dateUtc="2026-08-04T11:42:00Z">
                    <w:rPr/>
                  </w:rPrChange>
                </w:rPr>
                <w:t xml:space="preserve">Отслеживать запросы в режиме реального времени: при каждом обращении к модулю </w:t>
              </w:r>
              <w:r w:rsidRPr="00C061A1">
                <w:t>LLM</w:t>
              </w:r>
              <w:r w:rsidRPr="00C061A1">
                <w:rPr>
                  <w:lang w:val="ru-RU"/>
                  <w:rPrChange w:id="2331" w:author="Никита Гринь" w:date="2026-08-04T14:42:00Z" w16du:dateUtc="2026-08-04T11:42:00Z">
                    <w:rPr/>
                  </w:rPrChange>
                </w:rPr>
                <w:t xml:space="preserve"> фиксируются детали запроса, такие как канал обращения (канал телефония, онлайн-чат), содержание запроса, ключевые слова, предложенный ответ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32" w:author="Никита Гринь" w:date="2026-08-04T14:42:00Z" w16du:dateUtc="2026-08-04T11:42:00Z">
                    <w:rPr/>
                  </w:rPrChange>
                </w:rPr>
                <w:t>, отметку о полезности; в случае отклонения ответа оператором канала телефония или оператора онлайн-чата или обнаружения низкой релевантности мониторинг фиксирует причину, чтобы дальнейшие ответы можно было оптимизировать.</w:t>
              </w:r>
            </w:ins>
          </w:p>
        </w:tc>
        <w:tc>
          <w:tcPr>
            <w:tcW w:w="6667" w:type="dxa"/>
            <w:hideMark/>
            <w:tcPrChange w:id="233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33AFD866" w14:textId="77777777" w:rsidR="00C061A1" w:rsidRPr="00C061A1" w:rsidRDefault="00C061A1">
            <w:pPr>
              <w:rPr>
                <w:ins w:id="2334" w:author="Никита Гринь" w:date="2026-08-04T14:42:00Z"/>
                <w:lang w:val="ru-RU"/>
                <w:rPrChange w:id="2335" w:author="Никита Гринь" w:date="2026-08-04T14:43:00Z" w16du:dateUtc="2026-08-04T11:43:00Z">
                  <w:rPr>
                    <w:ins w:id="2336" w:author="Никита Гринь" w:date="2026-08-04T14:42:00Z"/>
                  </w:rPr>
                </w:rPrChange>
              </w:rPr>
            </w:pPr>
            <w:ins w:id="2337" w:author="Никита Гринь" w:date="2026-08-04T14:42:00Z">
              <w:r w:rsidRPr="00C061A1">
                <w:rPr>
                  <w:lang w:val="ru-RU"/>
                  <w:rPrChange w:id="2338" w:author="Никита Гринь" w:date="2026-08-04T14:42:00Z" w16du:dateUtc="2026-08-04T11:42:00Z">
                    <w:rPr/>
                  </w:rPrChange>
                </w:rPr>
                <w:t>Оперативная панель (</w:t>
              </w:r>
              <w:r w:rsidRPr="00C061A1">
                <w:t>real</w:t>
              </w:r>
              <w:r w:rsidRPr="00C061A1">
                <w:rPr>
                  <w:lang w:val="ru-RU"/>
                  <w:rPrChange w:id="2339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340" w:author="Никита Гринь" w:date="2026-08-04T14:42:00Z" w16du:dateUtc="2026-08-04T11:42:00Z">
                    <w:rPr/>
                  </w:rPrChange>
                </w:rPr>
                <w:t xml:space="preserve">). Назначение: мониторинг обращений к </w:t>
              </w:r>
              <w:r w:rsidRPr="00C061A1">
                <w:t>LLM</w:t>
              </w:r>
              <w:r w:rsidRPr="00C061A1">
                <w:rPr>
                  <w:lang w:val="ru-RU"/>
                  <w:rPrChange w:id="2341" w:author="Никита Гринь" w:date="2026-08-04T14:42:00Z" w16du:dateUtc="2026-08-04T11:42:00Z">
                    <w:rPr/>
                  </w:rPrChange>
                </w:rPr>
                <w:t xml:space="preserve"> в реальном времени. Состав по каждому обращению: канал, статус диалога, оператор, клиент/идентификатор, тематика, время ожидания/ответа, содержание запроса, ключевые слова, ответ/подсказка </w:t>
              </w:r>
              <w:r w:rsidRPr="00C061A1">
                <w:t>LLM</w:t>
              </w:r>
              <w:r w:rsidRPr="00C061A1">
                <w:rPr>
                  <w:lang w:val="ru-RU"/>
                  <w:rPrChange w:id="2342" w:author="Никита Гринь" w:date="2026-08-04T14:42:00Z" w16du:dateUtc="2026-08-04T11:42:00Z">
                    <w:rPr/>
                  </w:rPrChange>
                </w:rPr>
                <w:t xml:space="preserve">, отметка полезности («воспользовался» / «не воспользовался» / «неполный ответ» либо явно «не проставлена»), % релевантности либо явно «не проставлен», признак низкой релевантности / отклонения ответа и причина. </w:t>
              </w:r>
              <w:r w:rsidRPr="00C061A1">
                <w:rPr>
                  <w:lang w:val="ru-RU"/>
                  <w:rPrChange w:id="2343" w:author="Никита Гринь" w:date="2026-08-04T14:43:00Z" w16du:dateUtc="2026-08-04T11:43:00Z">
                    <w:rPr/>
                  </w:rPrChange>
                </w:rPr>
                <w:t xml:space="preserve">Сводно: активные диалоги, очереди, </w:t>
              </w:r>
              <w:r w:rsidRPr="00C061A1">
                <w:t>SLA</w:t>
              </w:r>
              <w:r w:rsidRPr="00C061A1">
                <w:rPr>
                  <w:lang w:val="ru-RU"/>
                  <w:rPrChange w:id="2344" w:author="Никита Гринь" w:date="2026-08-04T14:43:00Z" w16du:dateUtc="2026-08-04T11:43:00Z">
                    <w:rPr/>
                  </w:rPrChange>
                </w:rPr>
                <w:t xml:space="preserve"> по каналам. Фильтры: канал, отдел/скилл-группа, оператор. Вид: лента/список диалогов + </w:t>
              </w:r>
              <w:r w:rsidRPr="00C061A1">
                <w:t>KPI</w:t>
              </w:r>
              <w:r w:rsidRPr="00C061A1">
                <w:rPr>
                  <w:lang w:val="ru-RU"/>
                  <w:rPrChange w:id="2345" w:author="Никита Гринь" w:date="2026-08-04T14:43:00Z" w16du:dateUtc="2026-08-04T11:43:00Z">
                    <w:rPr/>
                  </w:rPrChange>
                </w:rPr>
                <w:t xml:space="preserve">; переход в карточку диалога.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346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347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348" w:author="Никита Гринь" w:date="2026-08-04T14:43:00Z" w16du:dateUtc="2026-08-04T11:43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349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350" w:author="Никита Гринь" w:date="2026-08-04T14:43:00Z" w16du:dateUtc="2026-08-04T11:43:00Z">
                    <w:rPr/>
                  </w:rPrChange>
                </w:rPr>
                <w:t xml:space="preserve">-01 (не </w:t>
              </w:r>
              <w:r w:rsidRPr="00C061A1">
                <w:t>CHAT</w:t>
              </w:r>
              <w:r w:rsidRPr="00C061A1">
                <w:rPr>
                  <w:lang w:val="ru-RU"/>
                  <w:rPrChange w:id="2351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352" w:author="Никита Гринь" w:date="2026-08-04T14:43:00Z" w16du:dateUtc="2026-08-04T11:43:00Z">
                    <w:rPr/>
                  </w:rPrChange>
                </w:rPr>
                <w:t xml:space="preserve"> — общая отчётность КЦ).</w:t>
              </w:r>
            </w:ins>
          </w:p>
        </w:tc>
        <w:tc>
          <w:tcPr>
            <w:tcW w:w="851" w:type="dxa"/>
            <w:hideMark/>
            <w:tcPrChange w:id="235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C0D93FF" w14:textId="77777777" w:rsidR="00C061A1" w:rsidRPr="00C061A1" w:rsidRDefault="00C061A1">
            <w:pPr>
              <w:rPr>
                <w:ins w:id="2354" w:author="Никита Гринь" w:date="2026-08-04T14:42:00Z"/>
              </w:rPr>
            </w:pPr>
            <w:ins w:id="2355" w:author="Никита Гринь" w:date="2026-08-04T14:42:00Z">
              <w:r w:rsidRPr="00C061A1">
                <w:t>4.7.3.1</w:t>
              </w:r>
            </w:ins>
          </w:p>
        </w:tc>
      </w:tr>
      <w:tr w:rsidR="00C061A1" w:rsidRPr="00C061A1" w14:paraId="1DC6D924" w14:textId="77777777" w:rsidTr="00C061A1">
        <w:trPr>
          <w:trHeight w:val="2623"/>
          <w:ins w:id="2356" w:author="Никита Гринь" w:date="2026-08-04T14:42:00Z"/>
          <w:trPrChange w:id="2357" w:author="Никита Гринь" w:date="2026-08-04T14:43:00Z" w16du:dateUtc="2026-08-04T11:43:00Z">
            <w:trPr>
              <w:trHeight w:val="2623"/>
            </w:trPr>
          </w:trPrChange>
        </w:trPr>
        <w:tc>
          <w:tcPr>
            <w:tcW w:w="1231" w:type="dxa"/>
            <w:hideMark/>
            <w:tcPrChange w:id="235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06B2DE2" w14:textId="77777777" w:rsidR="00C061A1" w:rsidRPr="00C061A1" w:rsidRDefault="00C061A1">
            <w:pPr>
              <w:rPr>
                <w:ins w:id="2359" w:author="Никита Гринь" w:date="2026-08-04T14:42:00Z"/>
              </w:rPr>
            </w:pPr>
            <w:ins w:id="2360" w:author="Никита Гринь" w:date="2026-08-04T14:42:00Z">
              <w:r w:rsidRPr="00C061A1">
                <w:lastRenderedPageBreak/>
                <w:t>FR-RPT-CC-04</w:t>
              </w:r>
            </w:ins>
          </w:p>
        </w:tc>
        <w:tc>
          <w:tcPr>
            <w:tcW w:w="4146" w:type="dxa"/>
            <w:hideMark/>
            <w:tcPrChange w:id="236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ACC172A" w14:textId="77777777" w:rsidR="00C061A1" w:rsidRPr="00C061A1" w:rsidRDefault="00C061A1">
            <w:pPr>
              <w:rPr>
                <w:ins w:id="2362" w:author="Никита Гринь" w:date="2026-08-04T14:42:00Z"/>
                <w:lang w:val="ru-RU"/>
                <w:rPrChange w:id="2363" w:author="Никита Гринь" w:date="2026-08-04T14:43:00Z" w16du:dateUtc="2026-08-04T11:43:00Z">
                  <w:rPr>
                    <w:ins w:id="2364" w:author="Никита Гринь" w:date="2026-08-04T14:42:00Z"/>
                  </w:rPr>
                </w:rPrChange>
              </w:rPr>
            </w:pPr>
            <w:ins w:id="2365" w:author="Никита Гринь" w:date="2026-08-04T14:42:00Z">
              <w:r w:rsidRPr="00C061A1">
                <w:rPr>
                  <w:lang w:val="ru-RU"/>
                  <w:rPrChange w:id="2366" w:author="Никита Гринь" w:date="2026-08-04T14:43:00Z" w16du:dateUtc="2026-08-04T11:43:00Z">
                    <w:rPr/>
                  </w:rPrChange>
                </w:rPr>
                <w:t xml:space="preserve">Анализировать корректность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67" w:author="Никита Гринь" w:date="2026-08-04T14:43:00Z" w16du:dateUtc="2026-08-04T11:43:00Z">
                    <w:rPr/>
                  </w:rPrChange>
                </w:rPr>
                <w:t xml:space="preserve">: Модуль Контакт-центра должен отслеживать соответствие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68" w:author="Никита Гринь" w:date="2026-08-04T14:43:00Z" w16du:dateUtc="2026-08-04T11:43:00Z">
                    <w:rPr/>
                  </w:rPrChange>
                </w:rPr>
                <w:t xml:space="preserve"> ожиданиям и контексту запроса, включая показатели, такие как релевантность (в процентах) и отметки «воспользовался/не воспользовался/неполный ответ»; данные по каждому ответу должны быть доступны для анализа с указанием причины низкой релевантности, если таковая была.</w:t>
              </w:r>
            </w:ins>
          </w:p>
        </w:tc>
        <w:tc>
          <w:tcPr>
            <w:tcW w:w="6667" w:type="dxa"/>
            <w:hideMark/>
            <w:tcPrChange w:id="236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22A1547E" w14:textId="77777777" w:rsidR="00C061A1" w:rsidRPr="00C061A1" w:rsidRDefault="00C061A1">
            <w:pPr>
              <w:rPr>
                <w:ins w:id="2370" w:author="Никита Гринь" w:date="2026-08-04T14:42:00Z"/>
                <w:lang w:val="ru-RU"/>
                <w:rPrChange w:id="2371" w:author="Никита Гринь" w:date="2026-08-04T14:43:00Z" w16du:dateUtc="2026-08-04T11:43:00Z">
                  <w:rPr>
                    <w:ins w:id="2372" w:author="Никита Гринь" w:date="2026-08-04T14:42:00Z"/>
                  </w:rPr>
                </w:rPrChange>
              </w:rPr>
            </w:pPr>
            <w:ins w:id="2373" w:author="Никита Гринь" w:date="2026-08-04T14:42:00Z">
              <w:r w:rsidRPr="00C061A1">
                <w:rPr>
                  <w:lang w:val="ru-RU"/>
                  <w:rPrChange w:id="2374" w:author="Никита Гринь" w:date="2026-08-04T14:43:00Z" w16du:dateUtc="2026-08-04T11:43:00Z">
                    <w:rPr/>
                  </w:rPrChange>
                </w:rPr>
                <w:t xml:space="preserve">Готовый отчёт «Корректность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75" w:author="Никита Гринь" w:date="2026-08-04T14:43:00Z" w16du:dateUtc="2026-08-04T11:43:00Z">
                    <w:rPr/>
                  </w:rPrChange>
                </w:rPr>
                <w:t xml:space="preserve">». Назначение: анализ соответствия ответа </w:t>
              </w:r>
              <w:r w:rsidRPr="00C061A1">
                <w:t>LLM</w:t>
              </w:r>
              <w:r w:rsidRPr="00C061A1">
                <w:rPr>
                  <w:lang w:val="ru-RU"/>
                  <w:rPrChange w:id="2376" w:author="Никита Гринь" w:date="2026-08-04T14:43:00Z" w16du:dateUtc="2026-08-04T11:43:00Z">
                    <w:rPr/>
                  </w:rPrChange>
                </w:rPr>
                <w:t xml:space="preserve"> запросу. Состав: запрос; ответ </w:t>
              </w:r>
              <w:r w:rsidRPr="00C061A1">
                <w:t>LLM</w:t>
              </w:r>
              <w:r w:rsidRPr="00C061A1">
                <w:rPr>
                  <w:lang w:val="ru-RU"/>
                  <w:rPrChange w:id="2377" w:author="Никита Гринь" w:date="2026-08-04T14:43:00Z" w16du:dateUtc="2026-08-04T11:43:00Z">
                    <w:rPr/>
                  </w:rPrChange>
                </w:rPr>
                <w:t>; финальный текст оператора (если есть); % релевантности либо «не проставлен»; отметка полезности либо «не проставлена»; причина низкой релевантности (если есть). Формулы: среднее % релевантности; доля ответов с низкой релевантностью (ниже порога администратора) = число таких / все ответы с % × 100%. Фильтры: период, канал, оператор, тематика, наличие/отсутствие отметки, признак низкой релевантности. Вид: таблица кейсов + сводка;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378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379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380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381" w:author="Никита Гринь" w:date="2026-08-04T14:43:00Z" w16du:dateUtc="2026-08-04T11:43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382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383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384" w:author="Никита Гринь" w:date="2026-08-04T14:43:00Z" w16du:dateUtc="2026-08-04T11:43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385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2331C06" w14:textId="77777777" w:rsidR="00C061A1" w:rsidRPr="00C061A1" w:rsidRDefault="00C061A1">
            <w:pPr>
              <w:rPr>
                <w:ins w:id="2386" w:author="Никита Гринь" w:date="2026-08-04T14:42:00Z"/>
              </w:rPr>
            </w:pPr>
            <w:ins w:id="2387" w:author="Никита Гринь" w:date="2026-08-04T14:42:00Z">
              <w:r w:rsidRPr="00C061A1">
                <w:t>4.7.3.2</w:t>
              </w:r>
            </w:ins>
          </w:p>
        </w:tc>
      </w:tr>
      <w:tr w:rsidR="00C061A1" w:rsidRPr="00C061A1" w14:paraId="5DDAAF1A" w14:textId="77777777" w:rsidTr="00C061A1">
        <w:trPr>
          <w:trHeight w:val="2915"/>
          <w:ins w:id="2388" w:author="Никита Гринь" w:date="2026-08-04T14:42:00Z"/>
          <w:trPrChange w:id="2389" w:author="Никита Гринь" w:date="2026-08-04T14:43:00Z" w16du:dateUtc="2026-08-04T11:43:00Z">
            <w:trPr>
              <w:trHeight w:val="2915"/>
            </w:trPr>
          </w:trPrChange>
        </w:trPr>
        <w:tc>
          <w:tcPr>
            <w:tcW w:w="1231" w:type="dxa"/>
            <w:hideMark/>
            <w:tcPrChange w:id="2390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7084EE13" w14:textId="77777777" w:rsidR="00C061A1" w:rsidRPr="00C061A1" w:rsidRDefault="00C061A1">
            <w:pPr>
              <w:rPr>
                <w:ins w:id="2391" w:author="Никита Гринь" w:date="2026-08-04T14:42:00Z"/>
              </w:rPr>
            </w:pPr>
            <w:ins w:id="2392" w:author="Никита Гринь" w:date="2026-08-04T14:42:00Z">
              <w:r w:rsidRPr="00C061A1">
                <w:t>FR-RPT-CC-05</w:t>
              </w:r>
            </w:ins>
          </w:p>
        </w:tc>
        <w:tc>
          <w:tcPr>
            <w:tcW w:w="4146" w:type="dxa"/>
            <w:hideMark/>
            <w:tcPrChange w:id="2393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6AE515A" w14:textId="77777777" w:rsidR="00C061A1" w:rsidRPr="00C061A1" w:rsidRDefault="00C061A1">
            <w:pPr>
              <w:rPr>
                <w:ins w:id="2394" w:author="Никита Гринь" w:date="2026-08-04T14:42:00Z"/>
                <w:lang w:val="ru-RU"/>
                <w:rPrChange w:id="2395" w:author="Никита Гринь" w:date="2026-08-04T14:42:00Z" w16du:dateUtc="2026-08-04T11:42:00Z">
                  <w:rPr>
                    <w:ins w:id="2396" w:author="Никита Гринь" w:date="2026-08-04T14:42:00Z"/>
                  </w:rPr>
                </w:rPrChange>
              </w:rPr>
            </w:pPr>
            <w:ins w:id="2397" w:author="Никита Гринь" w:date="2026-08-04T14:42:00Z">
              <w:r w:rsidRPr="00C061A1">
                <w:rPr>
                  <w:lang w:val="ru-RU"/>
                  <w:rPrChange w:id="2398" w:author="Никита Гринь" w:date="2026-08-04T14:42:00Z" w16du:dateUtc="2026-08-04T11:42:00Z">
                    <w:rPr/>
                  </w:rPrChange>
                </w:rPr>
                <w:t>Контролировать производительность: мониторинг должен фиксировать среднее и максимальное время отклика, отслеживать системные ресурсы, используемые для обработки запросов, и регистрировать случаи задержек в ответах, что позволит своевременно выявлять технические проблемы.</w:t>
              </w:r>
            </w:ins>
          </w:p>
        </w:tc>
        <w:tc>
          <w:tcPr>
            <w:tcW w:w="6667" w:type="dxa"/>
            <w:hideMark/>
            <w:tcPrChange w:id="239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873CCAD" w14:textId="77777777" w:rsidR="00C061A1" w:rsidRPr="00C061A1" w:rsidRDefault="00C061A1">
            <w:pPr>
              <w:rPr>
                <w:ins w:id="2400" w:author="Никита Гринь" w:date="2026-08-04T14:42:00Z"/>
              </w:rPr>
            </w:pPr>
            <w:ins w:id="2401" w:author="Никита Гринь" w:date="2026-08-04T14:42:00Z">
              <w:r w:rsidRPr="00C061A1">
                <w:rPr>
                  <w:lang w:val="ru-RU"/>
                  <w:rPrChange w:id="2402" w:author="Никита Гринь" w:date="2026-08-04T14:42:00Z" w16du:dateUtc="2026-08-04T11:42:00Z">
                    <w:rPr/>
                  </w:rPrChange>
                </w:rPr>
                <w:t xml:space="preserve">Готовый отчёт/дашборд производительности </w:t>
              </w:r>
              <w:r w:rsidRPr="00C061A1">
                <w:t>LLM</w:t>
              </w:r>
              <w:r w:rsidRPr="00C061A1">
                <w:rPr>
                  <w:lang w:val="ru-RU"/>
                  <w:rPrChange w:id="2403" w:author="Никита Гринь" w:date="2026-08-04T14:42:00Z" w16du:dateUtc="2026-08-04T11:42:00Z">
                    <w:rPr/>
                  </w:rPrChange>
                </w:rPr>
                <w:t xml:space="preserve">. Назначение: контроль времени отклика и ресурсов (без </w:t>
              </w:r>
              <w:r w:rsidRPr="00C061A1">
                <w:t>AHT</w:t>
              </w:r>
              <w:r w:rsidRPr="00C061A1">
                <w:rPr>
                  <w:lang w:val="ru-RU"/>
                  <w:rPrChange w:id="2404" w:author="Никита Гринь" w:date="2026-08-04T14:42:00Z" w16du:dateUtc="2026-08-04T11:42:00Z">
                    <w:rPr/>
                  </w:rPrChange>
                </w:rPr>
                <w:t xml:space="preserve"> и без загрузки операторов). </w:t>
              </w:r>
              <w:r w:rsidRPr="00C061A1">
                <w:rPr>
                  <w:lang w:val="ru-RU"/>
                  <w:rPrChange w:id="2405" w:author="Никита Гринь" w:date="2026-08-04T14:43:00Z" w16du:dateUtc="2026-08-04T11:43:00Z">
                    <w:rPr/>
                  </w:rPrChange>
                </w:rPr>
                <w:t xml:space="preserve">Данные: время отклика </w:t>
              </w:r>
              <w:r w:rsidRPr="00C061A1">
                <w:t>LLM</w:t>
              </w:r>
              <w:r w:rsidRPr="00C061A1">
                <w:rPr>
                  <w:lang w:val="ru-RU"/>
                  <w:rPrChange w:id="2406" w:author="Никита Гринь" w:date="2026-08-04T14:43:00Z" w16du:dateUtc="2026-08-04T11:43:00Z">
                    <w:rPr/>
                  </w:rPrChange>
                </w:rPr>
                <w:t xml:space="preserve"> (мс/с); среднее и максимальное время отклика за период; </w:t>
              </w:r>
              <w:r w:rsidRPr="00C061A1">
                <w:t>CPU</w:t>
              </w:r>
              <w:r w:rsidRPr="00C061A1">
                <w:rPr>
                  <w:lang w:val="ru-RU"/>
                  <w:rPrChange w:id="2407" w:author="Никита Гринь" w:date="2026-08-04T14:43:00Z" w16du:dateUtc="2026-08-04T11:43:00Z">
                    <w:rPr/>
                  </w:rPrChange>
                </w:rPr>
                <w:t>/</w:t>
              </w:r>
              <w:r w:rsidRPr="00C061A1">
                <w:t>RAM</w:t>
              </w:r>
              <w:r w:rsidRPr="00C061A1">
                <w:rPr>
                  <w:lang w:val="ru-RU"/>
                  <w:rPrChange w:id="2408" w:author="Никита Гринь" w:date="2026-08-04T14:43:00Z" w16du:dateUtc="2026-08-04T11:43:00Z">
                    <w:rPr/>
                  </w:rPrChange>
                </w:rPr>
                <w:t>/</w:t>
              </w:r>
              <w:r w:rsidRPr="00C061A1">
                <w:t>GPU</w:t>
              </w:r>
              <w:r w:rsidRPr="00C061A1">
                <w:rPr>
                  <w:lang w:val="ru-RU"/>
                  <w:rPrChange w:id="2409" w:author="Никита Гринь" w:date="2026-08-04T14:43:00Z" w16du:dateUtc="2026-08-04T11:43:00Z">
                    <w:rPr/>
                  </w:rPrChange>
                </w:rPr>
                <w:t xml:space="preserve"> сервисов </w:t>
              </w:r>
              <w:r w:rsidRPr="00C061A1">
                <w:t>LLM</w:t>
              </w:r>
              <w:r w:rsidRPr="00C061A1">
                <w:rPr>
                  <w:lang w:val="ru-RU"/>
                  <w:rPrChange w:id="2410" w:author="Никита Гринь" w:date="2026-08-04T14:43:00Z" w16du:dateUtc="2026-08-04T11:43:00Z">
                    <w:rPr/>
                  </w:rPrChange>
                </w:rPr>
                <w:t xml:space="preserve">; журнал задержек. Формулы: среднее = сумма времён отклика / число запросов; максимальное = </w:t>
              </w:r>
              <w:r w:rsidRPr="00C061A1">
                <w:t>max</w:t>
              </w:r>
              <w:r w:rsidRPr="00C061A1">
                <w:rPr>
                  <w:lang w:val="ru-RU"/>
                  <w:rPrChange w:id="2411" w:author="Никита Гринь" w:date="2026-08-04T14:43:00Z" w16du:dateUtc="2026-08-04T11:43:00Z">
                    <w:rPr/>
                  </w:rPrChange>
                </w:rPr>
                <w:t xml:space="preserve">(время отклика); доля задержек = число запросов с временем отклика выше порога / число запросов × 100%. Выделение задержек: запрос помечается как задержка, если время отклика &gt; порога (порог в настройках, ориентир </w:t>
              </w:r>
              <w:r w:rsidRPr="00C061A1">
                <w:t>SLA</w:t>
              </w:r>
              <w:r w:rsidRPr="00C061A1">
                <w:rPr>
                  <w:lang w:val="ru-RU"/>
                  <w:rPrChange w:id="2412" w:author="Никита Гринь" w:date="2026-08-04T14:43:00Z" w16du:dateUtc="2026-08-04T11:43:00Z">
                    <w:rPr/>
                  </w:rPrChange>
                </w:rPr>
                <w:t xml:space="preserve"> 1–2 с по п. 5.1.1); на дашборде — отдельный счётчик и список. Фильтры: период, канал. Вид: таблица + графики динамики. Периоды: день / неделя / месяц / произвольный / по запросу. </w:t>
              </w:r>
              <w:r w:rsidRPr="00C061A1">
                <w:t>Приёмка: UC-REP-CC-01, RPT-T (производительность).</w:t>
              </w:r>
            </w:ins>
          </w:p>
        </w:tc>
        <w:tc>
          <w:tcPr>
            <w:tcW w:w="851" w:type="dxa"/>
            <w:hideMark/>
            <w:tcPrChange w:id="241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6D7FE0A9" w14:textId="77777777" w:rsidR="00C061A1" w:rsidRPr="00C061A1" w:rsidRDefault="00C061A1">
            <w:pPr>
              <w:rPr>
                <w:ins w:id="2414" w:author="Никита Гринь" w:date="2026-08-04T14:42:00Z"/>
              </w:rPr>
            </w:pPr>
            <w:ins w:id="2415" w:author="Никита Гринь" w:date="2026-08-04T14:42:00Z">
              <w:r w:rsidRPr="00C061A1">
                <w:t>4.7.3.3</w:t>
              </w:r>
            </w:ins>
          </w:p>
        </w:tc>
      </w:tr>
      <w:tr w:rsidR="00C061A1" w:rsidRPr="00C061A1" w14:paraId="565FBEA1" w14:textId="77777777" w:rsidTr="00C061A1">
        <w:trPr>
          <w:trHeight w:val="3206"/>
          <w:ins w:id="2416" w:author="Никита Гринь" w:date="2026-08-04T14:42:00Z"/>
          <w:trPrChange w:id="2417" w:author="Никита Гринь" w:date="2026-08-04T14:43:00Z" w16du:dateUtc="2026-08-04T11:43:00Z">
            <w:trPr>
              <w:trHeight w:val="3206"/>
            </w:trPr>
          </w:trPrChange>
        </w:trPr>
        <w:tc>
          <w:tcPr>
            <w:tcW w:w="1231" w:type="dxa"/>
            <w:hideMark/>
            <w:tcPrChange w:id="241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97C4E17" w14:textId="77777777" w:rsidR="00C061A1" w:rsidRPr="00C061A1" w:rsidRDefault="00C061A1">
            <w:pPr>
              <w:rPr>
                <w:ins w:id="2419" w:author="Никита Гринь" w:date="2026-08-04T14:42:00Z"/>
              </w:rPr>
            </w:pPr>
            <w:ins w:id="2420" w:author="Никита Гринь" w:date="2026-08-04T14:42:00Z">
              <w:r w:rsidRPr="00C061A1">
                <w:lastRenderedPageBreak/>
                <w:t>FR-RPT-CC-06</w:t>
              </w:r>
            </w:ins>
          </w:p>
        </w:tc>
        <w:tc>
          <w:tcPr>
            <w:tcW w:w="4146" w:type="dxa"/>
            <w:hideMark/>
            <w:tcPrChange w:id="242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0CC9370" w14:textId="77777777" w:rsidR="00C061A1" w:rsidRPr="00C061A1" w:rsidRDefault="00C061A1">
            <w:pPr>
              <w:rPr>
                <w:ins w:id="2422" w:author="Никита Гринь" w:date="2026-08-04T14:42:00Z"/>
                <w:lang w:val="ru-RU"/>
                <w:rPrChange w:id="2423" w:author="Никита Гринь" w:date="2026-08-04T14:43:00Z" w16du:dateUtc="2026-08-04T11:43:00Z">
                  <w:rPr>
                    <w:ins w:id="2424" w:author="Никита Гринь" w:date="2026-08-04T14:42:00Z"/>
                  </w:rPr>
                </w:rPrChange>
              </w:rPr>
            </w:pPr>
            <w:ins w:id="2425" w:author="Никита Гринь" w:date="2026-08-04T14:42:00Z">
              <w:r w:rsidRPr="00C061A1">
                <w:rPr>
                  <w:lang w:val="ru-RU"/>
                  <w:rPrChange w:id="2426" w:author="Никита Гринь" w:date="2026-08-04T14:43:00Z" w16du:dateUtc="2026-08-04T11:43:00Z">
                    <w:rPr/>
                  </w:rPrChange>
                </w:rPr>
                <w:t>Оповещать об отклонениях: в случае значительных отклонений от нормальных показателей (например, резкий рост запросов с низкой релевантностью или задержек в отклике) ПО должно автоматически отправлять уведомления специалистам для оперативного реагирования. Модуль Контакт-центра должен анализировать тематику обращений за заданный промежуток времени и в режиме реального времени отображать на дашборде или отправлять уведомления о повторяющихся темах обращений за период.</w:t>
              </w:r>
            </w:ins>
          </w:p>
        </w:tc>
        <w:tc>
          <w:tcPr>
            <w:tcW w:w="6667" w:type="dxa"/>
            <w:hideMark/>
            <w:tcPrChange w:id="2427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340E350" w14:textId="77777777" w:rsidR="00C061A1" w:rsidRPr="00C061A1" w:rsidRDefault="00C061A1">
            <w:pPr>
              <w:rPr>
                <w:ins w:id="2428" w:author="Никита Гринь" w:date="2026-08-04T14:42:00Z"/>
              </w:rPr>
            </w:pPr>
            <w:ins w:id="2429" w:author="Никита Гринь" w:date="2026-08-04T14:42:00Z">
              <w:r w:rsidRPr="00C061A1">
                <w:rPr>
                  <w:lang w:val="ru-RU"/>
                  <w:rPrChange w:id="2430" w:author="Никита Гринь" w:date="2026-08-04T14:43:00Z" w16du:dateUtc="2026-08-04T11:43:00Z">
                    <w:rPr/>
                  </w:rPrChange>
                </w:rPr>
                <w:t xml:space="preserve">Автоуведомления (готовый механизм). Показатели для порогов: (1) доля/число запросов с низкой релевантностью; (2) доля/число задержек отклика </w:t>
              </w:r>
              <w:r w:rsidRPr="00C061A1">
                <w:t>LLM</w:t>
              </w:r>
              <w:r w:rsidRPr="00C061A1">
                <w:rPr>
                  <w:lang w:val="ru-RU"/>
                  <w:rPrChange w:id="2431" w:author="Никита Гринь" w:date="2026-08-04T14:43:00Z" w16du:dateUtc="2026-08-04T11:43:00Z">
                    <w:rPr/>
                  </w:rPrChange>
                </w:rPr>
                <w:t xml:space="preserve">; (3) рост повторяющихся тем обращений (§4.7.4.5.1). Пороги задаёт администратор. Куда: (1) карточка в блок «Оповещения» оперативной панели КЦ; (2) </w:t>
              </w:r>
              <w:r w:rsidRPr="00C061A1">
                <w:t>e</w:t>
              </w:r>
              <w:r w:rsidRPr="00C061A1">
                <w:rPr>
                  <w:lang w:val="ru-RU"/>
                  <w:rPrChange w:id="2432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mail</w:t>
              </w:r>
              <w:r w:rsidRPr="00C061A1">
                <w:rPr>
                  <w:lang w:val="ru-RU"/>
                  <w:rPrChange w:id="2433" w:author="Никита Гринь" w:date="2026-08-04T14:43:00Z" w16du:dateUtc="2026-08-04T11:43:00Z">
                    <w:rPr/>
                  </w:rPrChange>
                </w:rPr>
                <w:t xml:space="preserve">. Кому: получатели из настроек (по умолчанию аналитик Контакт-центра и супервизор). Вид сообщения: тип события, показатель, текущее значение, порог, канал/отдел, время, краткое описание; в письме — ссылка на панель/отчёт. </w:t>
              </w:r>
              <w:r w:rsidRPr="00C061A1">
                <w:t>Приёмка: UC-REP-CC-01.</w:t>
              </w:r>
            </w:ins>
          </w:p>
        </w:tc>
        <w:tc>
          <w:tcPr>
            <w:tcW w:w="851" w:type="dxa"/>
            <w:hideMark/>
            <w:tcPrChange w:id="2434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4B5D53AC" w14:textId="77777777" w:rsidR="00C061A1" w:rsidRPr="00C061A1" w:rsidRDefault="00C061A1">
            <w:pPr>
              <w:rPr>
                <w:ins w:id="2435" w:author="Никита Гринь" w:date="2026-08-04T14:42:00Z"/>
              </w:rPr>
            </w:pPr>
            <w:ins w:id="2436" w:author="Никита Гринь" w:date="2026-08-04T14:42:00Z">
              <w:r w:rsidRPr="00C061A1">
                <w:t>4.7.3.4, 4.7.4.5.1</w:t>
              </w:r>
            </w:ins>
          </w:p>
        </w:tc>
      </w:tr>
      <w:tr w:rsidR="00C061A1" w:rsidRPr="00C061A1" w14:paraId="697C1FB2" w14:textId="77777777" w:rsidTr="00C061A1">
        <w:trPr>
          <w:trHeight w:val="2040"/>
          <w:ins w:id="2437" w:author="Никита Гринь" w:date="2026-08-04T14:42:00Z"/>
          <w:trPrChange w:id="2438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439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2211BD4" w14:textId="77777777" w:rsidR="00C061A1" w:rsidRPr="00C061A1" w:rsidRDefault="00C061A1">
            <w:pPr>
              <w:rPr>
                <w:ins w:id="2440" w:author="Никита Гринь" w:date="2026-08-04T14:42:00Z"/>
              </w:rPr>
            </w:pPr>
            <w:ins w:id="2441" w:author="Никита Гринь" w:date="2026-08-04T14:42:00Z">
              <w:r w:rsidRPr="00C061A1">
                <w:t>FR-RPT-CC-07</w:t>
              </w:r>
            </w:ins>
          </w:p>
        </w:tc>
        <w:tc>
          <w:tcPr>
            <w:tcW w:w="4146" w:type="dxa"/>
            <w:hideMark/>
            <w:tcPrChange w:id="2442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B3558BA" w14:textId="77777777" w:rsidR="00C061A1" w:rsidRPr="00C061A1" w:rsidRDefault="00C061A1">
            <w:pPr>
              <w:rPr>
                <w:ins w:id="2443" w:author="Никита Гринь" w:date="2026-08-04T14:42:00Z"/>
                <w:lang w:val="ru-RU"/>
                <w:rPrChange w:id="2444" w:author="Никита Гринь" w:date="2026-08-04T14:43:00Z" w16du:dateUtc="2026-08-04T11:43:00Z">
                  <w:rPr>
                    <w:ins w:id="2445" w:author="Никита Гринь" w:date="2026-08-04T14:42:00Z"/>
                  </w:rPr>
                </w:rPrChange>
              </w:rPr>
            </w:pPr>
            <w:ins w:id="2446" w:author="Никита Гринь" w:date="2026-08-04T14:42:00Z">
              <w:r w:rsidRPr="00C061A1">
                <w:rPr>
                  <w:lang w:val="ru-RU"/>
                  <w:rPrChange w:id="2447" w:author="Никита Гринь" w:date="2026-08-04T14:43:00Z" w16du:dateUtc="2026-08-04T11:43:00Z">
                    <w:rPr/>
                  </w:rPrChange>
                </w:rPr>
                <w:t xml:space="preserve">Релевантность ответов: отчет по среднему показателю релевантности для каждого канала (канал телефония, онлайн-чат); разделение по типам запросов и категориям продуктов, позволяющее определить, в каких категориях модуль </w:t>
              </w:r>
              <w:r w:rsidRPr="00C061A1">
                <w:t>LLM</w:t>
              </w:r>
              <w:r w:rsidRPr="00C061A1">
                <w:rPr>
                  <w:lang w:val="ru-RU"/>
                  <w:rPrChange w:id="2448" w:author="Никита Гринь" w:date="2026-08-04T14:43:00Z" w16du:dateUtc="2026-08-04T11:43:00Z">
                    <w:rPr/>
                  </w:rPrChange>
                </w:rPr>
                <w:t xml:space="preserve"> достигает высокой релевантности, а где его необходимо доработать.</w:t>
              </w:r>
            </w:ins>
          </w:p>
        </w:tc>
        <w:tc>
          <w:tcPr>
            <w:tcW w:w="6667" w:type="dxa"/>
            <w:hideMark/>
            <w:tcPrChange w:id="244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899A0B4" w14:textId="77777777" w:rsidR="00C061A1" w:rsidRPr="00C061A1" w:rsidRDefault="00C061A1">
            <w:pPr>
              <w:rPr>
                <w:ins w:id="2450" w:author="Никита Гринь" w:date="2026-08-04T14:42:00Z"/>
              </w:rPr>
            </w:pPr>
            <w:ins w:id="2451" w:author="Никита Гринь" w:date="2026-08-04T14:42:00Z">
              <w:r w:rsidRPr="00C061A1">
                <w:rPr>
                  <w:lang w:val="ru-RU"/>
                  <w:rPrChange w:id="2452" w:author="Никита Гринь" w:date="2026-08-04T14:43:00Z" w16du:dateUtc="2026-08-04T11:43:00Z">
                    <w:rPr/>
                  </w:rPrChange>
                </w:rPr>
                <w:t xml:space="preserve">Готовый отчёт «Релевантность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53" w:author="Никита Гринь" w:date="2026-08-04T14:43:00Z" w16du:dateUtc="2026-08-04T11:43:00Z">
                    <w:rPr/>
                  </w:rPrChange>
                </w:rPr>
                <w:t>» (не конструктор). Назначение: среднее % релевантности по каналам и разрезы. Формула: среднее % = сумма % / число ответов с проставленным %; отдельно строка/доля «% не проставлен». Разрезы: канал, тип запроса/тематика, категория продукта, оператор. Фильтры: период, канал, тематика, продукт, оператор. Вид: сводная таблица + диаграмма;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454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455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456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457" w:author="Никита Гринь" w:date="2026-08-04T14:43:00Z" w16du:dateUtc="2026-08-04T11:43:00Z">
                    <w:rPr/>
                  </w:rPrChange>
                </w:rPr>
                <w:t xml:space="preserve">. Периоды: день / неделя / месяц / произвольный / по запросу. </w:t>
              </w:r>
              <w:r w:rsidRPr="00C061A1">
                <w:t>Приёмка: UC-REP-CC-01, RPT-T-02.</w:t>
              </w:r>
            </w:ins>
          </w:p>
        </w:tc>
        <w:tc>
          <w:tcPr>
            <w:tcW w:w="851" w:type="dxa"/>
            <w:hideMark/>
            <w:tcPrChange w:id="2458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8B6D7A9" w14:textId="77777777" w:rsidR="00C061A1" w:rsidRPr="00C061A1" w:rsidRDefault="00C061A1">
            <w:pPr>
              <w:rPr>
                <w:ins w:id="2459" w:author="Никита Гринь" w:date="2026-08-04T14:42:00Z"/>
              </w:rPr>
            </w:pPr>
            <w:ins w:id="2460" w:author="Никита Гринь" w:date="2026-08-04T14:42:00Z">
              <w:r w:rsidRPr="00C061A1">
                <w:t>4.7.4.1</w:t>
              </w:r>
            </w:ins>
          </w:p>
        </w:tc>
      </w:tr>
      <w:tr w:rsidR="00C061A1" w:rsidRPr="00C061A1" w14:paraId="1F26600A" w14:textId="77777777" w:rsidTr="00C061A1">
        <w:trPr>
          <w:trHeight w:val="2332"/>
          <w:ins w:id="2461" w:author="Никита Гринь" w:date="2026-08-04T14:42:00Z"/>
          <w:trPrChange w:id="2462" w:author="Никита Гринь" w:date="2026-08-04T14:43:00Z" w16du:dateUtc="2026-08-04T11:43:00Z">
            <w:trPr>
              <w:trHeight w:val="2332"/>
            </w:trPr>
          </w:trPrChange>
        </w:trPr>
        <w:tc>
          <w:tcPr>
            <w:tcW w:w="1231" w:type="dxa"/>
            <w:hideMark/>
            <w:tcPrChange w:id="246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59D8DD6F" w14:textId="77777777" w:rsidR="00C061A1" w:rsidRPr="00C061A1" w:rsidRDefault="00C061A1">
            <w:pPr>
              <w:rPr>
                <w:ins w:id="2464" w:author="Никита Гринь" w:date="2026-08-04T14:42:00Z"/>
              </w:rPr>
            </w:pPr>
            <w:ins w:id="2465" w:author="Никита Гринь" w:date="2026-08-04T14:42:00Z">
              <w:r w:rsidRPr="00C061A1">
                <w:lastRenderedPageBreak/>
                <w:t>FR-RPT-CC-08</w:t>
              </w:r>
            </w:ins>
          </w:p>
        </w:tc>
        <w:tc>
          <w:tcPr>
            <w:tcW w:w="4146" w:type="dxa"/>
            <w:hideMark/>
            <w:tcPrChange w:id="246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6FB3C922" w14:textId="77777777" w:rsidR="00C061A1" w:rsidRPr="00C061A1" w:rsidRDefault="00C061A1">
            <w:pPr>
              <w:rPr>
                <w:ins w:id="2467" w:author="Никита Гринь" w:date="2026-08-04T14:42:00Z"/>
                <w:lang w:val="ru-RU"/>
                <w:rPrChange w:id="2468" w:author="Никита Гринь" w:date="2026-08-04T14:43:00Z" w16du:dateUtc="2026-08-04T11:43:00Z">
                  <w:rPr>
                    <w:ins w:id="2469" w:author="Никита Гринь" w:date="2026-08-04T14:42:00Z"/>
                  </w:rPr>
                </w:rPrChange>
              </w:rPr>
            </w:pPr>
            <w:ins w:id="2470" w:author="Никита Гринь" w:date="2026-08-04T14:42:00Z">
              <w:r w:rsidRPr="00C061A1">
                <w:rPr>
                  <w:lang w:val="ru-RU"/>
                  <w:rPrChange w:id="2471" w:author="Никита Гринь" w:date="2026-08-04T14:43:00Z" w16du:dateUtc="2026-08-04T11:43:00Z">
                    <w:rPr/>
                  </w:rPrChange>
                </w:rPr>
                <w:t xml:space="preserve">Оценка полезности ответов: включение показателей полезности, отмеченных операторами канала телефония или онлайн-чата, таких как доля «воспользовался» и «не воспользовался», «неполный ответ» и иных ответов, чтобы выявить слабые места в работе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472" w:author="Никита Гринь" w:date="2026-08-04T14:43:00Z" w16du:dateUtc="2026-08-04T11:43:00Z">
                    <w:rPr/>
                  </w:rPrChange>
                </w:rPr>
                <w:t>; сегментация этих данных по временным интервалам для анализа изменений в полезности ответов с течением времени.</w:t>
              </w:r>
            </w:ins>
          </w:p>
        </w:tc>
        <w:tc>
          <w:tcPr>
            <w:tcW w:w="6667" w:type="dxa"/>
            <w:hideMark/>
            <w:tcPrChange w:id="247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F380713" w14:textId="77777777" w:rsidR="00C061A1" w:rsidRPr="00C061A1" w:rsidRDefault="00C061A1">
            <w:pPr>
              <w:rPr>
                <w:ins w:id="2474" w:author="Никита Гринь" w:date="2026-08-04T14:42:00Z"/>
                <w:lang w:val="ru-RU"/>
                <w:rPrChange w:id="2475" w:author="Никита Гринь" w:date="2026-08-04T14:44:00Z" w16du:dateUtc="2026-08-04T11:44:00Z">
                  <w:rPr>
                    <w:ins w:id="2476" w:author="Никита Гринь" w:date="2026-08-04T14:42:00Z"/>
                  </w:rPr>
                </w:rPrChange>
              </w:rPr>
            </w:pPr>
            <w:ins w:id="2477" w:author="Никита Гринь" w:date="2026-08-04T14:42:00Z">
              <w:r w:rsidRPr="00C061A1">
                <w:rPr>
                  <w:lang w:val="ru-RU"/>
                  <w:rPrChange w:id="2478" w:author="Никита Гринь" w:date="2026-08-04T14:43:00Z" w16du:dateUtc="2026-08-04T11:43:00Z">
                    <w:rPr/>
                  </w:rPrChange>
                </w:rPr>
                <w:t xml:space="preserve">Готовый отчёт «Полезность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79" w:author="Никита Гринь" w:date="2026-08-04T14:43:00Z" w16du:dateUtc="2026-08-04T11:43:00Z">
                    <w:rPr/>
                  </w:rPrChange>
                </w:rPr>
                <w:t xml:space="preserve">» (не конструктор). Показатели: доли «воспользовался» / «не воспользовался» / «неполный ответ»; доля «отметка не проставлена». Формула: доля статуса = число ответов со статусом / число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80" w:author="Никита Гринь" w:date="2026-08-04T14:43:00Z" w16du:dateUtc="2026-08-04T11:43:00Z">
                    <w:rPr/>
                  </w:rPrChange>
                </w:rPr>
                <w:t xml:space="preserve"> за период × 100%. Разрезы: канал, оператор, роль, тематика, временной интервал. Фильтры: период, канал, оператор, роль, тематика. </w:t>
              </w:r>
              <w:r w:rsidRPr="00C061A1">
                <w:rPr>
                  <w:lang w:val="ru-RU"/>
                  <w:rPrChange w:id="2481" w:author="Никита Гринь" w:date="2026-08-04T14:44:00Z" w16du:dateUtc="2026-08-04T11:44:00Z">
                    <w:rPr/>
                  </w:rPrChange>
                </w:rPr>
                <w:t>Вид: таблица + динамика;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482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483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484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485" w:author="Никита Гринь" w:date="2026-08-04T14:44:00Z" w16du:dateUtc="2026-08-04T11:44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486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487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488" w:author="Никита Гринь" w:date="2026-08-04T14:44:00Z" w16du:dateUtc="2026-08-04T11:44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489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490" w:author="Никита Гринь" w:date="2026-08-04T14:44:00Z" w16du:dateUtc="2026-08-04T11:44:00Z">
                    <w:rPr/>
                  </w:rPrChange>
                </w:rPr>
                <w:t>-03.</w:t>
              </w:r>
            </w:ins>
          </w:p>
        </w:tc>
        <w:tc>
          <w:tcPr>
            <w:tcW w:w="851" w:type="dxa"/>
            <w:hideMark/>
            <w:tcPrChange w:id="249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3744922" w14:textId="77777777" w:rsidR="00C061A1" w:rsidRPr="00C061A1" w:rsidRDefault="00C061A1">
            <w:pPr>
              <w:rPr>
                <w:ins w:id="2492" w:author="Никита Гринь" w:date="2026-08-04T14:42:00Z"/>
              </w:rPr>
            </w:pPr>
            <w:ins w:id="2493" w:author="Никита Гринь" w:date="2026-08-04T14:42:00Z">
              <w:r w:rsidRPr="00C061A1">
                <w:t>4.7.4.2</w:t>
              </w:r>
            </w:ins>
          </w:p>
        </w:tc>
      </w:tr>
      <w:tr w:rsidR="00C061A1" w:rsidRPr="00C061A1" w14:paraId="04626727" w14:textId="77777777" w:rsidTr="00C061A1">
        <w:trPr>
          <w:trHeight w:val="1749"/>
          <w:ins w:id="2494" w:author="Никита Гринь" w:date="2026-08-04T14:42:00Z"/>
          <w:trPrChange w:id="2495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49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E3F2C70" w14:textId="77777777" w:rsidR="00C061A1" w:rsidRPr="00C061A1" w:rsidRDefault="00C061A1">
            <w:pPr>
              <w:rPr>
                <w:ins w:id="2497" w:author="Никита Гринь" w:date="2026-08-04T14:42:00Z"/>
              </w:rPr>
            </w:pPr>
            <w:ins w:id="2498" w:author="Никита Гринь" w:date="2026-08-04T14:42:00Z">
              <w:r w:rsidRPr="00C061A1">
                <w:t>FR-RPT-CC-09</w:t>
              </w:r>
            </w:ins>
          </w:p>
        </w:tc>
        <w:tc>
          <w:tcPr>
            <w:tcW w:w="4146" w:type="dxa"/>
            <w:hideMark/>
            <w:tcPrChange w:id="249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8987F21" w14:textId="77777777" w:rsidR="00C061A1" w:rsidRPr="00C061A1" w:rsidRDefault="00C061A1">
            <w:pPr>
              <w:rPr>
                <w:ins w:id="2500" w:author="Никита Гринь" w:date="2026-08-04T14:42:00Z"/>
                <w:lang w:val="ru-RU"/>
                <w:rPrChange w:id="2501" w:author="Никита Гринь" w:date="2026-08-04T14:44:00Z" w16du:dateUtc="2026-08-04T11:44:00Z">
                  <w:rPr>
                    <w:ins w:id="2502" w:author="Никита Гринь" w:date="2026-08-04T14:42:00Z"/>
                  </w:rPr>
                </w:rPrChange>
              </w:rPr>
            </w:pPr>
            <w:ins w:id="2503" w:author="Никита Гринь" w:date="2026-08-04T14:42:00Z">
              <w:r w:rsidRPr="00C061A1">
                <w:rPr>
                  <w:lang w:val="ru-RU"/>
                  <w:rPrChange w:id="2504" w:author="Никита Гринь" w:date="2026-08-04T14:44:00Z" w16du:dateUtc="2026-08-04T11:44:00Z">
                    <w:rPr/>
                  </w:rPrChange>
                </w:rPr>
                <w:t xml:space="preserve">Анализ ошибок и их причины: Модуль Контакт-центра должен формировать отдельный отчет по ошибочным ответам, включая причины низкой релевантности (неполные данные, отсутствие нужного диалогового сценария), чтобы база знаний </w:t>
              </w:r>
              <w:r w:rsidRPr="00C061A1">
                <w:t>LLM</w:t>
              </w:r>
              <w:r w:rsidRPr="00C061A1">
                <w:rPr>
                  <w:lang w:val="ru-RU"/>
                  <w:rPrChange w:id="2505" w:author="Никита Гринь" w:date="2026-08-04T14:44:00Z" w16du:dateUtc="2026-08-04T11:44:00Z">
                    <w:rPr/>
                  </w:rPrChange>
                </w:rPr>
                <w:t xml:space="preserve"> и диалоговые сценарии могли быть обновлены.</w:t>
              </w:r>
            </w:ins>
          </w:p>
        </w:tc>
        <w:tc>
          <w:tcPr>
            <w:tcW w:w="6667" w:type="dxa"/>
            <w:hideMark/>
            <w:tcPrChange w:id="250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D5208E8" w14:textId="77777777" w:rsidR="00C061A1" w:rsidRPr="00C061A1" w:rsidRDefault="00C061A1">
            <w:pPr>
              <w:rPr>
                <w:ins w:id="2507" w:author="Никита Гринь" w:date="2026-08-04T14:42:00Z"/>
                <w:lang w:val="ru-RU"/>
                <w:rPrChange w:id="2508" w:author="Никита Гринь" w:date="2026-08-04T14:49:00Z" w16du:dateUtc="2026-08-04T11:49:00Z">
                  <w:rPr>
                    <w:ins w:id="2509" w:author="Никита Гринь" w:date="2026-08-04T14:42:00Z"/>
                  </w:rPr>
                </w:rPrChange>
              </w:rPr>
            </w:pPr>
            <w:ins w:id="2510" w:author="Никита Гринь" w:date="2026-08-04T14:42:00Z">
              <w:r w:rsidRPr="00C061A1">
                <w:rPr>
                  <w:lang w:val="ru-RU"/>
                  <w:rPrChange w:id="2511" w:author="Никита Гринь" w:date="2026-08-04T14:44:00Z" w16du:dateUtc="2026-08-04T11:44:00Z">
                    <w:rPr/>
                  </w:rPrChange>
                </w:rPr>
                <w:t xml:space="preserve">Готовый отчёт «Ошибочные / некорректные ответы </w:t>
              </w:r>
              <w:r w:rsidRPr="00C061A1">
                <w:t>LLM</w:t>
              </w:r>
              <w:r w:rsidRPr="00C061A1">
                <w:rPr>
                  <w:lang w:val="ru-RU"/>
                  <w:rPrChange w:id="2512" w:author="Никита Гринь" w:date="2026-08-04T14:44:00Z" w16du:dateUtc="2026-08-04T11:44:00Z">
                    <w:rPr/>
                  </w:rPrChange>
                </w:rPr>
                <w:t xml:space="preserve">». Состав: дата/время, канал, оператор, тематика, запрос, ответ </w:t>
              </w:r>
              <w:r w:rsidRPr="00C061A1">
                <w:t>LLM</w:t>
              </w:r>
              <w:r w:rsidRPr="00C061A1">
                <w:rPr>
                  <w:lang w:val="ru-RU"/>
                  <w:rPrChange w:id="2513" w:author="Никита Гринь" w:date="2026-08-04T14:44:00Z" w16du:dateUtc="2026-08-04T11:44:00Z">
                    <w:rPr/>
                  </w:rPrChange>
                </w:rPr>
                <w:t xml:space="preserve">, % релевантности, причина низкой релевантности, отметка полезности («воспользовался» / «не воспользовался» / «неполный ответ» / «не проставлена»). Группировка: по причине и частоте; примеры кейсов. Фильтры: период, канал, причина, тематика, оператор. </w:t>
              </w:r>
              <w:r w:rsidRPr="00C061A1">
                <w:rPr>
                  <w:lang w:val="ru-RU"/>
                  <w:rPrChange w:id="2514" w:author="Никита Гринь" w:date="2026-08-04T14:49:00Z" w16du:dateUtc="2026-08-04T11:49:00Z">
                    <w:rPr/>
                  </w:rPrChange>
                </w:rPr>
                <w:t>Вид: реестр + сводка;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515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516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517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518" w:author="Никита Гринь" w:date="2026-08-04T14:49:00Z" w16du:dateUtc="2026-08-04T11:49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51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20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21" w:author="Никита Гринь" w:date="2026-08-04T14:49:00Z" w16du:dateUtc="2026-08-04T11:49:00Z">
                    <w:rPr/>
                  </w:rPrChange>
                </w:rPr>
                <w:t xml:space="preserve">-01 (не </w:t>
              </w:r>
              <w:r w:rsidRPr="00C061A1">
                <w:t>UC</w:t>
              </w:r>
              <w:r w:rsidRPr="00C061A1">
                <w:rPr>
                  <w:lang w:val="ru-RU"/>
                  <w:rPrChange w:id="2522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2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24" w:author="Никита Гринь" w:date="2026-08-04T14:49:00Z" w16du:dateUtc="2026-08-04T11:49:00Z">
                    <w:rPr/>
                  </w:rPrChange>
                </w:rPr>
                <w:t xml:space="preserve">-02 — тот про </w:t>
              </w:r>
              <w:r w:rsidRPr="00C061A1">
                <w:t>ASR</w:t>
              </w:r>
              <w:r w:rsidRPr="00C061A1">
                <w:rPr>
                  <w:lang w:val="ru-RU"/>
                  <w:rPrChange w:id="2525" w:author="Никита Гринь" w:date="2026-08-04T14:49:00Z" w16du:dateUtc="2026-08-04T11:49:00Z">
                    <w:rPr/>
                  </w:rPrChange>
                </w:rPr>
                <w:t>).</w:t>
              </w:r>
            </w:ins>
          </w:p>
        </w:tc>
        <w:tc>
          <w:tcPr>
            <w:tcW w:w="851" w:type="dxa"/>
            <w:hideMark/>
            <w:tcPrChange w:id="252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1F2C5FC2" w14:textId="77777777" w:rsidR="00C061A1" w:rsidRPr="00C061A1" w:rsidRDefault="00C061A1">
            <w:pPr>
              <w:rPr>
                <w:ins w:id="2527" w:author="Никита Гринь" w:date="2026-08-04T14:42:00Z"/>
              </w:rPr>
            </w:pPr>
            <w:ins w:id="2528" w:author="Никита Гринь" w:date="2026-08-04T14:42:00Z">
              <w:r w:rsidRPr="00C061A1">
                <w:t>4.7.4.3</w:t>
              </w:r>
            </w:ins>
          </w:p>
        </w:tc>
      </w:tr>
      <w:tr w:rsidR="00C061A1" w:rsidRPr="00C061A1" w14:paraId="1CC00258" w14:textId="77777777" w:rsidTr="00C061A1">
        <w:trPr>
          <w:trHeight w:val="1166"/>
          <w:ins w:id="2529" w:author="Никита Гринь" w:date="2026-08-04T14:42:00Z"/>
          <w:trPrChange w:id="2530" w:author="Никита Гринь" w:date="2026-08-04T14:43:00Z" w16du:dateUtc="2026-08-04T11:43:00Z">
            <w:trPr>
              <w:trHeight w:val="1166"/>
            </w:trPr>
          </w:trPrChange>
        </w:trPr>
        <w:tc>
          <w:tcPr>
            <w:tcW w:w="1231" w:type="dxa"/>
            <w:hideMark/>
            <w:tcPrChange w:id="253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4E1BF632" w14:textId="77777777" w:rsidR="00C061A1" w:rsidRPr="00C061A1" w:rsidRDefault="00C061A1">
            <w:pPr>
              <w:rPr>
                <w:ins w:id="2532" w:author="Никита Гринь" w:date="2026-08-04T14:42:00Z"/>
              </w:rPr>
            </w:pPr>
            <w:ins w:id="2533" w:author="Никита Гринь" w:date="2026-08-04T14:42:00Z">
              <w:r w:rsidRPr="00C061A1">
                <w:t>FR-RPT-CC-10</w:t>
              </w:r>
            </w:ins>
          </w:p>
        </w:tc>
        <w:tc>
          <w:tcPr>
            <w:tcW w:w="4146" w:type="dxa"/>
            <w:hideMark/>
            <w:tcPrChange w:id="253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1C0AA64" w14:textId="77777777" w:rsidR="00C061A1" w:rsidRPr="00C061A1" w:rsidRDefault="00C061A1">
            <w:pPr>
              <w:rPr>
                <w:ins w:id="2535" w:author="Никита Гринь" w:date="2026-08-04T14:42:00Z"/>
                <w:lang w:val="ru-RU"/>
                <w:rPrChange w:id="2536" w:author="Никита Гринь" w:date="2026-08-04T14:49:00Z" w16du:dateUtc="2026-08-04T11:49:00Z">
                  <w:rPr>
                    <w:ins w:id="2537" w:author="Никита Гринь" w:date="2026-08-04T14:42:00Z"/>
                  </w:rPr>
                </w:rPrChange>
              </w:rPr>
            </w:pPr>
            <w:ins w:id="2538" w:author="Никита Гринь" w:date="2026-08-04T14:42:00Z">
              <w:r w:rsidRPr="00C061A1">
                <w:rPr>
                  <w:lang w:val="ru-RU"/>
                  <w:rPrChange w:id="2539" w:author="Никита Гринь" w:date="2026-08-04T14:49:00Z" w16du:dateUtc="2026-08-04T11:49:00Z">
                    <w:rPr/>
                  </w:rPrChange>
                </w:rPr>
                <w:t>Периодические отчеты для аналитиков и управленцев.</w:t>
              </w:r>
            </w:ins>
          </w:p>
        </w:tc>
        <w:tc>
          <w:tcPr>
            <w:tcW w:w="6667" w:type="dxa"/>
            <w:hideMark/>
            <w:tcPrChange w:id="2540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7558A14" w14:textId="77777777" w:rsidR="00C061A1" w:rsidRPr="00C061A1" w:rsidRDefault="00C061A1">
            <w:pPr>
              <w:rPr>
                <w:ins w:id="2541" w:author="Никита Гринь" w:date="2026-08-04T14:42:00Z"/>
                <w:lang w:val="ru-RU"/>
                <w:rPrChange w:id="2542" w:author="Никита Гринь" w:date="2026-08-04T14:49:00Z" w16du:dateUtc="2026-08-04T11:49:00Z">
                  <w:rPr>
                    <w:ins w:id="2543" w:author="Никита Гринь" w:date="2026-08-04T14:42:00Z"/>
                  </w:rPr>
                </w:rPrChange>
              </w:rPr>
            </w:pPr>
            <w:ins w:id="2544" w:author="Никита Гринь" w:date="2026-08-04T14:42:00Z">
              <w:r w:rsidRPr="00C061A1">
                <w:rPr>
                  <w:lang w:val="ru-RU"/>
                  <w:rPrChange w:id="2545" w:author="Никита Гринь" w:date="2026-08-04T14:49:00Z" w16du:dateUtc="2026-08-04T11:49:00Z">
                    <w:rPr/>
                  </w:rPrChange>
                </w:rPr>
                <w:t xml:space="preserve">Готовые периодические сводные отчёты для аналитиков и управленцев (расписание день/неделя/месяц и по запросу, §4.7.6). Состав сводных данных — см. </w:t>
              </w:r>
              <w:r w:rsidRPr="00C061A1">
                <w:t>FR</w:t>
              </w:r>
              <w:r w:rsidRPr="00C061A1">
                <w:rPr>
                  <w:lang w:val="ru-RU"/>
                  <w:rPrChange w:id="2546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547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48" w:author="Никита Гринь" w:date="2026-08-04T14:49:00Z" w16du:dateUtc="2026-08-04T11:49:00Z">
                    <w:rPr/>
                  </w:rPrChange>
                </w:rPr>
                <w:t>-11. Роли: аналитик Контакт-центра, руководители по настройке доступа.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549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550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551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552" w:author="Никита Гринь" w:date="2026-08-04T14:49:00Z" w16du:dateUtc="2026-08-04T11:49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55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54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55" w:author="Никита Гринь" w:date="2026-08-04T14:49:00Z" w16du:dateUtc="2026-08-04T11:49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556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557" w:author="Никита Гринь" w:date="2026-08-04T14:49:00Z" w16du:dateUtc="2026-08-04T11:49:00Z">
                    <w:rPr/>
                  </w:rPrChange>
                </w:rPr>
                <w:t>-09.</w:t>
              </w:r>
            </w:ins>
          </w:p>
        </w:tc>
        <w:tc>
          <w:tcPr>
            <w:tcW w:w="851" w:type="dxa"/>
            <w:hideMark/>
            <w:tcPrChange w:id="2558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79F139C" w14:textId="77777777" w:rsidR="00C061A1" w:rsidRPr="00C061A1" w:rsidRDefault="00C061A1">
            <w:pPr>
              <w:rPr>
                <w:ins w:id="2559" w:author="Никита Гринь" w:date="2026-08-04T14:42:00Z"/>
              </w:rPr>
            </w:pPr>
            <w:ins w:id="2560" w:author="Никита Гринь" w:date="2026-08-04T14:42:00Z">
              <w:r w:rsidRPr="00C061A1">
                <w:t>4.7.4.4</w:t>
              </w:r>
            </w:ins>
          </w:p>
        </w:tc>
      </w:tr>
      <w:tr w:rsidR="00C061A1" w:rsidRPr="00C061A1" w14:paraId="77B47633" w14:textId="77777777" w:rsidTr="00C061A1">
        <w:trPr>
          <w:trHeight w:val="1749"/>
          <w:ins w:id="2561" w:author="Никита Гринь" w:date="2026-08-04T14:42:00Z"/>
          <w:trPrChange w:id="2562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56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D26A611" w14:textId="77777777" w:rsidR="00C061A1" w:rsidRPr="00C061A1" w:rsidRDefault="00C061A1">
            <w:pPr>
              <w:rPr>
                <w:ins w:id="2564" w:author="Никита Гринь" w:date="2026-08-04T14:42:00Z"/>
              </w:rPr>
            </w:pPr>
            <w:ins w:id="2565" w:author="Никита Гринь" w:date="2026-08-04T14:42:00Z">
              <w:r w:rsidRPr="00C061A1">
                <w:lastRenderedPageBreak/>
                <w:t>FR-RPT-CC-11</w:t>
              </w:r>
            </w:ins>
          </w:p>
        </w:tc>
        <w:tc>
          <w:tcPr>
            <w:tcW w:w="4146" w:type="dxa"/>
            <w:hideMark/>
            <w:tcPrChange w:id="256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EBD8137" w14:textId="77777777" w:rsidR="00C061A1" w:rsidRPr="00C061A1" w:rsidRDefault="00C061A1">
            <w:pPr>
              <w:rPr>
                <w:ins w:id="2567" w:author="Никита Гринь" w:date="2026-08-04T14:42:00Z"/>
                <w:lang w:val="ru-RU"/>
                <w:rPrChange w:id="2568" w:author="Никита Гринь" w:date="2026-08-04T14:49:00Z" w16du:dateUtc="2026-08-04T11:49:00Z">
                  <w:rPr>
                    <w:ins w:id="2569" w:author="Никита Гринь" w:date="2026-08-04T14:42:00Z"/>
                  </w:rPr>
                </w:rPrChange>
              </w:rPr>
            </w:pPr>
            <w:ins w:id="2570" w:author="Никита Гринь" w:date="2026-08-04T14:42:00Z">
              <w:r w:rsidRPr="00C061A1">
                <w:rPr>
                  <w:lang w:val="ru-RU"/>
                  <w:rPrChange w:id="2571" w:author="Никита Гринь" w:date="2026-08-04T14:49:00Z" w16du:dateUtc="2026-08-04T11:49:00Z">
                    <w:rPr/>
                  </w:rPrChange>
                </w:rPr>
                <w:t>отчеты должны быть доступны в разных форматах (.</w:t>
              </w:r>
              <w:r w:rsidRPr="00C061A1">
                <w:t>xlsx</w:t>
              </w:r>
              <w:r w:rsidRPr="00C061A1">
                <w:rPr>
                  <w:lang w:val="ru-RU"/>
                  <w:rPrChange w:id="2572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pdf</w:t>
              </w:r>
              <w:r w:rsidRPr="00C061A1">
                <w:rPr>
                  <w:lang w:val="ru-RU"/>
                  <w:rPrChange w:id="2573" w:author="Никита Гринь" w:date="2026-08-04T14:49:00Z" w16du:dateUtc="2026-08-04T11:49:00Z">
                    <w:rPr/>
                  </w:rPrChange>
                </w:rPr>
                <w:t xml:space="preserve">) и содержать сводные данные по каналам, качеству обслуживания и показателям </w:t>
              </w:r>
              <w:r w:rsidRPr="00C061A1">
                <w:t>LLM</w:t>
              </w:r>
              <w:r w:rsidRPr="00C061A1">
                <w:rPr>
                  <w:lang w:val="ru-RU"/>
                  <w:rPrChange w:id="2574" w:author="Никита Гринь" w:date="2026-08-04T14:49:00Z" w16du:dateUtc="2026-08-04T11:49:00Z">
                    <w:rPr/>
                  </w:rPrChange>
                </w:rPr>
                <w:t>, чтобы их можно было использовать для улучшения клиентского сервиса.</w:t>
              </w:r>
            </w:ins>
          </w:p>
        </w:tc>
        <w:tc>
          <w:tcPr>
            <w:tcW w:w="6667" w:type="dxa"/>
            <w:hideMark/>
            <w:tcPrChange w:id="2575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712E6CE" w14:textId="77777777" w:rsidR="00C061A1" w:rsidRPr="0050000B" w:rsidRDefault="00C061A1">
            <w:pPr>
              <w:rPr>
                <w:ins w:id="2576" w:author="Никита Гринь" w:date="2026-08-04T14:42:00Z"/>
                <w:lang w:val="ru-RU"/>
                <w:rPrChange w:id="2577" w:author="Никита Гринь" w:date="2026-08-05T18:22:00Z" w16du:dateUtc="2026-08-05T15:22:00Z">
                  <w:rPr>
                    <w:ins w:id="2578" w:author="Никита Гринь" w:date="2026-08-04T14:42:00Z"/>
                  </w:rPr>
                </w:rPrChange>
              </w:rPr>
            </w:pPr>
            <w:ins w:id="2579" w:author="Никита Гринь" w:date="2026-08-04T14:42:00Z">
              <w:r w:rsidRPr="00C061A1">
                <w:rPr>
                  <w:lang w:val="ru-RU"/>
                  <w:rPrChange w:id="2580" w:author="Никита Гринь" w:date="2026-08-04T14:49:00Z" w16du:dateUtc="2026-08-04T11:49:00Z">
                    <w:rPr/>
                  </w:rPrChange>
                </w:rPr>
                <w:t xml:space="preserve">Сводный управленческий отчёт. Состав: объём обращений по каналам; показатели качества обслуживания; показатели </w:t>
              </w:r>
              <w:r w:rsidRPr="00C061A1">
                <w:t>LLM</w:t>
              </w:r>
              <w:r w:rsidRPr="00C061A1">
                <w:rPr>
                  <w:lang w:val="ru-RU"/>
                  <w:rPrChange w:id="2581" w:author="Никита Гринь" w:date="2026-08-04T14:49:00Z" w16du:dateUtc="2026-08-04T11:49:00Z">
                    <w:rPr/>
                  </w:rPrChange>
                </w:rPr>
                <w:t xml:space="preserve"> (релевантность, полезность, ошибки); производительность </w:t>
              </w:r>
              <w:r w:rsidRPr="00C061A1">
                <w:t>LLM</w:t>
              </w:r>
              <w:r w:rsidRPr="00C061A1">
                <w:rPr>
                  <w:lang w:val="ru-RU"/>
                  <w:rPrChange w:id="2582" w:author="Никита Гринь" w:date="2026-08-04T14:49:00Z" w16du:dateUtc="2026-08-04T11:49:00Z">
                    <w:rPr/>
                  </w:rPrChange>
                </w:rPr>
                <w:t xml:space="preserve"> (среднее/макс. время отклика, задержки) за период. Форматы выгрузки: .</w:t>
              </w:r>
              <w:r w:rsidRPr="00C061A1">
                <w:t>xlsx</w:t>
              </w:r>
              <w:r w:rsidRPr="00C061A1">
                <w:rPr>
                  <w:lang w:val="ru-RU"/>
                  <w:rPrChange w:id="2583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pdf</w:t>
              </w:r>
              <w:r w:rsidRPr="00C061A1">
                <w:rPr>
                  <w:lang w:val="ru-RU"/>
                  <w:rPrChange w:id="2584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csv</w:t>
              </w:r>
              <w:r w:rsidRPr="00C061A1">
                <w:rPr>
                  <w:lang w:val="ru-RU"/>
                  <w:rPrChange w:id="2585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docx</w:t>
              </w:r>
              <w:r w:rsidRPr="00C061A1">
                <w:rPr>
                  <w:lang w:val="ru-RU"/>
                  <w:rPrChange w:id="2586" w:author="Никита Гринь" w:date="2026-08-04T14:49:00Z" w16du:dateUtc="2026-08-04T11:49:00Z">
                    <w:rPr/>
                  </w:rPrChange>
                </w:rPr>
                <w:t xml:space="preserve"> (и .</w:t>
              </w:r>
              <w:r w:rsidRPr="00C061A1">
                <w:t>png</w:t>
              </w:r>
              <w:r w:rsidRPr="00C061A1">
                <w:rPr>
                  <w:lang w:val="ru-RU"/>
                  <w:rPrChange w:id="2587" w:author="Никита Гринь" w:date="2026-08-04T14:49:00Z" w16du:dateUtc="2026-08-04T11:49:00Z">
                    <w:rPr/>
                  </w:rPrChange>
                </w:rPr>
                <w:t xml:space="preserve"> для диаграмм — см. </w:t>
              </w:r>
              <w:r w:rsidRPr="00C061A1">
                <w:t>FR</w:t>
              </w:r>
              <w:r w:rsidRPr="00C061A1">
                <w:rPr>
                  <w:lang w:val="ru-RU"/>
                  <w:rPrChange w:id="2588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58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90" w:author="Никита Гринь" w:date="2026-08-04T14:49:00Z" w16du:dateUtc="2026-08-04T11:49:00Z">
                    <w:rPr/>
                  </w:rPrChange>
                </w:rPr>
                <w:t xml:space="preserve">-22). Фильтры: период, канал. Назначение: улучшение клиентского сервиса. </w:t>
              </w:r>
              <w:r w:rsidRPr="0050000B">
                <w:rPr>
                  <w:lang w:val="ru-RU"/>
                  <w:rPrChange w:id="2591" w:author="Никита Гринь" w:date="2026-08-05T18:22:00Z" w16du:dateUtc="2026-08-05T15:22:00Z">
                    <w:rPr/>
                  </w:rPrChange>
                </w:rPr>
                <w:t xml:space="preserve">Приёмка: </w:t>
              </w:r>
              <w:r w:rsidRPr="00C061A1">
                <w:t>UC</w:t>
              </w:r>
              <w:r w:rsidRPr="0050000B">
                <w:rPr>
                  <w:lang w:val="ru-RU"/>
                  <w:rPrChange w:id="2592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REP</w:t>
              </w:r>
              <w:r w:rsidRPr="0050000B">
                <w:rPr>
                  <w:lang w:val="ru-RU"/>
                  <w:rPrChange w:id="2593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CC</w:t>
              </w:r>
              <w:r w:rsidRPr="0050000B">
                <w:rPr>
                  <w:lang w:val="ru-RU"/>
                  <w:rPrChange w:id="2594" w:author="Никита Гринь" w:date="2026-08-05T18:22:00Z" w16du:dateUtc="2026-08-05T15:22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50000B">
                <w:rPr>
                  <w:lang w:val="ru-RU"/>
                  <w:rPrChange w:id="2595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T</w:t>
              </w:r>
              <w:r w:rsidRPr="0050000B">
                <w:rPr>
                  <w:lang w:val="ru-RU"/>
                  <w:rPrChange w:id="2596" w:author="Никита Гринь" w:date="2026-08-05T18:22:00Z" w16du:dateUtc="2026-08-05T15:22:00Z">
                    <w:rPr/>
                  </w:rPrChange>
                </w:rPr>
                <w:t>-09.</w:t>
              </w:r>
            </w:ins>
          </w:p>
        </w:tc>
        <w:tc>
          <w:tcPr>
            <w:tcW w:w="851" w:type="dxa"/>
            <w:hideMark/>
            <w:tcPrChange w:id="259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5B2D6625" w14:textId="77777777" w:rsidR="00C061A1" w:rsidRPr="00C061A1" w:rsidRDefault="00C061A1">
            <w:pPr>
              <w:rPr>
                <w:ins w:id="2598" w:author="Никита Гринь" w:date="2026-08-04T14:42:00Z"/>
              </w:rPr>
            </w:pPr>
            <w:ins w:id="2599" w:author="Никита Гринь" w:date="2026-08-04T14:42:00Z">
              <w:r w:rsidRPr="00C061A1">
                <w:t>4.7.4.4.1</w:t>
              </w:r>
            </w:ins>
          </w:p>
        </w:tc>
      </w:tr>
      <w:tr w:rsidR="00C061A1" w:rsidRPr="00C061A1" w14:paraId="61E41037" w14:textId="77777777" w:rsidTr="00C061A1">
        <w:trPr>
          <w:trHeight w:val="2040"/>
          <w:ins w:id="2600" w:author="Никита Гринь" w:date="2026-08-04T14:42:00Z"/>
          <w:trPrChange w:id="2601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60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61277DC8" w14:textId="77777777" w:rsidR="00C061A1" w:rsidRPr="00C061A1" w:rsidRDefault="00C061A1">
            <w:pPr>
              <w:rPr>
                <w:ins w:id="2603" w:author="Никита Гринь" w:date="2026-08-04T14:42:00Z"/>
              </w:rPr>
            </w:pPr>
            <w:ins w:id="2604" w:author="Никита Гринь" w:date="2026-08-04T14:42:00Z">
              <w:r w:rsidRPr="00C061A1">
                <w:t>FR-RPT-CC-12</w:t>
              </w:r>
            </w:ins>
          </w:p>
        </w:tc>
        <w:tc>
          <w:tcPr>
            <w:tcW w:w="4146" w:type="dxa"/>
            <w:hideMark/>
            <w:tcPrChange w:id="260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43115A37" w14:textId="77777777" w:rsidR="00C061A1" w:rsidRPr="00C061A1" w:rsidRDefault="00C061A1">
            <w:pPr>
              <w:rPr>
                <w:ins w:id="2606" w:author="Никита Гринь" w:date="2026-08-04T14:42:00Z"/>
                <w:lang w:val="ru-RU"/>
                <w:rPrChange w:id="2607" w:author="Никита Гринь" w:date="2026-08-04T14:49:00Z" w16du:dateUtc="2026-08-04T11:49:00Z">
                  <w:rPr>
                    <w:ins w:id="2608" w:author="Никита Гринь" w:date="2026-08-04T14:42:00Z"/>
                  </w:rPr>
                </w:rPrChange>
              </w:rPr>
            </w:pPr>
            <w:ins w:id="2609" w:author="Никита Гринь" w:date="2026-08-04T14:42:00Z">
              <w:r w:rsidRPr="00C061A1">
                <w:rPr>
                  <w:lang w:val="ru-RU"/>
                  <w:rPrChange w:id="2610" w:author="Никита Гринь" w:date="2026-08-04T14:49:00Z" w16du:dateUtc="2026-08-04T11:49:00Z">
                    <w:rPr/>
                  </w:rPrChange>
                </w:rPr>
                <w:t>Закономерности: Модуль Контакт-центра должен анализировать тематику обращений за заданный промежуток времени и в режиме реального времени отображать на дашборде или отправлять уведомления о повторяющихся темах обращений за период.</w:t>
              </w:r>
            </w:ins>
          </w:p>
        </w:tc>
        <w:tc>
          <w:tcPr>
            <w:tcW w:w="6667" w:type="dxa"/>
            <w:hideMark/>
            <w:tcPrChange w:id="2611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BBED3CA" w14:textId="77777777" w:rsidR="00C061A1" w:rsidRPr="00C061A1" w:rsidRDefault="00C061A1">
            <w:pPr>
              <w:rPr>
                <w:ins w:id="2612" w:author="Никита Гринь" w:date="2026-08-04T14:42:00Z"/>
                <w:lang w:val="ru-RU"/>
                <w:rPrChange w:id="2613" w:author="Никита Гринь" w:date="2026-08-04T14:49:00Z" w16du:dateUtc="2026-08-04T11:49:00Z">
                  <w:rPr>
                    <w:ins w:id="2614" w:author="Никита Гринь" w:date="2026-08-04T14:42:00Z"/>
                  </w:rPr>
                </w:rPrChange>
              </w:rPr>
            </w:pPr>
            <w:ins w:id="2615" w:author="Никита Гринь" w:date="2026-08-04T14:42:00Z">
              <w:r w:rsidRPr="00C061A1">
                <w:rPr>
                  <w:lang w:val="ru-RU"/>
                  <w:rPrChange w:id="2616" w:author="Никита Гринь" w:date="2026-08-04T14:49:00Z" w16du:dateUtc="2026-08-04T11:49:00Z">
                    <w:rPr/>
                  </w:rPrChange>
                </w:rPr>
                <w:t xml:space="preserve">Готовый отчёт/блок «Повторяющиеся темы обращений» (не про маршрутизацию). Назначение: отследить возрастающую нагрузку по тематике. Показатели: число обращений по тематике; топ повторяющихся тем; динамика роста. Формула: доля тематики = число обращений тематики / все обращения за период × 100%; рост = сравнение с предыдущим периодом. На дашборде — </w:t>
              </w:r>
              <w:r w:rsidRPr="00C061A1">
                <w:t>real</w:t>
              </w:r>
              <w:r w:rsidRPr="00C061A1">
                <w:rPr>
                  <w:lang w:val="ru-RU"/>
                  <w:rPrChange w:id="2617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618" w:author="Никита Гринь" w:date="2026-08-04T14:49:00Z" w16du:dateUtc="2026-08-04T11:49:00Z">
                    <w:rPr/>
                  </w:rPrChange>
                </w:rPr>
                <w:t xml:space="preserve"> отображение; при превышении порога — автоуведомление (</w:t>
              </w:r>
              <w:r w:rsidRPr="00C061A1">
                <w:t>FR</w:t>
              </w:r>
              <w:r w:rsidRPr="00C061A1">
                <w:rPr>
                  <w:lang w:val="ru-RU"/>
                  <w:rPrChange w:id="261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620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21" w:author="Никита Гринь" w:date="2026-08-04T14:49:00Z" w16du:dateUtc="2026-08-04T11:49:00Z">
                    <w:rPr/>
                  </w:rPrChange>
                </w:rPr>
                <w:t xml:space="preserve">-06). Фильтры: период, канал, тематика. Вид: таблица + диаграмма на дашборде.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622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62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24" w:author="Никита Гринь" w:date="2026-08-04T14:49:00Z" w16du:dateUtc="2026-08-04T11:49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625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2CF9DC3" w14:textId="77777777" w:rsidR="00C061A1" w:rsidRPr="00C061A1" w:rsidRDefault="00C061A1">
            <w:pPr>
              <w:rPr>
                <w:ins w:id="2626" w:author="Никита Гринь" w:date="2026-08-04T14:42:00Z"/>
              </w:rPr>
            </w:pPr>
            <w:ins w:id="2627" w:author="Никита Гринь" w:date="2026-08-04T14:42:00Z">
              <w:r w:rsidRPr="00C061A1">
                <w:t>4.7.4.5</w:t>
              </w:r>
            </w:ins>
          </w:p>
        </w:tc>
      </w:tr>
      <w:tr w:rsidR="00C061A1" w:rsidRPr="00C061A1" w14:paraId="3B03608E" w14:textId="77777777" w:rsidTr="00C061A1">
        <w:trPr>
          <w:trHeight w:val="1749"/>
          <w:ins w:id="2628" w:author="Никита Гринь" w:date="2026-08-04T14:42:00Z"/>
          <w:trPrChange w:id="2629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630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54EE7AC" w14:textId="77777777" w:rsidR="00C061A1" w:rsidRPr="00C061A1" w:rsidRDefault="00C061A1">
            <w:pPr>
              <w:rPr>
                <w:ins w:id="2631" w:author="Никита Гринь" w:date="2026-08-04T14:42:00Z"/>
              </w:rPr>
            </w:pPr>
            <w:ins w:id="2632" w:author="Никита Гринь" w:date="2026-08-04T14:42:00Z">
              <w:r w:rsidRPr="00C061A1">
                <w:t>FR-RPT-CC-13</w:t>
              </w:r>
            </w:ins>
          </w:p>
        </w:tc>
        <w:tc>
          <w:tcPr>
            <w:tcW w:w="4146" w:type="dxa"/>
            <w:hideMark/>
            <w:tcPrChange w:id="2633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F1A7538" w14:textId="77777777" w:rsidR="00C061A1" w:rsidRPr="00C061A1" w:rsidRDefault="00C061A1">
            <w:pPr>
              <w:rPr>
                <w:ins w:id="2634" w:author="Никита Гринь" w:date="2026-08-04T14:42:00Z"/>
                <w:lang w:val="ru-RU"/>
                <w:rPrChange w:id="2635" w:author="Никита Гринь" w:date="2026-08-04T14:49:00Z" w16du:dateUtc="2026-08-04T11:49:00Z">
                  <w:rPr>
                    <w:ins w:id="2636" w:author="Никита Гринь" w:date="2026-08-04T14:42:00Z"/>
                  </w:rPr>
                </w:rPrChange>
              </w:rPr>
            </w:pPr>
            <w:ins w:id="2637" w:author="Никита Гринь" w:date="2026-08-04T14:42:00Z">
              <w:r w:rsidRPr="00C061A1">
                <w:rPr>
                  <w:lang w:val="ru-RU"/>
                  <w:rPrChange w:id="2638" w:author="Никита Гринь" w:date="2026-08-04T14:49:00Z" w16du:dateUtc="2026-08-04T11:49:00Z">
                    <w:rPr/>
                  </w:rPrChange>
                </w:rPr>
                <w:t>Отчет по количеству повторных обращений: Модуль Контакт-центра должен отображать данные о повторных обращениях с анализом их контекста (какое количество клиентов и тематика обращения).</w:t>
              </w:r>
            </w:ins>
          </w:p>
        </w:tc>
        <w:tc>
          <w:tcPr>
            <w:tcW w:w="6667" w:type="dxa"/>
            <w:hideMark/>
            <w:tcPrChange w:id="263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50FC6F9" w14:textId="77777777" w:rsidR="00C061A1" w:rsidRPr="00C061A1" w:rsidRDefault="00C061A1">
            <w:pPr>
              <w:rPr>
                <w:ins w:id="2640" w:author="Никита Гринь" w:date="2026-08-04T14:42:00Z"/>
                <w:lang w:val="ru-RU"/>
                <w:rPrChange w:id="2641" w:author="Никита Гринь" w:date="2026-08-04T14:50:00Z" w16du:dateUtc="2026-08-04T11:50:00Z">
                  <w:rPr>
                    <w:ins w:id="2642" w:author="Никита Гринь" w:date="2026-08-04T14:42:00Z"/>
                  </w:rPr>
                </w:rPrChange>
              </w:rPr>
            </w:pPr>
            <w:ins w:id="2643" w:author="Никита Гринь" w:date="2026-08-04T14:42:00Z">
              <w:r w:rsidRPr="00C061A1">
                <w:rPr>
                  <w:lang w:val="ru-RU"/>
                  <w:rPrChange w:id="2644" w:author="Никита Гринь" w:date="2026-08-04T14:50:00Z" w16du:dateUtc="2026-08-04T11:50:00Z">
                    <w:rPr/>
                  </w:rPrChange>
                </w:rPr>
                <w:t xml:space="preserve">Готовый отчёт «Повторные обращения». Назначение: сколько клиентов обращались повторно и по каким тематикам. Формулы: число повторных обращений (клиентов с ≥2 обращениями за период); доля повторных = число таких клиентов / число всех клиентов с обращениями за период × 100%. Данные/фильтры: период, канал, тематика, идентификатор клиента. Вид: сводная таблица и столбчатая диаграмма по тематикам. Периоды: день / неделя / месяц / произвольный.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645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646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47" w:author="Никита Гринь" w:date="2026-08-04T14:50:00Z" w16du:dateUtc="2026-08-04T11:50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648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649" w:author="Никита Гринь" w:date="2026-08-04T14:50:00Z" w16du:dateUtc="2026-08-04T11:50:00Z">
                    <w:rPr/>
                  </w:rPrChange>
                </w:rPr>
                <w:t>-05.</w:t>
              </w:r>
            </w:ins>
          </w:p>
        </w:tc>
        <w:tc>
          <w:tcPr>
            <w:tcW w:w="851" w:type="dxa"/>
            <w:hideMark/>
            <w:tcPrChange w:id="2650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951324B" w14:textId="77777777" w:rsidR="00C061A1" w:rsidRPr="00C061A1" w:rsidRDefault="00C061A1">
            <w:pPr>
              <w:rPr>
                <w:ins w:id="2651" w:author="Никита Гринь" w:date="2026-08-04T14:42:00Z"/>
              </w:rPr>
            </w:pPr>
            <w:ins w:id="2652" w:author="Никита Гринь" w:date="2026-08-04T14:42:00Z">
              <w:r w:rsidRPr="00C061A1">
                <w:t>4.7.4.6</w:t>
              </w:r>
            </w:ins>
          </w:p>
        </w:tc>
      </w:tr>
      <w:tr w:rsidR="00C061A1" w:rsidRPr="00C061A1" w14:paraId="0488DA52" w14:textId="77777777" w:rsidTr="00C061A1">
        <w:trPr>
          <w:trHeight w:val="2040"/>
          <w:ins w:id="2653" w:author="Никита Гринь" w:date="2026-08-04T14:42:00Z"/>
          <w:trPrChange w:id="2654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655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B9C046D" w14:textId="77777777" w:rsidR="00C061A1" w:rsidRPr="00C061A1" w:rsidRDefault="00C061A1">
            <w:pPr>
              <w:rPr>
                <w:ins w:id="2656" w:author="Никита Гринь" w:date="2026-08-04T14:42:00Z"/>
              </w:rPr>
            </w:pPr>
            <w:ins w:id="2657" w:author="Никита Гринь" w:date="2026-08-04T14:42:00Z">
              <w:r w:rsidRPr="00C061A1">
                <w:lastRenderedPageBreak/>
                <w:t>FR-RPT-CC-14</w:t>
              </w:r>
            </w:ins>
          </w:p>
        </w:tc>
        <w:tc>
          <w:tcPr>
            <w:tcW w:w="4146" w:type="dxa"/>
            <w:hideMark/>
            <w:tcPrChange w:id="2658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B627F18" w14:textId="77777777" w:rsidR="00C061A1" w:rsidRPr="00C061A1" w:rsidRDefault="00C061A1">
            <w:pPr>
              <w:rPr>
                <w:ins w:id="2659" w:author="Никита Гринь" w:date="2026-08-04T14:42:00Z"/>
                <w:lang w:val="ru-RU"/>
                <w:rPrChange w:id="2660" w:author="Никита Гринь" w:date="2026-08-04T14:50:00Z" w16du:dateUtc="2026-08-04T11:50:00Z">
                  <w:rPr>
                    <w:ins w:id="2661" w:author="Никита Гринь" w:date="2026-08-04T14:42:00Z"/>
                  </w:rPr>
                </w:rPrChange>
              </w:rPr>
            </w:pPr>
            <w:ins w:id="2662" w:author="Никита Гринь" w:date="2026-08-04T14:42:00Z">
              <w:r w:rsidRPr="00C061A1">
                <w:rPr>
                  <w:lang w:val="ru-RU"/>
                  <w:rPrChange w:id="2663" w:author="Никита Гринь" w:date="2026-08-04T14:50:00Z" w16du:dateUtc="2026-08-04T11:50:00Z">
                    <w:rPr/>
                  </w:rPrChange>
                </w:rPr>
                <w:t>Формирование отчетов по качеству преобразования речи в текст и анализу разговоров.</w:t>
              </w:r>
            </w:ins>
          </w:p>
        </w:tc>
        <w:tc>
          <w:tcPr>
            <w:tcW w:w="6667" w:type="dxa"/>
            <w:hideMark/>
            <w:tcPrChange w:id="266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CB2B016" w14:textId="77777777" w:rsidR="00C061A1" w:rsidRPr="00C061A1" w:rsidRDefault="00C061A1">
            <w:pPr>
              <w:rPr>
                <w:ins w:id="2665" w:author="Никита Гринь" w:date="2026-08-04T14:42:00Z"/>
              </w:rPr>
            </w:pPr>
            <w:ins w:id="2666" w:author="Никита Гринь" w:date="2026-08-04T14:42:00Z">
              <w:r w:rsidRPr="00C061A1">
                <w:rPr>
                  <w:lang w:val="ru-RU"/>
                  <w:rPrChange w:id="2667" w:author="Никита Гринь" w:date="2026-08-04T14:50:00Z" w16du:dateUtc="2026-08-04T11:50:00Z">
                    <w:rPr/>
                  </w:rPrChange>
                </w:rPr>
                <w:t xml:space="preserve">Готовый отчёт «Качество </w:t>
              </w:r>
              <w:r w:rsidRPr="00C061A1">
                <w:t>ASR</w:t>
              </w:r>
              <w:r w:rsidRPr="00C061A1">
                <w:rPr>
                  <w:lang w:val="ru-RU"/>
                  <w:rPrChange w:id="2668" w:author="Никита Гринь" w:date="2026-08-04T14:50:00Z" w16du:dateUtc="2026-08-04T11:50:00Z">
                    <w:rPr/>
                  </w:rPrChange>
                </w:rPr>
                <w:t xml:space="preserve"> и анализ разговоров». Формулы: средняя уверенность </w:t>
              </w:r>
              <w:r w:rsidRPr="00C061A1">
                <w:t>ASR</w:t>
              </w:r>
              <w:r w:rsidRPr="00C061A1">
                <w:rPr>
                  <w:lang w:val="ru-RU"/>
                  <w:rPrChange w:id="2669" w:author="Никита Гринь" w:date="2026-08-04T14:50:00Z" w16du:dateUtc="2026-08-04T11:50:00Z">
                    <w:rPr/>
                  </w:rPrChange>
                </w:rPr>
                <w:t xml:space="preserve"> = сумма </w:t>
              </w:r>
              <w:r w:rsidRPr="00C061A1">
                <w:t>confidence</w:t>
              </w:r>
              <w:r w:rsidRPr="00C061A1">
                <w:rPr>
                  <w:lang w:val="ru-RU"/>
                  <w:rPrChange w:id="2670" w:author="Никита Гринь" w:date="2026-08-04T14:50:00Z" w16du:dateUtc="2026-08-04T11:50:00Z">
                    <w:rPr/>
                  </w:rPrChange>
                </w:rPr>
                <w:t xml:space="preserve"> / число реплик; доля нераспознанных = число реплик «не распознано» или </w:t>
              </w:r>
              <w:r w:rsidRPr="00C061A1">
                <w:t>confidence</w:t>
              </w:r>
              <w:r w:rsidRPr="00C061A1">
                <w:rPr>
                  <w:lang w:val="ru-RU"/>
                  <w:rPrChange w:id="2671" w:author="Никита Гринь" w:date="2026-08-04T14:50:00Z" w16du:dateUtc="2026-08-04T11:50:00Z">
                    <w:rPr/>
                  </w:rPrChange>
                </w:rPr>
                <w:t xml:space="preserve"> ниже порога / все реплики × 100%. Связь с выгрузкой нераспознанных записей (</w:t>
              </w:r>
              <w:r w:rsidRPr="00C061A1">
                <w:t>FR</w:t>
              </w:r>
              <w:r w:rsidRPr="00C061A1">
                <w:rPr>
                  <w:lang w:val="ru-RU"/>
                  <w:rPrChange w:id="2672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673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74" w:author="Никита Гринь" w:date="2026-08-04T14:50:00Z" w16du:dateUtc="2026-08-04T11:50:00Z">
                    <w:rPr/>
                  </w:rPrChange>
                </w:rPr>
                <w:t xml:space="preserve">-16 / §4.7.3.5). Фильтры: период, оператор, номер телефона, порог качества (в т.ч. успешность &lt;90%, неразборчивые фрагменты ≥10%). </w:t>
              </w:r>
              <w:r w:rsidRPr="003F1B40">
                <w:rPr>
                  <w:lang w:val="ru-RU"/>
                  <w:rPrChange w:id="2675" w:author="Никита Гринь" w:date="2026-08-04T14:50:00Z" w16du:dateUtc="2026-08-04T11:50:00Z">
                    <w:rPr/>
                  </w:rPrChange>
                </w:rPr>
                <w:t xml:space="preserve">Вид: таблица записей + график качества по дням; выгрузка аудио и транскрипта. </w:t>
              </w:r>
              <w:r w:rsidRPr="00C061A1">
                <w:t>Приёмка: UC-REP-CC-02, RPT-T-06.</w:t>
              </w:r>
            </w:ins>
          </w:p>
        </w:tc>
        <w:tc>
          <w:tcPr>
            <w:tcW w:w="851" w:type="dxa"/>
            <w:hideMark/>
            <w:tcPrChange w:id="267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E19F2EA" w14:textId="77777777" w:rsidR="00C061A1" w:rsidRPr="00C061A1" w:rsidRDefault="00C061A1">
            <w:pPr>
              <w:rPr>
                <w:ins w:id="2677" w:author="Никита Гринь" w:date="2026-08-04T14:42:00Z"/>
              </w:rPr>
            </w:pPr>
            <w:ins w:id="2678" w:author="Никита Гринь" w:date="2026-08-04T14:42:00Z">
              <w:r w:rsidRPr="00C061A1">
                <w:t>4.7.4.7</w:t>
              </w:r>
            </w:ins>
          </w:p>
        </w:tc>
      </w:tr>
      <w:tr w:rsidR="00C061A1" w:rsidRPr="00C061A1" w14:paraId="75FF7211" w14:textId="77777777" w:rsidTr="00C061A1">
        <w:trPr>
          <w:trHeight w:val="1458"/>
          <w:ins w:id="2679" w:author="Никита Гринь" w:date="2026-08-04T14:42:00Z"/>
          <w:trPrChange w:id="2680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68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12C3111" w14:textId="77777777" w:rsidR="00C061A1" w:rsidRPr="00C061A1" w:rsidRDefault="00C061A1">
            <w:pPr>
              <w:rPr>
                <w:ins w:id="2682" w:author="Никита Гринь" w:date="2026-08-04T14:42:00Z"/>
              </w:rPr>
            </w:pPr>
            <w:ins w:id="2683" w:author="Никита Гринь" w:date="2026-08-04T14:42:00Z">
              <w:r w:rsidRPr="00C061A1">
                <w:t>FR-RPT-CC-15</w:t>
              </w:r>
            </w:ins>
          </w:p>
        </w:tc>
        <w:tc>
          <w:tcPr>
            <w:tcW w:w="4146" w:type="dxa"/>
            <w:hideMark/>
            <w:tcPrChange w:id="268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67631245" w14:textId="77777777" w:rsidR="00C061A1" w:rsidRPr="003F1B40" w:rsidRDefault="00C061A1">
            <w:pPr>
              <w:rPr>
                <w:ins w:id="2685" w:author="Никита Гринь" w:date="2026-08-04T14:42:00Z"/>
                <w:lang w:val="ru-RU"/>
                <w:rPrChange w:id="2686" w:author="Никита Гринь" w:date="2026-08-04T14:50:00Z" w16du:dateUtc="2026-08-04T11:50:00Z">
                  <w:rPr>
                    <w:ins w:id="2687" w:author="Никита Гринь" w:date="2026-08-04T14:42:00Z"/>
                  </w:rPr>
                </w:rPrChange>
              </w:rPr>
            </w:pPr>
            <w:ins w:id="2688" w:author="Никита Гринь" w:date="2026-08-04T14:42:00Z">
              <w:r w:rsidRPr="003F1B40">
                <w:rPr>
                  <w:lang w:val="ru-RU"/>
                  <w:rPrChange w:id="2689" w:author="Никита Гринь" w:date="2026-08-04T14:50:00Z" w16du:dateUtc="2026-08-04T11:50:00Z">
                    <w:rPr/>
                  </w:rPrChange>
                </w:rPr>
                <w:t>Отчеты по диалогам: Модуль Контакт-центра должен формировать отчеты по каждому диалогу в виде отображения диалога в текстовом формате с репликами клиента и оператора канала телефония или онлайн-чата.</w:t>
              </w:r>
            </w:ins>
          </w:p>
        </w:tc>
        <w:tc>
          <w:tcPr>
            <w:tcW w:w="6667" w:type="dxa"/>
            <w:hideMark/>
            <w:tcPrChange w:id="2690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EC0CAA4" w14:textId="77777777" w:rsidR="00C061A1" w:rsidRPr="003F1B40" w:rsidRDefault="00C061A1">
            <w:pPr>
              <w:rPr>
                <w:ins w:id="2691" w:author="Никита Гринь" w:date="2026-08-04T14:42:00Z"/>
                <w:lang w:val="ru-RU"/>
                <w:rPrChange w:id="2692" w:author="Никита Гринь" w:date="2026-08-04T14:50:00Z" w16du:dateUtc="2026-08-04T11:50:00Z">
                  <w:rPr>
                    <w:ins w:id="2693" w:author="Никита Гринь" w:date="2026-08-04T14:42:00Z"/>
                  </w:rPr>
                </w:rPrChange>
              </w:rPr>
            </w:pPr>
            <w:ins w:id="2694" w:author="Никита Гринь" w:date="2026-08-04T14:42:00Z">
              <w:r w:rsidRPr="003F1B40">
                <w:rPr>
                  <w:lang w:val="ru-RU"/>
                  <w:rPrChange w:id="2695" w:author="Никита Гринь" w:date="2026-08-04T14:50:00Z" w16du:dateUtc="2026-08-04T11:50:00Z">
                    <w:rPr/>
                  </w:rPrChange>
                </w:rPr>
                <w:t>Готовый отчёт «Диалог в тексте». Состав: построчный журнал реплик клиента и оператора; наличие/отсутствие отметки полезности по подсказкам. Фильтры: период, канал, оператор, тематика, признак отметки полезности. Вид: текстовая лента / таблица реплик; выгрузка .</w:t>
              </w:r>
              <w:r w:rsidRPr="00C061A1">
                <w:t>xlsx</w:t>
              </w:r>
              <w:r w:rsidRPr="003F1B40">
                <w:rPr>
                  <w:lang w:val="ru-RU"/>
                  <w:rPrChange w:id="2696" w:author="Никита Гринь" w:date="2026-08-04T14:50:00Z" w16du:dateUtc="2026-08-04T11:50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3F1B40">
                <w:rPr>
                  <w:lang w:val="ru-RU"/>
                  <w:rPrChange w:id="2697" w:author="Никита Гринь" w:date="2026-08-04T14:50:00Z" w16du:dateUtc="2026-08-04T11:50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698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699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00" w:author="Никита Гринь" w:date="2026-08-04T14:50:00Z" w16du:dateUtc="2026-08-04T11:50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01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02" w:author="Никита Гринь" w:date="2026-08-04T14:50:00Z" w16du:dateUtc="2026-08-04T11:50:00Z">
                    <w:rPr/>
                  </w:rPrChange>
                </w:rPr>
                <w:t>-07.</w:t>
              </w:r>
            </w:ins>
          </w:p>
        </w:tc>
        <w:tc>
          <w:tcPr>
            <w:tcW w:w="851" w:type="dxa"/>
            <w:hideMark/>
            <w:tcPrChange w:id="270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52ACCCC" w14:textId="77777777" w:rsidR="00C061A1" w:rsidRPr="00C061A1" w:rsidRDefault="00C061A1">
            <w:pPr>
              <w:rPr>
                <w:ins w:id="2704" w:author="Никита Гринь" w:date="2026-08-04T14:42:00Z"/>
              </w:rPr>
            </w:pPr>
            <w:ins w:id="2705" w:author="Никита Гринь" w:date="2026-08-04T14:42:00Z">
              <w:r w:rsidRPr="00C061A1">
                <w:t>4.7.4.8</w:t>
              </w:r>
            </w:ins>
          </w:p>
        </w:tc>
      </w:tr>
      <w:tr w:rsidR="00C061A1" w:rsidRPr="00C061A1" w14:paraId="4EE194C5" w14:textId="77777777" w:rsidTr="00C061A1">
        <w:trPr>
          <w:trHeight w:val="3789"/>
          <w:ins w:id="2706" w:author="Никита Гринь" w:date="2026-08-04T14:42:00Z"/>
          <w:trPrChange w:id="2707" w:author="Никита Гринь" w:date="2026-08-04T14:43:00Z" w16du:dateUtc="2026-08-04T11:43:00Z">
            <w:trPr>
              <w:trHeight w:val="3789"/>
            </w:trPr>
          </w:trPrChange>
        </w:trPr>
        <w:tc>
          <w:tcPr>
            <w:tcW w:w="1231" w:type="dxa"/>
            <w:hideMark/>
            <w:tcPrChange w:id="270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63C7ECB6" w14:textId="77777777" w:rsidR="00C061A1" w:rsidRPr="00C061A1" w:rsidRDefault="00C061A1">
            <w:pPr>
              <w:rPr>
                <w:ins w:id="2709" w:author="Никита Гринь" w:date="2026-08-04T14:42:00Z"/>
              </w:rPr>
            </w:pPr>
            <w:ins w:id="2710" w:author="Никита Гринь" w:date="2026-08-04T14:42:00Z">
              <w:r w:rsidRPr="00C061A1">
                <w:t>FR-RPT-CC-16</w:t>
              </w:r>
            </w:ins>
          </w:p>
        </w:tc>
        <w:tc>
          <w:tcPr>
            <w:tcW w:w="4146" w:type="dxa"/>
            <w:hideMark/>
            <w:tcPrChange w:id="271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7D0E9BF" w14:textId="77777777" w:rsidR="00C061A1" w:rsidRPr="003F1B40" w:rsidRDefault="00C061A1">
            <w:pPr>
              <w:rPr>
                <w:ins w:id="2712" w:author="Никита Гринь" w:date="2026-08-04T14:42:00Z"/>
                <w:lang w:val="ru-RU"/>
                <w:rPrChange w:id="2713" w:author="Никита Гринь" w:date="2026-08-04T14:50:00Z" w16du:dateUtc="2026-08-04T11:50:00Z">
                  <w:rPr>
                    <w:ins w:id="2714" w:author="Никита Гринь" w:date="2026-08-04T14:42:00Z"/>
                  </w:rPr>
                </w:rPrChange>
              </w:rPr>
            </w:pPr>
            <w:ins w:id="2715" w:author="Никита Гринь" w:date="2026-08-04T14:42:00Z">
              <w:r w:rsidRPr="003F1B40">
                <w:rPr>
                  <w:lang w:val="ru-RU"/>
                  <w:rPrChange w:id="2716" w:author="Никита Гринь" w:date="2026-08-04T14:50:00Z" w16du:dateUtc="2026-08-04T11:50:00Z">
                    <w:rPr/>
                  </w:rPrChange>
                </w:rPr>
                <w:t xml:space="preserve">модуль отчетности должен предоставлять функционал для фильтрации и выгрузки нераспознанных записей, удовлетворяющих следующим критериям: записи, где коэффициент успешности распознавания составляет менее 90%; записи, содержащие 10% процентов неразборчивых фрагментов. Интерфейс выгрузки должен позволять выбирать диапазон дат, операторов канала </w:t>
              </w:r>
              <w:r w:rsidRPr="003F1B40">
                <w:rPr>
                  <w:lang w:val="ru-RU"/>
                  <w:rPrChange w:id="2717" w:author="Никита Гринь" w:date="2026-08-04T14:50:00Z" w16du:dateUtc="2026-08-04T11:50:00Z">
                    <w:rPr/>
                  </w:rPrChange>
                </w:rPr>
                <w:lastRenderedPageBreak/>
                <w:t>телефония или онлайн-чата, номера телефонов, для фильтрации нераспознанных записей. Формат выгружаемых данных должен включать аудиофайл исходной записи, время начала и окончания каждого сегмента записи, транскрипт попытки распознавания, оценку качества распознавания в процентах.</w:t>
              </w:r>
            </w:ins>
          </w:p>
        </w:tc>
        <w:tc>
          <w:tcPr>
            <w:tcW w:w="6667" w:type="dxa"/>
            <w:hideMark/>
            <w:tcPrChange w:id="2718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A3FFE0" w14:textId="77777777" w:rsidR="00C061A1" w:rsidRPr="003F1B40" w:rsidRDefault="00C061A1">
            <w:pPr>
              <w:rPr>
                <w:ins w:id="2719" w:author="Никита Гринь" w:date="2026-08-04T14:42:00Z"/>
                <w:lang w:val="ru-RU"/>
                <w:rPrChange w:id="2720" w:author="Никита Гринь" w:date="2026-08-04T14:51:00Z" w16du:dateUtc="2026-08-04T11:51:00Z">
                  <w:rPr>
                    <w:ins w:id="2721" w:author="Никита Гринь" w:date="2026-08-04T14:42:00Z"/>
                  </w:rPr>
                </w:rPrChange>
              </w:rPr>
            </w:pPr>
            <w:ins w:id="2722" w:author="Никита Гринь" w:date="2026-08-04T14:42:00Z">
              <w:r w:rsidRPr="003F1B40">
                <w:rPr>
                  <w:lang w:val="ru-RU"/>
                  <w:rPrChange w:id="2723" w:author="Никита Гринь" w:date="2026-08-04T14:50:00Z" w16du:dateUtc="2026-08-04T11:50:00Z">
                    <w:rPr/>
                  </w:rPrChange>
                </w:rPr>
                <w:lastRenderedPageBreak/>
                <w:t xml:space="preserve">Выгрузка нераспознанных записей </w:t>
              </w:r>
              <w:r w:rsidRPr="00C061A1">
                <w:t>ASR</w:t>
              </w:r>
              <w:r w:rsidRPr="003F1B40">
                <w:rPr>
                  <w:lang w:val="ru-RU"/>
                  <w:rPrChange w:id="2724" w:author="Никита Гринь" w:date="2026-08-04T14:50:00Z" w16du:dateUtc="2026-08-04T11:50:00Z">
                    <w:rPr/>
                  </w:rPrChange>
                </w:rPr>
                <w:t xml:space="preserve">. Фильтры: диапазон дат, оператор (телефония / онлайн-чат), номер телефона; критерии §4.7.3.5.2–3. Состав выгрузки: аудиофайл, время начала/окончания сегмента, транскрипт попытки, оценка качества %. </w:t>
              </w:r>
              <w:r w:rsidRPr="003F1B40">
                <w:rPr>
                  <w:lang w:val="ru-RU"/>
                  <w:rPrChange w:id="2725" w:author="Никита Гринь" w:date="2026-08-04T14:51:00Z" w16du:dateUtc="2026-08-04T11:51:00Z">
                    <w:rPr/>
                  </w:rPrChange>
                </w:rPr>
                <w:t xml:space="preserve">Вид: интерфейс фильтрации + пакетная выгрузка.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26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27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28" w:author="Никита Гринь" w:date="2026-08-04T14:51:00Z" w16du:dateUtc="2026-08-04T11:51:00Z">
                    <w:rPr/>
                  </w:rPrChange>
                </w:rPr>
                <w:t xml:space="preserve">-02, </w:t>
              </w:r>
              <w:r w:rsidRPr="00C061A1">
                <w:t>RPT</w:t>
              </w:r>
              <w:r w:rsidRPr="003F1B40">
                <w:rPr>
                  <w:lang w:val="ru-RU"/>
                  <w:rPrChange w:id="2729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30" w:author="Никита Гринь" w:date="2026-08-04T14:51:00Z" w16du:dateUtc="2026-08-04T11:51:00Z">
                    <w:rPr/>
                  </w:rPrChange>
                </w:rPr>
                <w:t>-06.</w:t>
              </w:r>
            </w:ins>
          </w:p>
        </w:tc>
        <w:tc>
          <w:tcPr>
            <w:tcW w:w="851" w:type="dxa"/>
            <w:hideMark/>
            <w:tcPrChange w:id="273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529C3D1E" w14:textId="77777777" w:rsidR="00C061A1" w:rsidRPr="00C061A1" w:rsidRDefault="00C061A1">
            <w:pPr>
              <w:rPr>
                <w:ins w:id="2732" w:author="Никита Гринь" w:date="2026-08-04T14:42:00Z"/>
              </w:rPr>
            </w:pPr>
            <w:ins w:id="2733" w:author="Никита Гринь" w:date="2026-08-04T14:42:00Z">
              <w:r w:rsidRPr="00C061A1">
                <w:t>4.7.3.5</w:t>
              </w:r>
            </w:ins>
          </w:p>
        </w:tc>
      </w:tr>
      <w:tr w:rsidR="00C061A1" w:rsidRPr="00C061A1" w14:paraId="00543F38" w14:textId="77777777" w:rsidTr="00C061A1">
        <w:trPr>
          <w:trHeight w:val="1458"/>
          <w:ins w:id="2734" w:author="Никита Гринь" w:date="2026-08-04T14:42:00Z"/>
          <w:trPrChange w:id="2735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73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F15207C" w14:textId="77777777" w:rsidR="00C061A1" w:rsidRPr="00C061A1" w:rsidRDefault="00C061A1">
            <w:pPr>
              <w:rPr>
                <w:ins w:id="2737" w:author="Никита Гринь" w:date="2026-08-04T14:42:00Z"/>
              </w:rPr>
            </w:pPr>
            <w:ins w:id="2738" w:author="Никита Гринь" w:date="2026-08-04T14:42:00Z">
              <w:r w:rsidRPr="00C061A1">
                <w:t>FR-RPT-CC-17</w:t>
              </w:r>
            </w:ins>
          </w:p>
        </w:tc>
        <w:tc>
          <w:tcPr>
            <w:tcW w:w="4146" w:type="dxa"/>
            <w:hideMark/>
            <w:tcPrChange w:id="273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88C0380" w14:textId="77777777" w:rsidR="00C061A1" w:rsidRPr="003F1B40" w:rsidRDefault="00C061A1">
            <w:pPr>
              <w:rPr>
                <w:ins w:id="2740" w:author="Никита Гринь" w:date="2026-08-04T14:42:00Z"/>
                <w:lang w:val="ru-RU"/>
                <w:rPrChange w:id="2741" w:author="Никита Гринь" w:date="2026-08-04T14:51:00Z" w16du:dateUtc="2026-08-04T11:51:00Z">
                  <w:rPr>
                    <w:ins w:id="2742" w:author="Никита Гринь" w:date="2026-08-04T14:42:00Z"/>
                  </w:rPr>
                </w:rPrChange>
              </w:rPr>
            </w:pPr>
            <w:ins w:id="2743" w:author="Никита Гринь" w:date="2026-08-04T14:42:00Z">
              <w:r w:rsidRPr="003F1B40">
                <w:rPr>
                  <w:lang w:val="ru-RU"/>
                  <w:rPrChange w:id="2744" w:author="Никита Гринь" w:date="2026-08-04T14:51:00Z" w16du:dateUtc="2026-08-04T11:51:00Z">
                    <w:rPr/>
                  </w:rPrChange>
                </w:rPr>
                <w:t xml:space="preserve">Модуль Контакт-центра должна формировать следующие настраиваемые виды отчетов: категоризация запросов пользователей и клиентов, а также ответов модуля </w:t>
              </w:r>
              <w:r w:rsidRPr="00C061A1">
                <w:t>LLM</w:t>
              </w:r>
              <w:r w:rsidRPr="003F1B40">
                <w:rPr>
                  <w:lang w:val="ru-RU"/>
                  <w:rPrChange w:id="2745" w:author="Никита Гринь" w:date="2026-08-04T14:51:00Z" w16du:dateUtc="2026-08-04T11:51:00Z">
                    <w:rPr/>
                  </w:rPrChange>
                </w:rPr>
                <w:t xml:space="preserve"> по тематикам (анализ тематики как по запросу, так и по ответу).</w:t>
              </w:r>
            </w:ins>
          </w:p>
        </w:tc>
        <w:tc>
          <w:tcPr>
            <w:tcW w:w="6667" w:type="dxa"/>
            <w:hideMark/>
            <w:tcPrChange w:id="274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E6EFFCC" w14:textId="77777777" w:rsidR="00C061A1" w:rsidRPr="003F1B40" w:rsidRDefault="00C061A1">
            <w:pPr>
              <w:rPr>
                <w:ins w:id="2747" w:author="Никита Гринь" w:date="2026-08-04T14:42:00Z"/>
                <w:lang w:val="ru-RU"/>
                <w:rPrChange w:id="2748" w:author="Никита Гринь" w:date="2026-08-04T14:51:00Z" w16du:dateUtc="2026-08-04T11:51:00Z">
                  <w:rPr>
                    <w:ins w:id="2749" w:author="Никита Гринь" w:date="2026-08-04T14:42:00Z"/>
                  </w:rPr>
                </w:rPrChange>
              </w:rPr>
            </w:pPr>
            <w:ins w:id="2750" w:author="Никита Гринь" w:date="2026-08-04T14:42:00Z">
              <w:r w:rsidRPr="003F1B40">
                <w:rPr>
                  <w:lang w:val="ru-RU"/>
                  <w:rPrChange w:id="2751" w:author="Никита Гринь" w:date="2026-08-04T14:51:00Z" w16du:dateUtc="2026-08-04T11:51:00Z">
                    <w:rPr/>
                  </w:rPrChange>
                </w:rPr>
                <w:t xml:space="preserve">Готовый отчёт «Категоризация по тематикам». Формула: доля тематики = число обращений или ответов данной тематики / общее число за период × 100%. Фильтры: период, канал, тематика запроса, тематика ответа. Вид: круговая/столбчатая диаграмма + сводная таблица. Периоды: день / неделя / месяц.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52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53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54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55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56" w:author="Никита Гринь" w:date="2026-08-04T14:51:00Z" w16du:dateUtc="2026-08-04T11:51:00Z">
                    <w:rPr/>
                  </w:rPrChange>
                </w:rPr>
                <w:t>-08.</w:t>
              </w:r>
            </w:ins>
          </w:p>
        </w:tc>
        <w:tc>
          <w:tcPr>
            <w:tcW w:w="851" w:type="dxa"/>
            <w:hideMark/>
            <w:tcPrChange w:id="275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357F4BA" w14:textId="77777777" w:rsidR="00C061A1" w:rsidRPr="00C061A1" w:rsidRDefault="00C061A1">
            <w:pPr>
              <w:rPr>
                <w:ins w:id="2758" w:author="Никита Гринь" w:date="2026-08-04T14:42:00Z"/>
              </w:rPr>
            </w:pPr>
            <w:ins w:id="2759" w:author="Никита Гринь" w:date="2026-08-04T14:42:00Z">
              <w:r w:rsidRPr="00C061A1">
                <w:t>4.7.4.9.1</w:t>
              </w:r>
            </w:ins>
          </w:p>
        </w:tc>
      </w:tr>
      <w:tr w:rsidR="00C061A1" w:rsidRPr="00C061A1" w14:paraId="0241A2ED" w14:textId="77777777" w:rsidTr="00C061A1">
        <w:trPr>
          <w:trHeight w:val="1749"/>
          <w:ins w:id="2760" w:author="Никита Гринь" w:date="2026-08-04T14:42:00Z"/>
          <w:trPrChange w:id="2761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76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B09EAEF" w14:textId="77777777" w:rsidR="00C061A1" w:rsidRPr="00C061A1" w:rsidRDefault="00C061A1">
            <w:pPr>
              <w:rPr>
                <w:ins w:id="2763" w:author="Никита Гринь" w:date="2026-08-04T14:42:00Z"/>
              </w:rPr>
            </w:pPr>
            <w:ins w:id="2764" w:author="Никита Гринь" w:date="2026-08-04T14:42:00Z">
              <w:r w:rsidRPr="00C061A1">
                <w:t>FR-RPT-CC-18</w:t>
              </w:r>
            </w:ins>
          </w:p>
        </w:tc>
        <w:tc>
          <w:tcPr>
            <w:tcW w:w="4146" w:type="dxa"/>
            <w:hideMark/>
            <w:tcPrChange w:id="276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686B762" w14:textId="77777777" w:rsidR="00C061A1" w:rsidRPr="00C061A1" w:rsidRDefault="00C061A1">
            <w:pPr>
              <w:rPr>
                <w:ins w:id="2766" w:author="Никита Гринь" w:date="2026-08-04T14:42:00Z"/>
                <w:lang w:val="ru-RU"/>
                <w:rPrChange w:id="2767" w:author="Никита Гринь" w:date="2026-08-04T14:42:00Z" w16du:dateUtc="2026-08-04T11:42:00Z">
                  <w:rPr>
                    <w:ins w:id="2768" w:author="Никита Гринь" w:date="2026-08-04T14:42:00Z"/>
                  </w:rPr>
                </w:rPrChange>
              </w:rPr>
            </w:pPr>
            <w:ins w:id="2769" w:author="Никита Гринь" w:date="2026-08-04T14:42:00Z">
              <w:r w:rsidRPr="00C061A1">
                <w:rPr>
                  <w:lang w:val="ru-RU"/>
                  <w:rPrChange w:id="2770" w:author="Никита Гринь" w:date="2026-08-04T14:42:00Z" w16du:dateUtc="2026-08-04T11:42:00Z">
                    <w:rPr/>
                  </w:rPrChange>
                </w:rPr>
                <w:t xml:space="preserve">отчет по диалогам с галлюцинациями </w:t>
              </w:r>
              <w:r w:rsidRPr="00C061A1">
                <w:t>LLM</w:t>
              </w:r>
              <w:r w:rsidRPr="00C061A1">
                <w:rPr>
                  <w:lang w:val="ru-RU"/>
                  <w:rPrChange w:id="2771" w:author="Никита Гринь" w:date="2026-08-04T14:42:00Z" w16du:dateUtc="2026-08-04T11:42:00Z">
                    <w:rPr/>
                  </w:rPrChange>
                </w:rPr>
                <w:t xml:space="preserve"> </w:t>
              </w:r>
              <w:r w:rsidRPr="00C061A1">
                <w:t>c</w:t>
              </w:r>
              <w:r w:rsidRPr="00C061A1">
                <w:rPr>
                  <w:lang w:val="ru-RU"/>
                  <w:rPrChange w:id="2772" w:author="Никита Гринь" w:date="2026-08-04T14:42:00Z" w16du:dateUtc="2026-08-04T11:42:00Z">
                    <w:rPr/>
                  </w:rPrChange>
                </w:rPr>
                <w:t xml:space="preserve"> возможностью просмотра запросов, полученных ответов и тематики.</w:t>
              </w:r>
            </w:ins>
          </w:p>
        </w:tc>
        <w:tc>
          <w:tcPr>
            <w:tcW w:w="6667" w:type="dxa"/>
            <w:hideMark/>
            <w:tcPrChange w:id="277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935E352" w14:textId="77777777" w:rsidR="00C061A1" w:rsidRPr="003F1B40" w:rsidRDefault="00C061A1">
            <w:pPr>
              <w:rPr>
                <w:ins w:id="2774" w:author="Никита Гринь" w:date="2026-08-04T14:42:00Z"/>
                <w:lang w:val="ru-RU"/>
                <w:rPrChange w:id="2775" w:author="Никита Гринь" w:date="2026-08-04T14:51:00Z" w16du:dateUtc="2026-08-04T11:51:00Z">
                  <w:rPr>
                    <w:ins w:id="2776" w:author="Никита Гринь" w:date="2026-08-04T14:42:00Z"/>
                  </w:rPr>
                </w:rPrChange>
              </w:rPr>
            </w:pPr>
            <w:ins w:id="2777" w:author="Никита Гринь" w:date="2026-08-04T14:42:00Z">
              <w:r w:rsidRPr="003F1B40">
                <w:rPr>
                  <w:lang w:val="ru-RU"/>
                  <w:rPrChange w:id="2778" w:author="Никита Гринь" w:date="2026-08-04T14:51:00Z" w16du:dateUtc="2026-08-04T11:51:00Z">
                    <w:rPr/>
                  </w:rPrChange>
                </w:rPr>
                <w:t xml:space="preserve">Готовый отчёт «Диалоги с галлюцинациями </w:t>
              </w:r>
              <w:r w:rsidRPr="00C061A1">
                <w:t>LLM</w:t>
              </w:r>
              <w:r w:rsidRPr="003F1B40">
                <w:rPr>
                  <w:lang w:val="ru-RU"/>
                  <w:rPrChange w:id="2779" w:author="Никита Гринь" w:date="2026-08-04T14:51:00Z" w16du:dateUtc="2026-08-04T11:51:00Z">
                    <w:rPr/>
                  </w:rPrChange>
                </w:rPr>
                <w:t xml:space="preserve">». Признаки: ответ вне СУЗ, низкая опора на источники, пометка аналитика, отметка оператора. Состав: запрос, ответ, тематика, канал, оператор; переход в карточку диалога. Формулы: число таких диалогов; доля = число диалогов с галлюцинацией / число всех диалогов с ответом </w:t>
              </w:r>
              <w:r w:rsidRPr="00C061A1">
                <w:t>LLM</w:t>
              </w:r>
              <w:r w:rsidRPr="003F1B40">
                <w:rPr>
                  <w:lang w:val="ru-RU"/>
                  <w:rPrChange w:id="2780" w:author="Никита Гринь" w:date="2026-08-04T14:51:00Z" w16du:dateUtc="2026-08-04T11:51:00Z">
                    <w:rPr/>
                  </w:rPrChange>
                </w:rPr>
                <w:t xml:space="preserve"> за период × 100%. Фильтры: период, канал, тематика, оператор. Вид: таблица кейсов.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81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82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83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84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85" w:author="Никита Гринь" w:date="2026-08-04T14:51:00Z" w16du:dateUtc="2026-08-04T11:51:00Z">
                    <w:rPr/>
                  </w:rPrChange>
                </w:rPr>
                <w:t>-08.</w:t>
              </w:r>
            </w:ins>
          </w:p>
        </w:tc>
        <w:tc>
          <w:tcPr>
            <w:tcW w:w="851" w:type="dxa"/>
            <w:hideMark/>
            <w:tcPrChange w:id="278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35EADE3" w14:textId="77777777" w:rsidR="00C061A1" w:rsidRPr="00C061A1" w:rsidRDefault="00C061A1">
            <w:pPr>
              <w:rPr>
                <w:ins w:id="2787" w:author="Никита Гринь" w:date="2026-08-04T14:42:00Z"/>
              </w:rPr>
            </w:pPr>
            <w:ins w:id="2788" w:author="Никита Гринь" w:date="2026-08-04T14:42:00Z">
              <w:r w:rsidRPr="00C061A1">
                <w:t>4.7.4.9.2</w:t>
              </w:r>
            </w:ins>
          </w:p>
        </w:tc>
      </w:tr>
      <w:tr w:rsidR="00C061A1" w:rsidRPr="00C061A1" w14:paraId="6D9DD63F" w14:textId="77777777" w:rsidTr="00C061A1">
        <w:trPr>
          <w:trHeight w:val="1458"/>
          <w:ins w:id="2789" w:author="Никита Гринь" w:date="2026-08-04T14:42:00Z"/>
          <w:trPrChange w:id="2790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79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B142030" w14:textId="77777777" w:rsidR="00C061A1" w:rsidRPr="00C061A1" w:rsidRDefault="00C061A1">
            <w:pPr>
              <w:rPr>
                <w:ins w:id="2792" w:author="Никита Гринь" w:date="2026-08-04T14:42:00Z"/>
              </w:rPr>
            </w:pPr>
            <w:ins w:id="2793" w:author="Никита Гринь" w:date="2026-08-04T14:42:00Z">
              <w:r w:rsidRPr="00C061A1">
                <w:lastRenderedPageBreak/>
                <w:t>FR-RPT-CC-19</w:t>
              </w:r>
            </w:ins>
          </w:p>
        </w:tc>
        <w:tc>
          <w:tcPr>
            <w:tcW w:w="4146" w:type="dxa"/>
            <w:hideMark/>
            <w:tcPrChange w:id="279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E238CDC" w14:textId="77777777" w:rsidR="00C061A1" w:rsidRPr="003F1B40" w:rsidRDefault="00C061A1">
            <w:pPr>
              <w:rPr>
                <w:ins w:id="2795" w:author="Никита Гринь" w:date="2026-08-04T14:42:00Z"/>
                <w:lang w:val="ru-RU"/>
                <w:rPrChange w:id="2796" w:author="Никита Гринь" w:date="2026-08-04T14:51:00Z" w16du:dateUtc="2026-08-04T11:51:00Z">
                  <w:rPr>
                    <w:ins w:id="2797" w:author="Никита Гринь" w:date="2026-08-04T14:42:00Z"/>
                  </w:rPr>
                </w:rPrChange>
              </w:rPr>
            </w:pPr>
            <w:ins w:id="2798" w:author="Никита Гринь" w:date="2026-08-04T14:42:00Z">
              <w:r w:rsidRPr="003F1B40">
                <w:rPr>
                  <w:lang w:val="ru-RU"/>
                  <w:rPrChange w:id="2799" w:author="Никита Гринь" w:date="2026-08-04T14:51:00Z" w16du:dateUtc="2026-08-04T11:51:00Z">
                    <w:rPr/>
                  </w:rPrChange>
                </w:rPr>
                <w:t>Модуль Контакт-центра позволять строить статистические диаграммы, а также выгружать их в формате .</w:t>
              </w:r>
              <w:r w:rsidRPr="00C061A1">
                <w:t>png</w:t>
              </w:r>
              <w:r w:rsidRPr="003F1B40">
                <w:rPr>
                  <w:lang w:val="ru-RU"/>
                  <w:rPrChange w:id="2800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csv</w:t>
              </w:r>
              <w:r w:rsidRPr="003F1B40">
                <w:rPr>
                  <w:lang w:val="ru-RU"/>
                  <w:rPrChange w:id="2801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xlsx</w:t>
              </w:r>
              <w:r w:rsidRPr="003F1B40">
                <w:rPr>
                  <w:lang w:val="ru-RU"/>
                  <w:rPrChange w:id="2802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doc</w:t>
              </w:r>
              <w:r w:rsidRPr="003F1B40">
                <w:rPr>
                  <w:lang w:val="ru-RU"/>
                  <w:rPrChange w:id="2803" w:author="Никита Гринь" w:date="2026-08-04T14:51:00Z" w16du:dateUtc="2026-08-04T11:51:00Z">
                    <w:rPr/>
                  </w:rPrChange>
                </w:rPr>
                <w:t>х и других. Модуль Контакт-центра должен уметь формировать статистику в виде сводных таблиц, графиков, диаграмм.</w:t>
              </w:r>
            </w:ins>
          </w:p>
        </w:tc>
        <w:tc>
          <w:tcPr>
            <w:tcW w:w="6667" w:type="dxa"/>
            <w:hideMark/>
            <w:tcPrChange w:id="280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DF9FF9" w14:textId="77777777" w:rsidR="00C061A1" w:rsidRPr="00C061A1" w:rsidRDefault="00C061A1">
            <w:pPr>
              <w:rPr>
                <w:ins w:id="2805" w:author="Никита Гринь" w:date="2026-08-04T14:42:00Z"/>
              </w:rPr>
            </w:pPr>
            <w:ins w:id="2806" w:author="Никита Гринь" w:date="2026-08-04T14:42:00Z">
              <w:r w:rsidRPr="003F1B40">
                <w:rPr>
                  <w:lang w:val="ru-RU"/>
                  <w:rPrChange w:id="2807" w:author="Никита Гринь" w:date="2026-08-04T14:51:00Z" w16du:dateUtc="2026-08-04T11:51:00Z">
                    <w:rPr/>
                  </w:rPrChange>
                </w:rPr>
                <w:t>Для отчётов модуля «Отчётность» доступны представления: сводные таблицы, графики, диаграммы; выгрузка .</w:t>
              </w:r>
              <w:r w:rsidRPr="00C061A1">
                <w:t>png</w:t>
              </w:r>
              <w:r w:rsidRPr="003F1B40">
                <w:rPr>
                  <w:lang w:val="ru-RU"/>
                  <w:rPrChange w:id="2808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csv</w:t>
              </w:r>
              <w:r w:rsidRPr="003F1B40">
                <w:rPr>
                  <w:lang w:val="ru-RU"/>
                  <w:rPrChange w:id="2809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xlsx</w:t>
              </w:r>
              <w:r w:rsidRPr="003F1B40">
                <w:rPr>
                  <w:lang w:val="ru-RU"/>
                  <w:rPrChange w:id="2810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docx</w:t>
              </w:r>
              <w:r w:rsidRPr="003F1B40">
                <w:rPr>
                  <w:lang w:val="ru-RU"/>
                  <w:rPrChange w:id="2811" w:author="Никита Гринь" w:date="2026-08-04T14:51:00Z" w16du:dateUtc="2026-08-04T11:51:00Z">
                    <w:rPr/>
                  </w:rPrChange>
                </w:rPr>
                <w:t xml:space="preserve"> и иных согласованных форматов. </w:t>
              </w:r>
              <w:r w:rsidRPr="00C061A1">
                <w:t>Приёмка: RPT-T-09.</w:t>
              </w:r>
            </w:ins>
          </w:p>
        </w:tc>
        <w:tc>
          <w:tcPr>
            <w:tcW w:w="851" w:type="dxa"/>
            <w:hideMark/>
            <w:tcPrChange w:id="281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4208FB4F" w14:textId="77777777" w:rsidR="00C061A1" w:rsidRPr="00C061A1" w:rsidRDefault="00C061A1">
            <w:pPr>
              <w:rPr>
                <w:ins w:id="2813" w:author="Никита Гринь" w:date="2026-08-04T14:42:00Z"/>
              </w:rPr>
            </w:pPr>
            <w:ins w:id="2814" w:author="Никита Гринь" w:date="2026-08-04T14:42:00Z">
              <w:r w:rsidRPr="00C061A1">
                <w:t>4.7.5, 4.7.7</w:t>
              </w:r>
            </w:ins>
          </w:p>
        </w:tc>
      </w:tr>
      <w:tr w:rsidR="00C061A1" w:rsidRPr="00C061A1" w14:paraId="378977D8" w14:textId="77777777" w:rsidTr="00C061A1">
        <w:trPr>
          <w:trHeight w:val="875"/>
          <w:ins w:id="2815" w:author="Никита Гринь" w:date="2026-08-04T14:42:00Z"/>
          <w:trPrChange w:id="2816" w:author="Никита Гринь" w:date="2026-08-04T14:43:00Z" w16du:dateUtc="2026-08-04T11:43:00Z">
            <w:trPr>
              <w:trHeight w:val="875"/>
            </w:trPr>
          </w:trPrChange>
        </w:trPr>
        <w:tc>
          <w:tcPr>
            <w:tcW w:w="1231" w:type="dxa"/>
            <w:hideMark/>
            <w:tcPrChange w:id="2817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5B3112D7" w14:textId="77777777" w:rsidR="00C061A1" w:rsidRPr="00C061A1" w:rsidRDefault="00C061A1">
            <w:pPr>
              <w:rPr>
                <w:ins w:id="2818" w:author="Никита Гринь" w:date="2026-08-04T14:42:00Z"/>
              </w:rPr>
            </w:pPr>
            <w:ins w:id="2819" w:author="Никита Гринь" w:date="2026-08-04T14:42:00Z">
              <w:r w:rsidRPr="00C061A1">
                <w:t>FR-RPT-CC-20</w:t>
              </w:r>
            </w:ins>
          </w:p>
        </w:tc>
        <w:tc>
          <w:tcPr>
            <w:tcW w:w="4146" w:type="dxa"/>
            <w:hideMark/>
            <w:tcPrChange w:id="2820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4ACA7F0" w14:textId="77777777" w:rsidR="00C061A1" w:rsidRPr="003F1B40" w:rsidRDefault="00C061A1">
            <w:pPr>
              <w:rPr>
                <w:ins w:id="2821" w:author="Никита Гринь" w:date="2026-08-04T14:42:00Z"/>
                <w:lang w:val="ru-RU"/>
                <w:rPrChange w:id="2822" w:author="Никита Гринь" w:date="2026-08-04T14:51:00Z" w16du:dateUtc="2026-08-04T11:51:00Z">
                  <w:rPr>
                    <w:ins w:id="2823" w:author="Никита Гринь" w:date="2026-08-04T14:42:00Z"/>
                  </w:rPr>
                </w:rPrChange>
              </w:rPr>
            </w:pPr>
            <w:ins w:id="2824" w:author="Никита Гринь" w:date="2026-08-04T14:42:00Z">
              <w:r w:rsidRPr="003F1B40">
                <w:rPr>
                  <w:lang w:val="ru-RU"/>
                  <w:rPrChange w:id="2825" w:author="Никита Гринь" w:date="2026-08-04T14:51:00Z" w16du:dateUtc="2026-08-04T11:51:00Z">
                    <w:rPr/>
                  </w:rPrChange>
                </w:rPr>
                <w:t>Модуль Контакт-центра должен генерировать отчеты регулярно (ежедневно, еженедельно, ежемесячно), а также по запросу.</w:t>
              </w:r>
            </w:ins>
          </w:p>
        </w:tc>
        <w:tc>
          <w:tcPr>
            <w:tcW w:w="6667" w:type="dxa"/>
            <w:hideMark/>
            <w:tcPrChange w:id="282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EB34FE4" w14:textId="77777777" w:rsidR="00C061A1" w:rsidRPr="00C061A1" w:rsidRDefault="00C061A1">
            <w:pPr>
              <w:rPr>
                <w:ins w:id="2827" w:author="Никита Гринь" w:date="2026-08-04T14:42:00Z"/>
              </w:rPr>
            </w:pPr>
            <w:ins w:id="2828" w:author="Никита Гринь" w:date="2026-08-04T14:42:00Z">
              <w:r w:rsidRPr="003F1B40">
                <w:rPr>
                  <w:lang w:val="ru-RU"/>
                  <w:rPrChange w:id="2829" w:author="Никита Гринь" w:date="2026-08-04T14:51:00Z" w16du:dateUtc="2026-08-04T11:51:00Z">
                    <w:rPr/>
                  </w:rPrChange>
                </w:rPr>
                <w:t xml:space="preserve">Расписание формирования отчётов: ежедневно / еженедельно / ежемесячно и по запросу аналитика; готовый файл для скачивания или доставка по настройке. </w:t>
              </w:r>
              <w:r w:rsidRPr="00C061A1">
                <w:t>Приёмка: RPT-T-09.</w:t>
              </w:r>
            </w:ins>
          </w:p>
        </w:tc>
        <w:tc>
          <w:tcPr>
            <w:tcW w:w="851" w:type="dxa"/>
            <w:hideMark/>
            <w:tcPrChange w:id="2830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00CD663" w14:textId="77777777" w:rsidR="00C061A1" w:rsidRPr="00C061A1" w:rsidRDefault="00C061A1">
            <w:pPr>
              <w:rPr>
                <w:ins w:id="2831" w:author="Никита Гринь" w:date="2026-08-04T14:42:00Z"/>
              </w:rPr>
            </w:pPr>
            <w:ins w:id="2832" w:author="Никита Гринь" w:date="2026-08-04T14:42:00Z">
              <w:r w:rsidRPr="00C061A1">
                <w:t>4.7.6</w:t>
              </w:r>
            </w:ins>
          </w:p>
        </w:tc>
      </w:tr>
      <w:tr w:rsidR="00C061A1" w:rsidRPr="00C061A1" w14:paraId="1065C18D" w14:textId="77777777" w:rsidTr="00C061A1">
        <w:trPr>
          <w:trHeight w:val="1749"/>
          <w:ins w:id="2833" w:author="Никита Гринь" w:date="2026-08-04T14:42:00Z"/>
          <w:trPrChange w:id="2834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835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FC77841" w14:textId="77777777" w:rsidR="00C061A1" w:rsidRPr="00C061A1" w:rsidRDefault="00C061A1">
            <w:pPr>
              <w:rPr>
                <w:ins w:id="2836" w:author="Никита Гринь" w:date="2026-08-04T14:42:00Z"/>
              </w:rPr>
            </w:pPr>
            <w:ins w:id="2837" w:author="Никита Гринь" w:date="2026-08-04T14:42:00Z">
              <w:r w:rsidRPr="00C061A1">
                <w:t>FR-RPT-CC-21</w:t>
              </w:r>
            </w:ins>
          </w:p>
        </w:tc>
        <w:tc>
          <w:tcPr>
            <w:tcW w:w="4146" w:type="dxa"/>
            <w:hideMark/>
            <w:tcPrChange w:id="2838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25D26D7" w14:textId="77777777" w:rsidR="00C061A1" w:rsidRPr="003F1B40" w:rsidRDefault="00C061A1">
            <w:pPr>
              <w:rPr>
                <w:ins w:id="2839" w:author="Никита Гринь" w:date="2026-08-04T14:42:00Z"/>
                <w:lang w:val="ru-RU"/>
                <w:rPrChange w:id="2840" w:author="Никита Гринь" w:date="2026-08-04T14:51:00Z" w16du:dateUtc="2026-08-04T11:51:00Z">
                  <w:rPr>
                    <w:ins w:id="2841" w:author="Никита Гринь" w:date="2026-08-04T14:42:00Z"/>
                  </w:rPr>
                </w:rPrChange>
              </w:rPr>
            </w:pPr>
            <w:ins w:id="2842" w:author="Никита Гринь" w:date="2026-08-04T14:42:00Z">
              <w:r w:rsidRPr="003F1B40">
                <w:rPr>
                  <w:lang w:val="ru-RU"/>
                  <w:rPrChange w:id="2843" w:author="Никита Гринь" w:date="2026-08-04T14:51:00Z" w16du:dateUtc="2026-08-04T11:51:00Z">
                    <w:rPr/>
                  </w:rPrChange>
                </w:rPr>
  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  </w:r>
            </w:ins>
          </w:p>
        </w:tc>
        <w:tc>
          <w:tcPr>
            <w:tcW w:w="6667" w:type="dxa"/>
            <w:hideMark/>
            <w:tcPrChange w:id="284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AA7B5B0" w14:textId="77777777" w:rsidR="00C061A1" w:rsidRPr="003F1B40" w:rsidRDefault="00C061A1">
            <w:pPr>
              <w:rPr>
                <w:ins w:id="2845" w:author="Никита Гринь" w:date="2026-08-04T14:42:00Z"/>
                <w:lang w:val="ru-RU"/>
                <w:rPrChange w:id="2846" w:author="Никита Гринь" w:date="2026-08-04T14:51:00Z" w16du:dateUtc="2026-08-04T11:51:00Z">
                  <w:rPr>
                    <w:ins w:id="2847" w:author="Никита Гринь" w:date="2026-08-04T14:42:00Z"/>
                  </w:rPr>
                </w:rPrChange>
              </w:rPr>
            </w:pPr>
            <w:ins w:id="2848" w:author="Никита Гринь" w:date="2026-08-04T14:42:00Z">
              <w:r w:rsidRPr="003F1B40">
                <w:rPr>
                  <w:lang w:val="ru-RU"/>
                  <w:rPrChange w:id="2849" w:author="Никита Гринь" w:date="2026-08-04T14:51:00Z" w16du:dateUtc="2026-08-04T11:51:00Z">
                    <w:rPr/>
                  </w:rPrChange>
                </w:rPr>
                <w:t>Конструктор отчётов (§4.7.8): аналитик настраивает содержание, добавляет/убирает метрики, меняет формат (таблица/график/диаграмма), сохраняет шаблоны. В конструкторе также доступен отчёт по диалогам с наличием/отсутствием отметки полезности, разбивкой по операторам; аналитик может проставить отметку постфактум при разборе (запись в журнале). Выгрузка .</w:t>
              </w:r>
              <w:r w:rsidRPr="00C061A1">
                <w:t>xlsx</w:t>
              </w:r>
              <w:r w:rsidRPr="003F1B40">
                <w:rPr>
                  <w:lang w:val="ru-RU"/>
                  <w:rPrChange w:id="2850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3F1B40">
                <w:rPr>
                  <w:lang w:val="ru-RU"/>
                  <w:rPrChange w:id="2851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3F1B40">
                <w:rPr>
                  <w:lang w:val="ru-RU"/>
                  <w:rPrChange w:id="2852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3F1B40">
                <w:rPr>
                  <w:lang w:val="ru-RU"/>
                  <w:rPrChange w:id="2853" w:author="Никита Гринь" w:date="2026-08-04T14:51:00Z" w16du:dateUtc="2026-08-04T11:51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854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855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856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857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858" w:author="Никита Гринь" w:date="2026-08-04T14:51:00Z" w16du:dateUtc="2026-08-04T11:51:00Z">
                    <w:rPr/>
                  </w:rPrChange>
                </w:rPr>
                <w:t xml:space="preserve">-04, </w:t>
              </w:r>
              <w:r w:rsidRPr="00C061A1">
                <w:t>RPT</w:t>
              </w:r>
              <w:r w:rsidRPr="003F1B40">
                <w:rPr>
                  <w:lang w:val="ru-RU"/>
                  <w:rPrChange w:id="2859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860" w:author="Никита Гринь" w:date="2026-08-04T14:51:00Z" w16du:dateUtc="2026-08-04T11:51:00Z">
                    <w:rPr/>
                  </w:rPrChange>
                </w:rPr>
                <w:t>-10.</w:t>
              </w:r>
            </w:ins>
          </w:p>
        </w:tc>
        <w:tc>
          <w:tcPr>
            <w:tcW w:w="851" w:type="dxa"/>
            <w:hideMark/>
            <w:tcPrChange w:id="286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EF1E187" w14:textId="77777777" w:rsidR="00C061A1" w:rsidRPr="00C061A1" w:rsidRDefault="00C061A1">
            <w:pPr>
              <w:rPr>
                <w:ins w:id="2862" w:author="Никита Гринь" w:date="2026-08-04T14:42:00Z"/>
              </w:rPr>
            </w:pPr>
            <w:ins w:id="2863" w:author="Никита Гринь" w:date="2026-08-04T14:42:00Z">
              <w:r w:rsidRPr="00C061A1">
                <w:t>4.7.8.1–4.7.8.4</w:t>
              </w:r>
            </w:ins>
          </w:p>
        </w:tc>
      </w:tr>
      <w:tr w:rsidR="00C061A1" w:rsidRPr="00C061A1" w14:paraId="344E0172" w14:textId="77777777" w:rsidTr="00C061A1">
        <w:trPr>
          <w:trHeight w:val="3206"/>
          <w:ins w:id="2864" w:author="Никита Гринь" w:date="2026-08-04T14:42:00Z"/>
          <w:trPrChange w:id="2865" w:author="Никита Гринь" w:date="2026-08-04T14:43:00Z" w16du:dateUtc="2026-08-04T11:43:00Z">
            <w:trPr>
              <w:trHeight w:val="3206"/>
            </w:trPr>
          </w:trPrChange>
        </w:trPr>
        <w:tc>
          <w:tcPr>
            <w:tcW w:w="1231" w:type="dxa"/>
            <w:hideMark/>
            <w:tcPrChange w:id="286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ABEF8F8" w14:textId="77777777" w:rsidR="00C061A1" w:rsidRPr="00C061A1" w:rsidRDefault="00C061A1">
            <w:pPr>
              <w:rPr>
                <w:ins w:id="2867" w:author="Никита Гринь" w:date="2026-08-04T14:42:00Z"/>
              </w:rPr>
            </w:pPr>
            <w:ins w:id="2868" w:author="Никита Гринь" w:date="2026-08-04T14:42:00Z">
              <w:r w:rsidRPr="00C061A1">
                <w:lastRenderedPageBreak/>
                <w:t>FR-RPT-CC-22</w:t>
              </w:r>
            </w:ins>
          </w:p>
        </w:tc>
        <w:tc>
          <w:tcPr>
            <w:tcW w:w="4146" w:type="dxa"/>
            <w:hideMark/>
            <w:tcPrChange w:id="286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B620527" w14:textId="77777777" w:rsidR="00C061A1" w:rsidRPr="003F1B40" w:rsidRDefault="00C061A1">
            <w:pPr>
              <w:rPr>
                <w:ins w:id="2870" w:author="Никита Гринь" w:date="2026-08-04T14:42:00Z"/>
                <w:lang w:val="ru-RU"/>
                <w:rPrChange w:id="2871" w:author="Никита Гринь" w:date="2026-08-04T14:52:00Z" w16du:dateUtc="2026-08-04T11:52:00Z">
                  <w:rPr>
                    <w:ins w:id="2872" w:author="Никита Гринь" w:date="2026-08-04T14:42:00Z"/>
                  </w:rPr>
                </w:rPrChange>
              </w:rPr>
            </w:pPr>
            <w:ins w:id="2873" w:author="Никита Гринь" w:date="2026-08-04T14:42:00Z">
              <w:r w:rsidRPr="003F1B40">
                <w:rPr>
                  <w:lang w:val="ru-RU"/>
                  <w:rPrChange w:id="2874" w:author="Никита Гринь" w:date="2026-08-04T14:51:00Z" w16du:dateUtc="2026-08-04T11:51:00Z">
                    <w:rPr/>
                  </w:rPrChange>
                </w:rPr>
                <w:t xml:space="preserve">4.3.1.13. Модуль Контакт-центра должен подключаться к единой истории взаимодействий с клиентом во всех каналах коммуникации банка, анализировать её и при запросе оператора канала телефония отображать краткую выжимку (саммаризация) о предыдущих взаимодействиях с клиентом. </w:t>
              </w:r>
              <w:r w:rsidRPr="003F1B40">
                <w:rPr>
                  <w:lang w:val="ru-RU"/>
                  <w:rPrChange w:id="2875" w:author="Никита Гринь" w:date="2026-08-04T14:52:00Z" w16du:dateUtc="2026-08-04T11:52:00Z">
                    <w:rPr/>
                  </w:rPrChange>
                </w:rPr>
                <w:t xml:space="preserve">4.3.1.14. Ответ модуля </w:t>
              </w:r>
              <w:r w:rsidRPr="00C061A1">
                <w:t>LLM</w:t>
              </w:r>
              <w:r w:rsidRPr="003F1B40">
                <w:rPr>
                  <w:lang w:val="ru-RU"/>
                  <w:rPrChange w:id="2876" w:author="Никита Гринь" w:date="2026-08-04T14:52:00Z" w16du:dateUtc="2026-08-04T11:52:00Z">
                    <w:rPr/>
                  </w:rPrChange>
                </w:rPr>
                <w:t xml:space="preserve"> должен предоставляться клиенту на основе контекста предыдущих диалогов с данным клиентом с возможностью настройки автоматического использования или ручного вызова данного функционала.</w:t>
              </w:r>
            </w:ins>
          </w:p>
        </w:tc>
        <w:tc>
          <w:tcPr>
            <w:tcW w:w="6667" w:type="dxa"/>
            <w:hideMark/>
            <w:tcPrChange w:id="2877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A6C98CF" w14:textId="77777777" w:rsidR="00C061A1" w:rsidRPr="00C061A1" w:rsidRDefault="00C061A1">
            <w:pPr>
              <w:rPr>
                <w:ins w:id="2878" w:author="Никита Гринь" w:date="2026-08-04T14:42:00Z"/>
              </w:rPr>
            </w:pPr>
            <w:ins w:id="2879" w:author="Никита Гринь" w:date="2026-08-04T14:42:00Z">
              <w:r w:rsidRPr="003F1B40">
                <w:rPr>
                  <w:lang w:val="ru-RU"/>
                  <w:rPrChange w:id="2880" w:author="Никита Гринь" w:date="2026-08-04T14:52:00Z" w16du:dateUtc="2026-08-04T11:52:00Z">
                    <w:rPr/>
                  </w:rPrChange>
                </w:rPr>
                <w:t>В отчётах и карточке обращения — единая лента событий телефонии (</w:t>
              </w:r>
              <w:r w:rsidRPr="00C061A1">
                <w:t>Oktell</w:t>
              </w:r>
              <w:r w:rsidRPr="003F1B40">
                <w:rPr>
                  <w:lang w:val="ru-RU"/>
                  <w:rPrChange w:id="2881" w:author="Никита Гринь" w:date="2026-08-04T14:52:00Z" w16du:dateUtc="2026-08-04T11:52:00Z">
                    <w:rPr/>
                  </w:rPrChange>
                </w:rPr>
                <w:t xml:space="preserve">) и онлайн-чата с указанием канала, времени и типа события. </w:t>
              </w:r>
              <w:r w:rsidRPr="00C061A1">
                <w:t>Фильтры: канал, период, идентификатор клиента. Приёмка: CHAT-T-13.</w:t>
              </w:r>
            </w:ins>
          </w:p>
        </w:tc>
        <w:tc>
          <w:tcPr>
            <w:tcW w:w="851" w:type="dxa"/>
            <w:hideMark/>
            <w:tcPrChange w:id="288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32F2FEA" w14:textId="77777777" w:rsidR="00C061A1" w:rsidRPr="00C061A1" w:rsidRDefault="00C061A1">
            <w:pPr>
              <w:rPr>
                <w:ins w:id="2883" w:author="Никита Гринь" w:date="2026-08-04T14:42:00Z"/>
              </w:rPr>
            </w:pPr>
            <w:ins w:id="2884" w:author="Никита Гринь" w:date="2026-08-04T14:42:00Z">
              <w:r w:rsidRPr="00C061A1">
                <w:t>4.3.1.13, 4.3.1.14</w:t>
              </w:r>
            </w:ins>
          </w:p>
        </w:tc>
      </w:tr>
    </w:tbl>
    <w:p w14:paraId="3850A83F" w14:textId="77777777" w:rsidR="00AF5052" w:rsidRPr="00C72715" w:rsidRDefault="00AF5052">
      <w:pPr>
        <w:pStyle w:val="3"/>
        <w:rPr>
          <w:ins w:id="2885" w:author="Никита Гринь" w:date="2026-08-04T14:26:00Z" w16du:dateUtc="2026-08-04T11:26:00Z"/>
          <w:rFonts w:ascii="Arial" w:eastAsia="Arial" w:hAnsi="Arial" w:cs="Arial"/>
          <w:lang w:val="ru-RU"/>
          <w:rPrChange w:id="2886" w:author="Никита Гринь" w:date="2026-08-04T15:07:00Z" w16du:dateUtc="2026-08-04T12:07:00Z">
            <w:rPr>
              <w:ins w:id="2887" w:author="Никита Гринь" w:date="2026-08-04T14:26:00Z" w16du:dateUtc="2026-08-04T11:26:00Z"/>
              <w:rFonts w:ascii="Arial" w:eastAsia="Arial" w:hAnsi="Arial" w:cs="Arial"/>
            </w:rPr>
          </w:rPrChange>
        </w:rPr>
      </w:pPr>
    </w:p>
    <w:p w14:paraId="0631281E" w14:textId="30D4E292" w:rsidR="009D43E8" w:rsidRPr="00A475F8" w:rsidRDefault="00C2756E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AF5052">
        <w:rPr>
          <w:rFonts w:ascii="Arial" w:eastAsia="Arial" w:hAnsi="Arial" w:cs="Arial"/>
          <w:lang w:val="ru-RU"/>
          <w:rPrChange w:id="2888" w:author="Никита Гринь" w:date="2026-08-04T14:26:00Z" w16du:dateUtc="2026-08-04T11:26:00Z">
            <w:rPr>
              <w:rFonts w:ascii="Arial" w:eastAsia="Arial" w:hAnsi="Arial" w:cs="Arial"/>
            </w:rPr>
          </w:rPrChange>
        </w:rPr>
        <w:t>.6.2. Пользовател</w:t>
      </w:r>
      <w:r w:rsidR="00006401">
        <w:rPr>
          <w:rFonts w:ascii="Arial" w:eastAsia="Arial" w:hAnsi="Arial" w:cs="Arial"/>
          <w:lang w:val="ru-RU"/>
        </w:rPr>
        <w:t>ьс</w:t>
      </w:r>
      <w:r w:rsidR="00AE5262">
        <w:rPr>
          <w:rFonts w:ascii="Arial" w:eastAsia="Arial" w:hAnsi="Arial" w:cs="Arial"/>
          <w:lang w:val="ru-RU"/>
        </w:rPr>
        <w:t>к</w:t>
      </w:r>
      <w:r w:rsidR="00317F00" w:rsidRPr="00A475F8">
        <w:rPr>
          <w:rFonts w:ascii="Arial" w:eastAsia="Arial" w:hAnsi="Arial" w:cs="Arial"/>
          <w:lang w:val="ru-RU"/>
        </w:rPr>
        <w:t>ие сценарии</w:t>
      </w:r>
    </w:p>
    <w:p w14:paraId="26DCC5C4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§4.7.4]: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REP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7E9BB2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аналитика; выгрузка нераспознанного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2"/>
        <w:tblW w:w="132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75"/>
        <w:gridCol w:w="5340"/>
        <w:gridCol w:w="2550"/>
      </w:tblGrid>
      <w:tr w:rsidR="009D43E8" w14:paraId="3A4DA3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2AA1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1C877E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340" w:type="dxa"/>
          </w:tcPr>
          <w:p w14:paraId="1507D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50" w:type="dxa"/>
          </w:tcPr>
          <w:p w14:paraId="68D123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63C1140" w14:textId="77777777" w:rsidTr="009D43E8">
        <w:tc>
          <w:tcPr>
            <w:tcW w:w="1980" w:type="dxa"/>
          </w:tcPr>
          <w:p w14:paraId="4F7E9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UC-REP-CC-01</w:t>
            </w:r>
          </w:p>
        </w:tc>
        <w:tc>
          <w:tcPr>
            <w:tcW w:w="3375" w:type="dxa"/>
          </w:tcPr>
          <w:p w14:paraId="470BAE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КЦ: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4"/>
                <w:id w:val="-17824356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тов → фильтры канал/период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</w:sdtContent>
            </w:sdt>
          </w:p>
        </w:tc>
        <w:tc>
          <w:tcPr>
            <w:tcW w:w="5340" w:type="dxa"/>
          </w:tcPr>
          <w:p w14:paraId="26447D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(§2.4 п.7) открывает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конструктор (§4.7.4.4) — фильтры по каналу, периоду и тематике.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панели мониторинга.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FR-RPT-CC-03…11.</w:t>
            </w:r>
          </w:p>
        </w:tc>
        <w:tc>
          <w:tcPr>
            <w:tcW w:w="2550" w:type="dxa"/>
          </w:tcPr>
          <w:p w14:paraId="2CA162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4.7.4.4</w:t>
            </w:r>
          </w:p>
        </w:tc>
      </w:tr>
      <w:tr w:rsidR="009D43E8" w14:paraId="0588C4EF" w14:textId="77777777" w:rsidTr="009D43E8">
        <w:tc>
          <w:tcPr>
            <w:tcW w:w="1980" w:type="dxa"/>
          </w:tcPr>
          <w:p w14:paraId="096E8D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889"/>
            <w:commentRangeStart w:id="2890"/>
            <w:r>
              <w:rPr>
                <w:rFonts w:ascii="Arial" w:eastAsia="Arial" w:hAnsi="Arial" w:cs="Arial"/>
                <w:color w:val="000000"/>
              </w:rPr>
              <w:t>UC-REP-CC-02</w:t>
            </w:r>
            <w:commentRangeEnd w:id="2889"/>
            <w:r w:rsidR="00C72715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2889"/>
            </w:r>
            <w:commentRangeEnd w:id="2890"/>
            <w:r w:rsidR="00C72715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2890"/>
            </w:r>
          </w:p>
        </w:tc>
        <w:tc>
          <w:tcPr>
            <w:tcW w:w="3375" w:type="dxa"/>
          </w:tcPr>
          <w:p w14:paraId="7132A6DD" w14:textId="2B081CB8" w:rsidR="009D43E8" w:rsidRPr="003C42DA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2891" w:author="Никита Гринь" w:date="2026-08-04T15:08:00Z">
              <w:r w:rsidRPr="00681ADE">
                <w:rPr>
                  <w:rFonts w:ascii="Arial" w:eastAsia="Arial" w:hAnsi="Arial" w:cs="Arial"/>
                  <w:color w:val="000000"/>
                  <w:lang w:val="ru-RU"/>
                  <w:rPrChange w:id="2892" w:author="Никита Гринь" w:date="2026-08-04T15:11:00Z" w16du:dateUtc="2026-08-04T12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Аналитик КЦ: просмотр записей диалогов (аудио/чат + транскрипт), контроль качества </w:t>
              </w:r>
              <w:r w:rsidRPr="00C72715">
                <w:rPr>
                  <w:rFonts w:ascii="Arial" w:eastAsia="Arial" w:hAnsi="Arial" w:cs="Arial"/>
                  <w:color w:val="000000"/>
                </w:rPr>
                <w:t>ASR</w:t>
              </w:r>
              <w:r w:rsidRPr="00681ADE">
                <w:rPr>
                  <w:rFonts w:ascii="Arial" w:eastAsia="Arial" w:hAnsi="Arial" w:cs="Arial"/>
                  <w:color w:val="000000"/>
                  <w:lang w:val="ru-RU"/>
                  <w:rPrChange w:id="2893" w:author="Никита Гринь" w:date="2026-08-04T15:11:00Z" w16du:dateUtc="2026-08-04T12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и выгрузка нераспознанных записей в модуль «Отчётность»</w:t>
              </w:r>
            </w:ins>
            <w:del w:id="2894" w:author="Никита Гринь" w:date="2026-08-04T15:08:00Z" w16du:dateUtc="2026-08-04T12:08:00Z"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Просмотр записей </w:delText>
              </w:r>
              <w:r w:rsidR="00317F00"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— ко</w:delText>
              </w:r>
              <w:commentRangeStart w:id="2895"/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нтроль качества распознавания</w:delText>
              </w:r>
              <w:commentRangeEnd w:id="2895"/>
              <w:r w:rsidRPr="003C42DA" w:rsidDel="00C72715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2895"/>
              </w:r>
            </w:del>
          </w:p>
        </w:tc>
        <w:tc>
          <w:tcPr>
            <w:tcW w:w="5340" w:type="dxa"/>
          </w:tcPr>
          <w:p w14:paraId="241D9DFB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89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897" w:author="Никита Гринь" w:date="2026-08-04T15:10:00Z" w16du:dateUtc="2026-08-04T12:10:00Z">
                  <w:rPr>
                    <w:ins w:id="289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899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00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Это сценарий работы аналитика с записями разговоров и распознаванием речи (ASR), а не конструктор отчётов по LLM.</w:t>
              </w:r>
            </w:ins>
          </w:p>
          <w:p w14:paraId="1F42680C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01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02" w:author="Никита Гринь" w:date="2026-08-04T15:10:00Z" w16du:dateUtc="2026-08-04T12:10:00Z">
                  <w:rPr>
                    <w:ins w:id="2903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04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0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Что делает аналитик:</w:t>
              </w:r>
            </w:ins>
          </w:p>
          <w:p w14:paraId="519E613C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0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07" w:author="Никита Гринь" w:date="2026-08-04T15:10:00Z" w16du:dateUtc="2026-08-04T12:10:00Z">
                  <w:rPr>
                    <w:ins w:id="290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09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10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1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Открывает каталог записей за период (все записи, без обязательного фильтра «низкая уверенность»).</w:t>
              </w:r>
            </w:ins>
          </w:p>
          <w:p w14:paraId="44052293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12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13" w:author="Никита Гринь" w:date="2026-08-04T15:10:00Z" w16du:dateUtc="2026-08-04T12:10:00Z">
                  <w:rPr>
                    <w:ins w:id="2914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15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16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17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 списке видит: дата/время, канал, оператор, ID сессии, длительность, % уверенности ASR, статус распознавания.</w:t>
              </w:r>
            </w:ins>
          </w:p>
          <w:p w14:paraId="140C2AD6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18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19" w:author="Никита Гринь" w:date="2026-08-04T15:10:00Z" w16du:dateUtc="2026-08-04T12:10:00Z">
                  <w:rPr>
                    <w:ins w:id="2920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21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22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23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Открывает карточку записи: для телефонии — аудио + транскрипт; для онлайн-чата — лента сообщений + текст.</w:t>
              </w:r>
            </w:ins>
          </w:p>
          <w:p w14:paraId="31D40785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24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25" w:author="Никита Гринь" w:date="2026-08-04T15:10:00Z" w16du:dateUtc="2026-08-04T12:10:00Z">
                  <w:rPr>
                    <w:ins w:id="2926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27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28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29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Слушает/читает и оценивает качество распознавания.</w:t>
              </w:r>
            </w:ins>
          </w:p>
          <w:p w14:paraId="2E314080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30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31" w:author="Никита Гринь" w:date="2026-08-04T15:10:00Z" w16du:dateUtc="2026-08-04T12:10:00Z">
                  <w:rPr>
                    <w:ins w:id="2932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33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34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3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При необходимости включает фильтры (в т.ч. высокая / недостаточная уверенность, период, оператор, номер).</w:t>
              </w:r>
            </w:ins>
          </w:p>
          <w:p w14:paraId="32843768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3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37" w:author="Никита Гринь" w:date="2026-08-04T15:10:00Z" w16du:dateUtc="2026-08-04T12:10:00Z">
                  <w:rPr>
                    <w:ins w:id="293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39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40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4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Выгружает нераспознанные записи в «Отчётность» (критерии §4.7.3.5: успешность &lt; 90% или ≥ 10% неразборчивых фрагментов) — в выгрузке: аудио, время сегментов, транскрипт попытки, оценка качества %.</w:t>
              </w:r>
            </w:ins>
          </w:p>
          <w:p w14:paraId="154E6082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42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43" w:author="Никита Гринь" w:date="2026-08-04T15:10:00Z" w16du:dateUtc="2026-08-04T12:10:00Z">
                  <w:rPr>
                    <w:ins w:id="2944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45" w:author="Никита Гринь" w:date="2026-08-04T15:11:00Z" w16du:dateUtc="2026-08-04T12:11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46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47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Выгружает статистику/записи в .xlsx / .pdf / .csv / .docx.</w:t>
              </w:r>
            </w:ins>
          </w:p>
          <w:p w14:paraId="7AD918E4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48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49" w:author="Никита Гринь" w:date="2026-08-04T15:10:00Z" w16du:dateUtc="2026-08-04T12:10:00Z">
                  <w:rPr>
                    <w:ins w:id="2950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51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2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 xml:space="preserve">Зачем: контроль качества преобразования речи в текст, разбор проблемных записей, 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3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дообучение и наполнение словарей без разработчика (§4.2.2.10–11, §4.7.3.5, §4.7.4.7).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4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Связь с таблицей II.6.1: FR-RPT-CC-14 (качество ASR), FR-RPT-CC-16 (выгрузка нераспознанных).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Приёмка: RPT-T-06.</w:t>
              </w:r>
            </w:ins>
          </w:p>
          <w:p w14:paraId="759CCF79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5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57" w:author="Никита Гринь" w:date="2026-08-04T15:10:00Z" w16du:dateUtc="2026-08-04T12:10:00Z">
                  <w:rPr>
                    <w:ins w:id="295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59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60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Пункт в ТТ: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6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4.2.2.10, 4.2.2.11, 4.2.2.14, 4.2.2.17, 4.7.3.5, 4.7.4.7</w:t>
              </w:r>
            </w:ins>
          </w:p>
          <w:p w14:paraId="3F386A51" w14:textId="3A71357C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del w:id="2962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Вход:Аналитик Контакт-центра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(§2.4 п.7) авторизован в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Hub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 открывает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QA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-интерфейс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-10) или модуль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тность» для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§4.7.3.2.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2963" w:author="Никита Гринь" w:date="2026-08-04T15:10:00Z"/>
            <w:sdt>
              <w:sdtPr>
                <w:tag w:val="goog_rdk_205"/>
                <w:id w:val="-1109164657"/>
              </w:sdtPr>
              <w:sdtContent>
                <w:customXmlDelRangeEnd w:id="2963"/>
                <w:del w:id="2964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см.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FR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-10 (каталог, карточка, фильтры, действия);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ETL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нераспознанных сегментов → отч</w:delText>
                  </w:r>
                </w:del>
                <w:customXmlDelRangeStart w:id="2965" w:author="Никита Гринь" w:date="2026-08-04T15:10:00Z"/>
              </w:sdtContent>
            </w:sdt>
            <w:customXmlDelRangeEnd w:id="2965"/>
            <w:del w:id="2966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</w:del>
            <w:customXmlDelRangeStart w:id="2967" w:author="Никита Гринь" w:date="2026-08-04T15:10:00Z"/>
            <w:sdt>
              <w:sdtPr>
                <w:tag w:val="goog_rdk_206"/>
                <w:id w:val="504419237"/>
              </w:sdtPr>
              <w:sdtContent>
                <w:customXmlDelRangeEnd w:id="2967"/>
                <w:del w:id="2968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т (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FR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-11); статистика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→ «Отч</w:delText>
                  </w:r>
                </w:del>
                <w:customXmlDelRangeStart w:id="2969" w:author="Никита Гринь" w:date="2026-08-04T15:10:00Z"/>
              </w:sdtContent>
            </w:sdt>
            <w:customXmlDelRangeEnd w:id="2969"/>
            <w:del w:id="2970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тность»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-14); выгрузка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всех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записей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-17, комм. [59]); экспорт </w:delText>
              </w:r>
              <w:commentRangeStart w:id="2971"/>
              <w:commentRangeStart w:id="2972"/>
              <w:r w:rsidDel="00C72715">
                <w:rPr>
                  <w:rFonts w:ascii="Arial" w:eastAsia="Arial" w:hAnsi="Arial" w:cs="Arial"/>
                  <w:color w:val="000000"/>
                </w:rPr>
                <w:delText>CSV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</w:del>
            <w:del w:id="2973" w:author="Никита Гринь" w:date="2026-08-04T01:58:00Z" w16du:dateUtc="2026-08-03T22:58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commentRangeEnd w:id="2971"/>
            <w:del w:id="2974" w:author="Никита Гринь" w:date="2026-08-04T15:10:00Z" w16du:dateUtc="2026-08-04T12:10:00Z">
              <w:r w:rsidR="00C72715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2971"/>
              </w:r>
              <w:commentRangeEnd w:id="2972"/>
              <w:r w:rsidR="00680801" w:rsidRPr="003C42DA" w:rsidDel="00C72715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2972"/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-19).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оценка качества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 релевантности ответов;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в модуле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тность».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</w:delText>
              </w:r>
            </w:del>
            <w:customXmlDelRangeStart w:id="2975" w:author="Никита Гринь" w:date="2026-08-04T15:10:00Z"/>
            <w:sdt>
              <w:sdtPr>
                <w:tag w:val="goog_rdk_207"/>
                <w:id w:val="1135240754"/>
              </w:sdtPr>
              <w:sdtContent>
                <w:customXmlDelRangeEnd w:id="2975"/>
                <w:del w:id="2976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(пошагово, комм. [53]): (1) аналитик открывает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QA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-интерфейс → каталог </w:delText>
                  </w:r>
                </w:del>
                <w:customXmlDelRangeStart w:id="2977" w:author="Никита Гринь" w:date="2026-08-04T15:10:00Z"/>
              </w:sdtContent>
            </w:sdt>
            <w:customXmlDelRangeEnd w:id="2977"/>
            <w:del w:id="2978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всех</w:delText>
              </w:r>
            </w:del>
            <w:customXmlDelRangeStart w:id="2979" w:author="Никита Гринь" w:date="2026-08-04T15:10:00Z"/>
            <w:sdt>
              <w:sdtPr>
                <w:tag w:val="goog_rdk_208"/>
                <w:id w:val="353616001"/>
              </w:sdtPr>
              <w:sdtContent>
                <w:customXmlDelRangeEnd w:id="2979"/>
                <w:del w:id="2980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записей за период, без принудительного фильтра «низкая уверенность»; (2) в строке каталога видны метаданные: дата/время, канал, оператор,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ID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сессии, длительность,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confidence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, статус распознавания; (3) аналитик выбирает запись → единая карточка: аудиоплеер (телефония) или лента чата + транскрипт + те же метаданные; (4) воспроизведение аудио синхронизировано с подсветкой текущей реплики в транскрипте; (5) опциональный фильтр </w:delText>
                  </w:r>
                  <w:commentRangeStart w:id="2981"/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«низкая уверенность</w:delText>
                  </w:r>
                  <w:commentRangeEnd w:id="2981"/>
                  <w:r w:rsidR="00C72715" w:rsidRPr="003C42DA" w:rsidDel="00C72715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2981"/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» сужает список </w:delText>
                  </w:r>
                </w:del>
                <w:customXmlDelRangeStart w:id="2982" w:author="Никита Гринь" w:date="2026-08-04T15:10:00Z"/>
              </w:sdtContent>
            </w:sdt>
            <w:customXmlDelRangeEnd w:id="2982"/>
            <w:del w:id="2983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по запросу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аналитика (комм. [55]); (6) аналитик может пометить реплику «кандидат эталона» / «учебный пример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», добавить термин в словарь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-13) или выгрузить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записи по фильтру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-17); (7) нераспознанные сегменты доступны в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те §4.7.3.2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-14); (8) выгрузка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CSV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-19). </w:delText>
              </w:r>
              <w:r w:rsidDel="00C72715">
                <w:rPr>
                  <w:rFonts w:ascii="Arial" w:eastAsia="Arial" w:hAnsi="Arial" w:cs="Arial"/>
                  <w:b/>
                  <w:bCs/>
                  <w:color w:val="000000"/>
                </w:rPr>
                <w:delText>Тесты: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 xml:space="preserve"> CHAT-T-14 / INT-T-ASR-01.</w:delText>
              </w:r>
            </w:del>
          </w:p>
        </w:tc>
        <w:tc>
          <w:tcPr>
            <w:tcW w:w="2550" w:type="dxa"/>
          </w:tcPr>
          <w:p w14:paraId="72536C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4.2.2.10–11, 4.2.2.14, 4.2.2.17, 4.7.3</w:t>
            </w:r>
          </w:p>
        </w:tc>
      </w:tr>
    </w:tbl>
    <w:p w14:paraId="10943055" w14:textId="77777777" w:rsidR="00744349" w:rsidRDefault="00744349" w:rsidP="00744349">
      <w:pPr>
        <w:rPr>
          <w:lang w:val="ru-RU"/>
        </w:rPr>
      </w:pPr>
    </w:p>
    <w:p w14:paraId="78E3D0A5" w14:textId="77777777" w:rsidR="00744349" w:rsidRDefault="00744349" w:rsidP="00744349">
      <w:pPr>
        <w:rPr>
          <w:lang w:val="ru-RU"/>
        </w:rPr>
      </w:pPr>
    </w:p>
    <w:p w14:paraId="02E600A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Приёмка модуля «Отчётность» (RPT-T)</w:t>
      </w:r>
    </w:p>
    <w:p w14:paraId="4CB48DF7" w14:textId="77777777" w:rsidR="002E2EDD" w:rsidRPr="002E2EDD" w:rsidRDefault="002E2EDD" w:rsidP="002E2EDD">
      <w:pPr>
        <w:rPr>
          <w:lang w:val="ru-RU"/>
        </w:rPr>
      </w:pPr>
    </w:p>
    <w:p w14:paraId="45B72183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RPT-T-01. Оперативная панель (§4.7.3.1): в реальном времени видны диалоги телефонии и онлайн-чата со сопутствующей информацией, не только сводные KPI.</w:t>
      </w:r>
    </w:p>
    <w:p w14:paraId="1D8D74D6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RPT-T-02. Отчёт релевантности (§4.7.4.1): среднее значение по каналам телефония/онлайн-чат; фильтр по периоду; выгрузка.</w:t>
      </w:r>
    </w:p>
    <w:p w14:paraId="56C7EBD7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RPT-T-03. Отчёт полезности (§4.7.4.2): доли «Воспользовался» / «Не воспользовался» / «Неполный ответ»; разбивка по операторам и периоду.</w:t>
      </w:r>
    </w:p>
    <w:p w14:paraId="4EAF767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RPT-T-04. Отчёт по диалогам без отметки полезности (конструктор §4.7.8): список диалогов без отметки; аналитик может проставить отметку постфактум; запись в журнале.</w:t>
      </w:r>
    </w:p>
    <w:p w14:paraId="3C617C0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RPT-T-05. Отчёт повторных обращений (§4.7.4.6): значения считаются по формулам ТЗ; фильтры период/канал/тематика.</w:t>
      </w:r>
    </w:p>
    <w:p w14:paraId="02DF80CB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lastRenderedPageBreak/>
        <w:t>RPT-T-06. Отчёт качества ASR (§4.7.4.7 / §4.7.3.5): фильтрация и выгрузка нераспознанных записей по критериям ТТ.</w:t>
      </w:r>
    </w:p>
    <w:p w14:paraId="535CAF55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RPT-T-07. Отчёт по диалогам в тексте (§4.7.4.8): открывается лента реплик клиента и оператора.</w:t>
      </w:r>
    </w:p>
    <w:p w14:paraId="25BF239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RPT-T-08. Отчёт по тематикам и галлюцинациям (§4.7.4.9): категоризация и список кейсов с просмотром запроса/ответа.</w:t>
      </w:r>
    </w:p>
    <w:p w14:paraId="30C4AB20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RPT-T-09. Расписание и выгрузка (§4.7.5–4.7.6): отчёт по расписанию (день/неделя/месяц) и по запросу; выгрузка .xlsx/.pdf/.csv/.png.</w:t>
      </w:r>
    </w:p>
    <w:p w14:paraId="03E5B39C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RPT-T-10. Конструктор (§4.7.8): создать шаблон, добавить/убрать метрики, сохранить и повторно сформировать отчёт.</w:t>
      </w:r>
    </w:p>
    <w:p w14:paraId="6AF7C017" w14:textId="1E281801" w:rsidR="00744349" w:rsidRPr="00744349" w:rsidRDefault="002E2EDD" w:rsidP="002E2EDD">
      <w:pPr>
        <w:rPr>
          <w:lang w:val="ru-RU"/>
        </w:rPr>
        <w:sectPr w:rsidR="00744349" w:rsidRPr="00744349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2E2EDD">
        <w:rPr>
          <w:lang w:val="ru-RU"/>
        </w:rPr>
        <w:t>RPT-T-11. Свод статистики онлайн-чата (§4.4.41): ключевые метрики по датам/отделам/категориям считаются по формулам свода онлайн-чата.</w:t>
      </w:r>
    </w:p>
    <w:p w14:paraId="3D912632" w14:textId="162E68BF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.7. </w:t>
      </w:r>
      <w:ins w:id="2984" w:author="Никита Гринь" w:date="2026-08-04T15:29:00Z">
        <w:r w:rsidR="00681ADE" w:rsidRPr="00681ADE">
          <w:rPr>
            <w:rFonts w:ascii="Arial" w:eastAsia="Arial" w:hAnsi="Arial" w:cs="Arial"/>
          </w:rPr>
          <w:t>II</w:t>
        </w:r>
        <w:r w:rsidR="00681ADE" w:rsidRPr="00681ADE">
          <w:rPr>
            <w:rFonts w:ascii="Arial" w:eastAsia="Arial" w:hAnsi="Arial" w:cs="Arial"/>
            <w:lang w:val="ru-RU"/>
            <w:rPrChange w:id="2985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.7. Приемка модуля Контакт-центра (</w:t>
        </w:r>
        <w:r w:rsidR="00681ADE" w:rsidRPr="00681ADE">
          <w:rPr>
            <w:rFonts w:ascii="Arial" w:eastAsia="Arial" w:hAnsi="Arial" w:cs="Arial"/>
          </w:rPr>
          <w:t>SUF</w:t>
        </w:r>
        <w:r w:rsidR="00681ADE" w:rsidRPr="00681ADE">
          <w:rPr>
            <w:rFonts w:ascii="Arial" w:eastAsia="Arial" w:hAnsi="Arial" w:cs="Arial"/>
            <w:lang w:val="ru-RU"/>
            <w:rPrChange w:id="2986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T</w:t>
        </w:r>
        <w:r w:rsidR="00681ADE" w:rsidRPr="00681ADE">
          <w:rPr>
            <w:rFonts w:ascii="Arial" w:eastAsia="Arial" w:hAnsi="Arial" w:cs="Arial"/>
            <w:lang w:val="ru-RU"/>
            <w:rPrChange w:id="2987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 xml:space="preserve">, </w:t>
        </w:r>
        <w:r w:rsidR="00681ADE" w:rsidRPr="00681ADE">
          <w:rPr>
            <w:rFonts w:ascii="Arial" w:eastAsia="Arial" w:hAnsi="Arial" w:cs="Arial"/>
          </w:rPr>
          <w:t>CHAT</w:t>
        </w:r>
        <w:r w:rsidR="00681ADE" w:rsidRPr="00681ADE">
          <w:rPr>
            <w:rFonts w:ascii="Arial" w:eastAsia="Arial" w:hAnsi="Arial" w:cs="Arial"/>
            <w:lang w:val="ru-RU"/>
            <w:rPrChange w:id="2988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T</w:t>
        </w:r>
        <w:r w:rsidR="00681ADE" w:rsidRPr="00681ADE">
          <w:rPr>
            <w:rFonts w:ascii="Arial" w:eastAsia="Arial" w:hAnsi="Arial" w:cs="Arial"/>
            <w:lang w:val="ru-RU"/>
            <w:rPrChange w:id="2989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 xml:space="preserve">, </w:t>
        </w:r>
        <w:r w:rsidR="00681ADE" w:rsidRPr="00681ADE">
          <w:rPr>
            <w:rFonts w:ascii="Arial" w:eastAsia="Arial" w:hAnsi="Arial" w:cs="Arial"/>
          </w:rPr>
          <w:t>UC</w:t>
        </w:r>
        <w:r w:rsidR="00681ADE" w:rsidRPr="00681ADE">
          <w:rPr>
            <w:rFonts w:ascii="Arial" w:eastAsia="Arial" w:hAnsi="Arial" w:cs="Arial"/>
            <w:lang w:val="ru-RU"/>
            <w:rPrChange w:id="2990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UND</w:t>
        </w:r>
        <w:r w:rsidR="00681ADE" w:rsidRPr="00681ADE">
          <w:rPr>
            <w:rFonts w:ascii="Arial" w:eastAsia="Arial" w:hAnsi="Arial" w:cs="Arial"/>
            <w:lang w:val="ru-RU"/>
            <w:rPrChange w:id="2991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)</w:t>
        </w:r>
        <w:r w:rsidR="00681ADE" w:rsidRPr="00681ADE" w:rsidDel="00681ADE">
          <w:rPr>
            <w:rFonts w:ascii="Arial" w:eastAsia="Arial" w:hAnsi="Arial" w:cs="Arial"/>
            <w:lang w:val="ru-RU"/>
          </w:rPr>
          <w:t xml:space="preserve"> </w:t>
        </w:r>
      </w:ins>
      <w:del w:id="2992" w:author="Никита Гринь" w:date="2026-08-04T15:29:00Z" w16du:dateUtc="2026-08-04T12:29:00Z">
        <w:r w:rsidRPr="003C42DA" w:rsidDel="00681ADE">
          <w:rPr>
            <w:rFonts w:ascii="Arial" w:eastAsia="Arial" w:hAnsi="Arial" w:cs="Arial"/>
            <w:lang w:val="ru-RU"/>
          </w:rPr>
          <w:delText>Приемка модуля Контакт-центра (</w:delText>
        </w:r>
        <w:r w:rsidDel="00681ADE">
          <w:rPr>
            <w:rFonts w:ascii="Arial" w:eastAsia="Arial" w:hAnsi="Arial" w:cs="Arial"/>
          </w:rPr>
          <w:delText>SUF</w:delText>
        </w:r>
        <w:r w:rsidRPr="003C42DA" w:rsidDel="00681ADE">
          <w:rPr>
            <w:rFonts w:ascii="Arial" w:eastAsia="Arial" w:hAnsi="Arial" w:cs="Arial"/>
            <w:lang w:val="ru-RU"/>
          </w:rPr>
          <w:delText>-</w:delText>
        </w:r>
        <w:r w:rsidDel="00681ADE">
          <w:rPr>
            <w:rFonts w:ascii="Arial" w:eastAsia="Arial" w:hAnsi="Arial" w:cs="Arial"/>
          </w:rPr>
          <w:delText>T</w:delText>
        </w:r>
        <w:r w:rsidRPr="003C42DA" w:rsidDel="00681ADE">
          <w:rPr>
            <w:rFonts w:ascii="Arial" w:eastAsia="Arial" w:hAnsi="Arial" w:cs="Arial"/>
            <w:lang w:val="ru-RU"/>
          </w:rPr>
          <w:delText xml:space="preserve">, </w:delText>
        </w:r>
        <w:r w:rsidDel="00681ADE">
          <w:rPr>
            <w:rFonts w:ascii="Arial" w:eastAsia="Arial" w:hAnsi="Arial" w:cs="Arial"/>
          </w:rPr>
          <w:delText>CHAT</w:delText>
        </w:r>
        <w:r w:rsidRPr="003C42DA" w:rsidDel="00681ADE">
          <w:rPr>
            <w:rFonts w:ascii="Arial" w:eastAsia="Arial" w:hAnsi="Arial" w:cs="Arial"/>
            <w:lang w:val="ru-RU"/>
          </w:rPr>
          <w:delText>-</w:delText>
        </w:r>
        <w:r w:rsidDel="00681ADE">
          <w:rPr>
            <w:rFonts w:ascii="Arial" w:eastAsia="Arial" w:hAnsi="Arial" w:cs="Arial"/>
          </w:rPr>
          <w:delText>T</w:delText>
        </w:r>
        <w:r w:rsidRPr="003C42DA" w:rsidDel="00681ADE">
          <w:rPr>
            <w:rFonts w:ascii="Arial" w:eastAsia="Arial" w:hAnsi="Arial" w:cs="Arial"/>
            <w:lang w:val="ru-RU"/>
          </w:rPr>
          <w:delText>)</w:delText>
        </w:r>
      </w:del>
    </w:p>
    <w:p w14:paraId="04731F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§4.3, §4.4, §4.6–4.8]: критерии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мки </w:t>
      </w:r>
      <w:commentRangeStart w:id="2993"/>
      <w:commentRangeStart w:id="2994"/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commentRangeEnd w:id="2993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2993"/>
      </w:r>
      <w:commentRangeEnd w:id="2994"/>
      <w:r w:rsidR="00681ADE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2994"/>
      </w:r>
    </w:p>
    <w:p w14:paraId="3BA2B16C" w14:textId="77777777" w:rsidR="00681ADE" w:rsidRDefault="00681AD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2995" w:author="Никита Гринь" w:date="2026-08-04T15:30:00Z" w16du:dateUtc="2026-08-04T12:30:00Z"/>
          <w:rFonts w:ascii="Arial" w:eastAsia="Arial" w:hAnsi="Arial" w:cs="Arial"/>
          <w:color w:val="000000"/>
          <w:lang w:val="ru-RU"/>
        </w:rPr>
      </w:pPr>
      <w:ins w:id="2996" w:author="Никита Гринь" w:date="2026-08-04T15:30:00Z">
        <w:r w:rsidRPr="00681ADE">
          <w:rPr>
            <w:rFonts w:ascii="Arial" w:eastAsia="Arial" w:hAnsi="Arial" w:cs="Arial"/>
            <w:color w:val="000000"/>
            <w:lang w:val="ru-RU"/>
            <w:rPrChange w:id="2997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Сценарии модуля понимания запросов — </w:t>
        </w:r>
        <w:r w:rsidRPr="00681ADE">
          <w:rPr>
            <w:rFonts w:ascii="Arial" w:eastAsia="Arial" w:hAnsi="Arial" w:cs="Arial"/>
            <w:color w:val="000000"/>
          </w:rPr>
          <w:t>UC</w:t>
        </w:r>
        <w:r w:rsidRPr="00681ADE">
          <w:rPr>
            <w:rFonts w:ascii="Arial" w:eastAsia="Arial" w:hAnsi="Arial" w:cs="Arial"/>
            <w:color w:val="000000"/>
            <w:lang w:val="ru-RU"/>
            <w:rPrChange w:id="2998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681ADE">
          <w:rPr>
            <w:rFonts w:ascii="Arial" w:eastAsia="Arial" w:hAnsi="Arial" w:cs="Arial"/>
            <w:color w:val="000000"/>
          </w:rPr>
          <w:t>UND</w:t>
        </w:r>
        <w:r w:rsidRPr="00681ADE">
          <w:rPr>
            <w:rFonts w:ascii="Arial" w:eastAsia="Arial" w:hAnsi="Arial" w:cs="Arial"/>
            <w:color w:val="000000"/>
            <w:lang w:val="ru-RU"/>
            <w:rPrChange w:id="2999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-01…03 в разделе </w:t>
        </w:r>
        <w:r w:rsidRPr="00681ADE">
          <w:rPr>
            <w:rFonts w:ascii="Arial" w:eastAsia="Arial" w:hAnsi="Arial" w:cs="Arial"/>
            <w:color w:val="000000"/>
          </w:rPr>
          <w:t>II</w:t>
        </w:r>
        <w:r w:rsidRPr="00681ADE">
          <w:rPr>
            <w:rFonts w:ascii="Arial" w:eastAsia="Arial" w:hAnsi="Arial" w:cs="Arial"/>
            <w:color w:val="000000"/>
            <w:lang w:val="ru-RU"/>
            <w:rPrChange w:id="3000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.2.3; критерии приёмки — </w:t>
        </w:r>
        <w:r w:rsidRPr="00681ADE">
          <w:rPr>
            <w:rFonts w:ascii="Arial" w:eastAsia="Arial" w:hAnsi="Arial" w:cs="Arial"/>
            <w:color w:val="000000"/>
          </w:rPr>
          <w:t>II</w:t>
        </w:r>
        <w:r w:rsidRPr="00681ADE">
          <w:rPr>
            <w:rFonts w:ascii="Arial" w:eastAsia="Arial" w:hAnsi="Arial" w:cs="Arial"/>
            <w:color w:val="000000"/>
            <w:lang w:val="ru-RU"/>
            <w:rPrChange w:id="3001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>.7.2</w:t>
        </w:r>
        <w:r w:rsidRPr="00681ADE">
          <w:rPr>
            <w:rFonts w:ascii="Arial" w:eastAsia="Arial" w:hAnsi="Arial" w:cs="Arial"/>
            <w:color w:val="000000"/>
          </w:rPr>
          <w:t>a</w:t>
        </w:r>
        <w:r w:rsidRPr="00681ADE">
          <w:rPr>
            <w:rFonts w:ascii="Arial" w:eastAsia="Arial" w:hAnsi="Arial" w:cs="Arial"/>
            <w:color w:val="000000"/>
            <w:lang w:val="ru-RU"/>
            <w:rPrChange w:id="3002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 ниже.</w:t>
        </w:r>
        <w:r w:rsidRPr="00681ADE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</w:p>
    <w:p w14:paraId="4F7D51EF" w14:textId="50D94E6E" w:rsidR="009D43E8" w:rsidRPr="00681AD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003" w:author="Никита Гринь" w:date="2026-08-04T15:30:00Z" w16du:dateUtc="2026-08-04T12:30:00Z">
            <w:rPr>
              <w:rFonts w:ascii="Arial" w:eastAsia="Arial" w:hAnsi="Arial" w:cs="Arial"/>
              <w:color w:val="000000"/>
            </w:rPr>
          </w:rPrChange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фиксирует наборы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MDL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нагрузочное тестирование на тестовом контуре КЦ +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Pr="00681ADE">
        <w:rPr>
          <w:rFonts w:ascii="Arial" w:eastAsia="Arial" w:hAnsi="Arial" w:cs="Arial"/>
          <w:color w:val="000000"/>
          <w:lang w:val="ru-RU"/>
          <w:rPrChange w:id="3004" w:author="Никита Гринь" w:date="2026-08-04T15:30:00Z" w16du:dateUtc="2026-08-04T12:30:00Z">
            <w:rPr>
              <w:rFonts w:ascii="Arial" w:eastAsia="Arial" w:hAnsi="Arial" w:cs="Arial"/>
              <w:color w:val="000000"/>
            </w:rPr>
          </w:rPrChange>
        </w:rPr>
        <w:t>Он обеспечивает:</w:t>
      </w:r>
    </w:p>
    <w:p w14:paraId="15BD12B9" w14:textId="3652A9EC" w:rsidR="009D43E8" w:rsidRPr="004E522C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4E522C">
        <w:rPr>
          <w:rFonts w:ascii="Arial" w:eastAsia="Arial" w:hAnsi="Arial" w:cs="Arial"/>
          <w:color w:val="000000"/>
          <w:lang w:val="ru-RU"/>
        </w:rPr>
        <w:t xml:space="preserve">Условия стенда </w:t>
      </w:r>
      <w:r w:rsidR="004E522C" w:rsidRPr="00A85F8F">
        <w:rPr>
          <w:rFonts w:ascii="Arial" w:eastAsia="Arial" w:hAnsi="Arial" w:cs="Arial"/>
          <w:color w:val="000000"/>
          <w:highlight w:val="yellow"/>
          <w:lang w:val="ru-RU"/>
        </w:rPr>
        <w:t>(реализация всего функционала Модуля Контакт-центра на тестовом контуре банка)</w:t>
      </w:r>
    </w:p>
    <w:p w14:paraId="1183EEF8" w14:textId="31730EE4" w:rsidR="009D43E8" w:rsidRPr="00417197" w:rsidDel="00417197" w:rsidRDefault="0041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3005" w:author="Никита Гринь" w:date="2026-08-04T15:38:00Z" w16du:dateUtc="2026-08-04T12:38:00Z"/>
          <w:rFonts w:ascii="Arial" w:eastAsia="Arial" w:hAnsi="Arial" w:cs="Arial"/>
          <w:lang w:val="ru-RU"/>
          <w:rPrChange w:id="3006" w:author="Никита Гринь" w:date="2026-08-04T15:38:00Z" w16du:dateUtc="2026-08-04T12:38:00Z">
            <w:rPr>
              <w:del w:id="3007" w:author="Никита Гринь" w:date="2026-08-04T15:38:00Z" w16du:dateUtc="2026-08-04T12:38:00Z"/>
              <w:rFonts w:ascii="Arial" w:eastAsia="Arial" w:hAnsi="Arial" w:cs="Arial"/>
              <w:color w:val="000000"/>
              <w:lang w:val="ru-RU"/>
            </w:rPr>
          </w:rPrChange>
        </w:rPr>
      </w:pPr>
      <w:ins w:id="3008" w:author="Никита Гринь" w:date="2026-08-04T15:38:00Z">
        <w:r w:rsidRPr="00417197">
          <w:rPr>
            <w:rFonts w:ascii="Arial" w:eastAsia="Arial" w:hAnsi="Arial" w:cs="Arial"/>
            <w:color w:val="000000"/>
            <w:lang w:val="ru-RU"/>
            <w:rPrChange w:id="3009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Контрольный набор сценариев приёмки (</w:t>
        </w:r>
        <w:r w:rsidRPr="00417197">
          <w:rPr>
            <w:rFonts w:ascii="Arial" w:eastAsia="Arial" w:hAnsi="Arial" w:cs="Arial"/>
            <w:color w:val="000000"/>
          </w:rPr>
          <w:t>SUF</w:t>
        </w:r>
        <w:r w:rsidRPr="00417197">
          <w:rPr>
            <w:rFonts w:ascii="Arial" w:eastAsia="Arial" w:hAnsi="Arial" w:cs="Arial"/>
            <w:color w:val="000000"/>
            <w:lang w:val="ru-RU"/>
            <w:rPrChange w:id="3010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1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CHAT</w:t>
        </w:r>
        <w:r w:rsidRPr="00417197">
          <w:rPr>
            <w:rFonts w:ascii="Arial" w:eastAsia="Arial" w:hAnsi="Arial" w:cs="Arial"/>
            <w:color w:val="000000"/>
            <w:lang w:val="ru-RU"/>
            <w:rPrChange w:id="3012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3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UC</w:t>
        </w:r>
        <w:r w:rsidRPr="00417197">
          <w:rPr>
            <w:rFonts w:ascii="Arial" w:eastAsia="Arial" w:hAnsi="Arial" w:cs="Arial"/>
            <w:color w:val="000000"/>
            <w:lang w:val="ru-RU"/>
            <w:rPrChange w:id="3014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UND</w:t>
        </w:r>
        <w:r w:rsidRPr="00417197">
          <w:rPr>
            <w:rFonts w:ascii="Arial" w:eastAsia="Arial" w:hAnsi="Arial" w:cs="Arial"/>
            <w:color w:val="000000"/>
            <w:lang w:val="ru-RU"/>
            <w:rPrChange w:id="3015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/</w:t>
        </w:r>
        <w:r w:rsidRPr="00417197">
          <w:rPr>
            <w:rFonts w:ascii="Arial" w:eastAsia="Arial" w:hAnsi="Arial" w:cs="Arial"/>
            <w:color w:val="000000"/>
          </w:rPr>
          <w:t>UND</w:t>
        </w:r>
        <w:r w:rsidRPr="00417197">
          <w:rPr>
            <w:rFonts w:ascii="Arial" w:eastAsia="Arial" w:hAnsi="Arial" w:cs="Arial"/>
            <w:color w:val="000000"/>
            <w:lang w:val="ru-RU"/>
            <w:rPrChange w:id="3016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7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RPT</w:t>
        </w:r>
        <w:r w:rsidRPr="00417197">
          <w:rPr>
            <w:rFonts w:ascii="Arial" w:eastAsia="Arial" w:hAnsi="Arial" w:cs="Arial"/>
            <w:color w:val="000000"/>
            <w:lang w:val="ru-RU"/>
            <w:rPrChange w:id="3018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9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 и др.) с трассировкой к </w:t>
        </w:r>
        <w:r w:rsidRPr="00417197">
          <w:rPr>
            <w:rFonts w:ascii="Arial" w:eastAsia="Arial" w:hAnsi="Arial" w:cs="Arial"/>
            <w:color w:val="000000"/>
          </w:rPr>
          <w:t>UC</w:t>
        </w:r>
        <w:r w:rsidRPr="00417197">
          <w:rPr>
            <w:rFonts w:ascii="Arial" w:eastAsia="Arial" w:hAnsi="Arial" w:cs="Arial"/>
            <w:color w:val="000000"/>
            <w:lang w:val="ru-RU"/>
            <w:rPrChange w:id="3020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/</w:t>
        </w:r>
        <w:r w:rsidRPr="00417197">
          <w:rPr>
            <w:rFonts w:ascii="Arial" w:eastAsia="Arial" w:hAnsi="Arial" w:cs="Arial"/>
            <w:color w:val="000000"/>
          </w:rPr>
          <w:t>FR</w:t>
        </w:r>
        <w:r w:rsidRPr="00417197">
          <w:rPr>
            <w:rFonts w:ascii="Arial" w:eastAsia="Arial" w:hAnsi="Arial" w:cs="Arial"/>
            <w:color w:val="000000"/>
            <w:lang w:val="ru-RU"/>
            <w:rPrChange w:id="3021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. </w:t>
        </w:r>
        <w:r w:rsidRPr="00417197">
          <w:rPr>
            <w:rFonts w:ascii="Arial" w:eastAsia="Arial" w:hAnsi="Arial" w:cs="Arial"/>
            <w:color w:val="000000"/>
          </w:rPr>
          <w:t>Перечень не является исчерпывающим и не ограничивает объём приёмки.</w:t>
        </w:r>
      </w:ins>
      <w:commentRangeStart w:id="3022"/>
      <w:del w:id="3023" w:author="Никита Гринь" w:date="2026-08-04T15:38:00Z" w16du:dateUtc="2026-08-04T12:38:00Z"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14 критериев </w:delText>
        </w:r>
        <w:r w:rsidR="00317F00" w:rsidDel="00417197">
          <w:rPr>
            <w:rFonts w:ascii="Arial" w:eastAsia="Arial" w:hAnsi="Arial" w:cs="Arial"/>
            <w:color w:val="000000"/>
          </w:rPr>
          <w:delText>SUF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-</w:delText>
        </w:r>
        <w:r w:rsidR="00317F00" w:rsidDel="00417197">
          <w:rPr>
            <w:rFonts w:ascii="Arial" w:eastAsia="Arial" w:hAnsi="Arial" w:cs="Arial"/>
            <w:color w:val="000000"/>
          </w:rPr>
          <w:delText>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 и 20 </w:delText>
        </w:r>
        <w:r w:rsidR="00317F00" w:rsidDel="00417197">
          <w:rPr>
            <w:rFonts w:ascii="Arial" w:eastAsia="Arial" w:hAnsi="Arial" w:cs="Arial"/>
            <w:color w:val="000000"/>
          </w:rPr>
          <w:delText>CHAT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-</w:delText>
        </w:r>
        <w:r w:rsidR="00317F00" w:rsidDel="00417197">
          <w:rPr>
            <w:rFonts w:ascii="Arial" w:eastAsia="Arial" w:hAnsi="Arial" w:cs="Arial"/>
            <w:color w:val="000000"/>
          </w:rPr>
          <w:delText>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 с трассировкой к </w:delText>
        </w:r>
        <w:r w:rsidR="00317F00" w:rsidDel="00417197">
          <w:rPr>
            <w:rFonts w:ascii="Arial" w:eastAsia="Arial" w:hAnsi="Arial" w:cs="Arial"/>
            <w:color w:val="000000"/>
          </w:rPr>
          <w:delText>UC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/</w:delText>
        </w:r>
        <w:r w:rsidR="00317F00" w:rsidDel="00417197">
          <w:rPr>
            <w:rFonts w:ascii="Arial" w:eastAsia="Arial" w:hAnsi="Arial" w:cs="Arial"/>
            <w:color w:val="000000"/>
          </w:rPr>
          <w:delText>FR</w:delText>
        </w:r>
        <w:commentRangeEnd w:id="3022"/>
        <w:r w:rsidRPr="00417197" w:rsidDel="00417197">
          <w:rPr>
            <w:rStyle w:val="a5"/>
            <w:rFonts w:ascii="Arial" w:eastAsia="Arial" w:hAnsi="Arial" w:cs="Arial"/>
            <w:sz w:val="24"/>
            <w:szCs w:val="24"/>
            <w:lang w:val="ru-RU"/>
            <w:rPrChange w:id="3024" w:author="Никита Гринь" w:date="2026-08-04T15:38:00Z" w16du:dateUtc="2026-08-04T12:38:00Z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</w:rPrChange>
          </w:rPr>
          <w:commentReference w:id="3022"/>
        </w:r>
      </w:del>
    </w:p>
    <w:p w14:paraId="628E0A72" w14:textId="77777777" w:rsidR="00417197" w:rsidRPr="003C42DA" w:rsidRDefault="0041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ins w:id="3025" w:author="Никита Гринь" w:date="2026-08-04T15:38:00Z" w16du:dateUtc="2026-08-04T12:38:00Z"/>
          <w:rFonts w:ascii="Arial" w:eastAsia="Arial" w:hAnsi="Arial" w:cs="Arial"/>
          <w:lang w:val="ru-RU"/>
        </w:rPr>
      </w:pPr>
    </w:p>
    <w:p w14:paraId="0D735692" w14:textId="77777777" w:rsidR="009D43E8" w:rsidRPr="003C42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09"/>
          <w:id w:val="1820076708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Нагрузочный тест 75 операторов,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 (</w:t>
          </w:r>
        </w:sdtContent>
      </w:sdt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3026" w:author="Никита Гринь" w:date="2026-07-31T10:57:00Z" w16du:dateUtc="2026-07-31T07:57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3027" w:author="Никита Гринь" w:date="2026-07-31T10:57:00Z" w16du:dateUtc="2026-07-31T07:57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3028" w:author="Никита Гринь" w:date="2026-07-31T10:57:00Z" w16du:dateUtc="2026-07-31T07:57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3029" w:author="Никита Гринь" w:date="2026-07-31T10:57:00Z" w16du:dateUtc="2026-07-31T07:57:00Z">
            <w:rPr/>
          </w:rPrChange>
        </w:rPr>
        <w:instrText>.</w:instrText>
      </w:r>
      <w:r w:rsidR="00317F00">
        <w:instrText>o</w:instrText>
      </w:r>
      <w:r w:rsidR="00317F00" w:rsidRPr="003339CA">
        <w:rPr>
          <w:lang w:val="ru-RU"/>
          <w:rPrChange w:id="3030" w:author="Никита Гринь" w:date="2026-07-31T10:57:00Z" w16du:dateUtc="2026-07-31T07:57:00Z">
            <w:rPr/>
          </w:rPrChange>
        </w:rPr>
        <w:instrText>1</w:instrText>
      </w:r>
      <w:r w:rsidR="00317F00">
        <w:instrText>ajy</w:instrText>
      </w:r>
      <w:r w:rsidR="00317F00" w:rsidRPr="003339CA">
        <w:rPr>
          <w:lang w:val="ru-RU"/>
          <w:rPrChange w:id="3031" w:author="Никита Гринь" w:date="2026-07-31T10:57:00Z" w16du:dateUtc="2026-07-31T07:57:00Z">
            <w:rPr/>
          </w:rPrChange>
        </w:rPr>
        <w:instrText>93</w:instrText>
      </w:r>
      <w:r w:rsidR="00317F00">
        <w:instrText>ttmn</w:instrText>
      </w:r>
      <w:r w:rsidR="00317F00" w:rsidRPr="003339CA">
        <w:rPr>
          <w:lang w:val="ru-RU"/>
          <w:rPrChange w:id="3032" w:author="Никита Гринь" w:date="2026-07-31T10:57:00Z" w16du:dateUtc="2026-07-31T07:57:00Z">
            <w:rPr/>
          </w:rPrChange>
        </w:rPr>
        <w:instrText>7"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.7.4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>)</w:t>
      </w:r>
    </w:p>
    <w:p w14:paraId="1CCCD48A" w14:textId="5973B29E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ins w:id="3033" w:author="Никита Гринь" w:date="2026-08-04T15:38:00Z">
        <w:r w:rsidR="00417197" w:rsidRPr="00417197">
          <w:rPr>
            <w:rFonts w:ascii="Arial" w:eastAsia="Arial" w:hAnsi="Arial" w:cs="Arial"/>
            <w:color w:val="000000"/>
            <w:lang w:val="ru-RU"/>
            <w:rPrChange w:id="3034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Приёмка модуля Контакт-центра осуществляется в полном объёме функционала, указанного в ТТ (Прил.1). Критерии </w:t>
        </w:r>
        <w:r w:rsidR="00417197" w:rsidRPr="00417197">
          <w:rPr>
            <w:rFonts w:ascii="Arial" w:eastAsia="Arial" w:hAnsi="Arial" w:cs="Arial"/>
            <w:color w:val="000000"/>
          </w:rPr>
          <w:t>II</w:t>
        </w:r>
        <w:r w:rsidR="00417197" w:rsidRPr="00417197">
          <w:rPr>
            <w:rFonts w:ascii="Arial" w:eastAsia="Arial" w:hAnsi="Arial" w:cs="Arial"/>
            <w:color w:val="000000"/>
            <w:lang w:val="ru-RU"/>
            <w:rPrChange w:id="3035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.7 — рабочий набор проверок для организации испытаний; Заказчик не ограничивается данным перечнем при приёмке соответствия ТТ.</w:t>
        </w:r>
      </w:ins>
      <w:ins w:id="3036" w:author="Солдатенко Евгений Павлович" w:date="2026-07-31T08:21:00Z">
        <w:del w:id="3037" w:author="Никита Гринь" w:date="2026-08-04T15:38:00Z" w16du:dateUtc="2026-08-04T12:38:00Z">
          <w:r w:rsidR="004E522C" w:rsidRPr="00A85F8F" w:rsidDel="00417197">
            <w:rPr>
              <w:rStyle w:val="a5"/>
              <w:sz w:val="24"/>
              <w:highlight w:val="yellow"/>
              <w:lang w:val="ru-RU"/>
            </w:rPr>
            <w:delText>п</w:delText>
          </w:r>
          <w:r w:rsidR="004E522C" w:rsidRPr="00A85F8F" w:rsidDel="00417197">
            <w:rPr>
              <w:highlight w:val="yellow"/>
              <w:lang w:val="ru-RU"/>
            </w:rPr>
            <w:delText>риемка Модуля Контакт-центра в полном объеме, указанном в ТТ (пункт ТТ = описанию в ТЗ = приемке соответствия реализованного функционала требованиям ТТ)</w:delText>
          </w:r>
        </w:del>
      </w:ins>
      <w:del w:id="3038" w:author="Солдатенко Евгений Павлович" w:date="2026-07-31T08:21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>при</w:delText>
        </w:r>
        <w:r w:rsidRPr="003C42DA" w:rsidDel="004E522C">
          <w:rPr>
            <w:rFonts w:ascii="Arial" w:eastAsia="Arial" w:hAnsi="Arial" w:cs="Arial"/>
            <w:lang w:val="ru-RU"/>
          </w:rPr>
          <w:delText>е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мка модуля КЦ объективна и привязана к готовности интеграций СУЗ/</w:delText>
        </w:r>
        <w:r w:rsidDel="004E522C">
          <w:rPr>
            <w:rFonts w:ascii="Arial" w:eastAsia="Arial" w:hAnsi="Arial" w:cs="Arial"/>
            <w:color w:val="000000"/>
          </w:rPr>
          <w:delText>Oktell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79028021" w14:textId="2851DFED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039" w:author="Никита Гринь" w:date="2026-08-04T15:50:00Z" w16du:dateUtc="2026-08-04T12:50:00Z"/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Стенды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SUZ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,</w:t>
      </w:r>
      <w:del w:id="3040" w:author="Солдатенко Евгений Павлович" w:date="2026-07-31T08:22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commentRangeStart w:id="3041"/>
        <w:r w:rsidDel="004E522C">
          <w:rPr>
            <w:rFonts w:ascii="Arial" w:eastAsia="Arial" w:hAnsi="Arial" w:cs="Arial"/>
            <w:color w:val="000000"/>
          </w:rPr>
          <w:delText>Webim</w:delText>
        </w:r>
      </w:del>
      <w:commentRangeEnd w:id="3041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041"/>
      </w:r>
      <w:r w:rsidRPr="003C42DA">
        <w:rPr>
          <w:rFonts w:ascii="Arial" w:eastAsia="Arial" w:hAnsi="Arial" w:cs="Arial"/>
          <w:color w:val="000000"/>
          <w:lang w:val="ru-RU"/>
        </w:rPr>
        <w:t xml:space="preserve">) + тестовый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ins w:id="3042" w:author="Никита Гринь" w:date="2026-08-03T11:38:00Z">
        <w:r w:rsidR="008A3B40" w:rsidRPr="008A3B40">
          <w:rPr>
            <w:rFonts w:ascii="Arial" w:eastAsia="Arial" w:hAnsi="Arial" w:cs="Arial"/>
            <w:color w:val="000000"/>
            <w:lang w:val="ru-RU"/>
            <w:rPrChange w:id="3043" w:author="Никита Гринь" w:date="2026-08-03T11:38:00Z" w16du:dateUtc="2026-08-03T08:38:00Z">
              <w:rPr>
                <w:rFonts w:ascii="Arial" w:eastAsia="Arial" w:hAnsi="Arial" w:cs="Arial"/>
                <w:color w:val="000000"/>
              </w:rPr>
            </w:rPrChange>
          </w:rPr>
          <w:t>Абсолютные</w:t>
        </w:r>
      </w:ins>
      <w:commentRangeStart w:id="3044"/>
      <w:del w:id="3045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color w:val="000000"/>
            <w:lang w:val="ru-RU"/>
          </w:rPr>
          <w:delText>Абс</w:delText>
        </w:r>
        <w:r w:rsidDel="008A3B40">
          <w:rPr>
            <w:rFonts w:ascii="Arial" w:eastAsia="Arial" w:hAnsi="Arial" w:cs="Arial"/>
            <w:color w:val="000000"/>
          </w:rPr>
          <w:delText>olut</w:delText>
        </w:r>
        <w:r w:rsidRPr="003C42DA" w:rsidDel="008A3B40">
          <w:rPr>
            <w:rFonts w:ascii="Arial" w:eastAsia="Arial" w:hAnsi="Arial" w:cs="Arial"/>
            <w:color w:val="000000"/>
            <w:lang w:val="ru-RU"/>
          </w:rPr>
          <w:delText>ные</w:delText>
        </w:r>
        <w:commentRangeEnd w:id="3044"/>
        <w:r w:rsidR="008A3B40" w:rsidRPr="003C42DA" w:rsidDel="008A3B40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3044"/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 даты согласованные сроки заменены </w:t>
      </w:r>
      <w:commentRangeStart w:id="3046"/>
      <w:commentRangeStart w:id="3047"/>
      <w:r w:rsidRPr="003C42DA">
        <w:rPr>
          <w:rFonts w:ascii="Arial" w:eastAsia="Arial" w:hAnsi="Arial" w:cs="Arial"/>
          <w:b/>
          <w:bCs/>
          <w:color w:val="000000"/>
          <w:lang w:val="ru-RU"/>
        </w:rPr>
        <w:t>относительными вехами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commentRangeEnd w:id="3046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046"/>
      </w:r>
      <w:commentRangeEnd w:id="3047"/>
      <w:r w:rsidR="00442A1F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047"/>
      </w:r>
      <w:r w:rsidRPr="003C42DA">
        <w:rPr>
          <w:rFonts w:ascii="Arial" w:eastAsia="Arial" w:hAnsi="Arial" w:cs="Arial"/>
          <w:color w:val="000000"/>
          <w:lang w:val="ru-RU"/>
        </w:rPr>
        <w:t xml:space="preserve">от даты подписания договора — </w:t>
      </w:r>
      <w:r>
        <w:fldChar w:fldCharType="begin"/>
      </w:r>
      <w:r>
        <w:instrText>HYPERLINK</w:instrText>
      </w:r>
      <w:r w:rsidRPr="003339CA">
        <w:rPr>
          <w:lang w:val="ru-RU"/>
          <w:rPrChange w:id="3048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49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50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51" w:author="Никита Гринь" w:date="2026-07-31T10:57:00Z" w16du:dateUtc="2026-07-31T07:57:00Z">
            <w:rPr/>
          </w:rPrChange>
        </w:rPr>
        <w:instrText>.</w:instrText>
      </w:r>
      <w:r>
        <w:instrText>briut</w:instrText>
      </w:r>
      <w:r w:rsidRPr="003339CA">
        <w:rPr>
          <w:lang w:val="ru-RU"/>
          <w:rPrChange w:id="3052" w:author="Никита Гринь" w:date="2026-07-31T10:57:00Z" w16du:dateUtc="2026-07-31T07:57:00Z">
            <w:rPr/>
          </w:rPrChange>
        </w:rPr>
        <w:instrText>9</w:instrText>
      </w:r>
      <w:r>
        <w:instrText>bzozmv</w:instrText>
      </w:r>
      <w:r w:rsidRPr="003339CA">
        <w:rPr>
          <w:lang w:val="ru-RU"/>
          <w:rPrChange w:id="3053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11FD956" w14:textId="647E999B" w:rsidR="00442A1F" w:rsidRPr="00442A1F" w:rsidRDefault="00442A1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3054" w:author="Никита Гринь" w:date="2026-08-04T15:51:00Z">
        <w:r w:rsidRPr="00442A1F">
          <w:rPr>
            <w:rFonts w:ascii="Arial" w:eastAsia="Arial" w:hAnsi="Arial" w:cs="Arial"/>
            <w:color w:val="000000"/>
            <w:lang w:val="ru-RU"/>
            <w:rPrChange w:id="3055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Сроки устранения ошибок (дефектов) при приёмке договором не установлены и настоящим ТЗ не задаются. Договором определён срок ввода ПО. Замечания, выявленные при приёмке, фиксируются в протоколе испытаний и устраняются Исполнителем в рамках срока ввода ПО по Договору; конкретный порядок и сроки по каждому замечанию согласовываются сторонами при проведении приёмки. Вехи </w:t>
        </w:r>
        <w:r w:rsidRPr="00442A1F">
          <w:rPr>
            <w:rFonts w:ascii="Arial" w:eastAsia="Arial" w:hAnsi="Arial" w:cs="Arial"/>
            <w:color w:val="000000"/>
          </w:rPr>
          <w:t>VII</w:t>
        </w:r>
        <w:r w:rsidRPr="00442A1F">
          <w:rPr>
            <w:rFonts w:ascii="Arial" w:eastAsia="Arial" w:hAnsi="Arial" w:cs="Arial"/>
            <w:color w:val="000000"/>
            <w:lang w:val="ru-RU"/>
            <w:rPrChange w:id="3056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.1 относятся к этапам работ и подготовке стендов, а не к отдельному договорному </w:t>
        </w:r>
        <w:r w:rsidRPr="00442A1F">
          <w:rPr>
            <w:rFonts w:ascii="Arial" w:eastAsia="Arial" w:hAnsi="Arial" w:cs="Arial"/>
            <w:color w:val="000000"/>
          </w:rPr>
          <w:t>SLA</w:t>
        </w:r>
        <w:r w:rsidRPr="00442A1F">
          <w:rPr>
            <w:rFonts w:ascii="Arial" w:eastAsia="Arial" w:hAnsi="Arial" w:cs="Arial"/>
            <w:color w:val="000000"/>
            <w:lang w:val="ru-RU"/>
            <w:rPrChange w:id="3057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 на устранение дефектов.</w:t>
        </w:r>
      </w:ins>
    </w:p>
    <w:p w14:paraId="6FFA758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интерфейсов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модуля онлайн-чат; детализация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§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.3–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.5.</w:t>
      </w:r>
    </w:p>
    <w:p w14:paraId="767CEDA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058" w:name="bookmark=id.r9duj123bs1e" w:colFirst="0" w:colLast="0"/>
      <w:bookmarkEnd w:id="305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.7.0. Формат пошаговых сценариев приемки </w:t>
      </w:r>
      <w:del w:id="3059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(</w:delText>
        </w:r>
        <w:commentRangeStart w:id="3060"/>
        <w:r w:rsidDel="008A3B40">
          <w:rPr>
            <w:rFonts w:ascii="Arial" w:eastAsia="Arial" w:hAnsi="Arial" w:cs="Arial"/>
          </w:rPr>
          <w:delText>v</w:delText>
        </w:r>
        <w:r w:rsidRPr="003C42DA" w:rsidDel="008A3B40">
          <w:rPr>
            <w:rFonts w:ascii="Arial" w:eastAsia="Arial" w:hAnsi="Arial" w:cs="Arial"/>
            <w:lang w:val="ru-RU"/>
          </w:rPr>
          <w:delText>1.4</w:delText>
        </w:r>
      </w:del>
      <w:commentRangeEnd w:id="3060"/>
      <w:r w:rsidR="004E522C" w:rsidRPr="003C42DA">
        <w:rPr>
          <w:rStyle w:val="a5"/>
          <w:rFonts w:ascii="Arial" w:eastAsia="Arial" w:hAnsi="Arial" w:cs="Arial"/>
          <w:sz w:val="28"/>
          <w:szCs w:val="28"/>
          <w:lang w:val="ru-RU"/>
        </w:rPr>
        <w:commentReference w:id="3060"/>
      </w:r>
      <w:del w:id="3061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)</w:delText>
        </w:r>
      </w:del>
    </w:p>
    <w:p w14:paraId="31B5FF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Каждый идентификатор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i/>
          <w:iCs/>
          <w:color w:val="000000"/>
        </w:rPr>
        <w:t>T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1.4 имеет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разв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рнутое описание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подразделах ниже. </w:t>
      </w:r>
      <w:r>
        <w:rPr>
          <w:rFonts w:ascii="Arial" w:eastAsia="Arial" w:hAnsi="Arial" w:cs="Arial"/>
          <w:color w:val="000000"/>
        </w:rPr>
        <w:t>Обязательные поля:</w:t>
      </w:r>
    </w:p>
    <w:tbl>
      <w:tblPr>
        <w:tblStyle w:val="91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0"/>
        <w:gridCol w:w="5520"/>
      </w:tblGrid>
      <w:tr w:rsidR="009D43E8" w14:paraId="2DEE25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70" w:type="dxa"/>
          </w:tcPr>
          <w:p w14:paraId="2E17B7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520" w:type="dxa"/>
          </w:tcPr>
          <w:p w14:paraId="5EEC6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58BE5534" w14:textId="77777777" w:rsidTr="009D43E8">
        <w:tc>
          <w:tcPr>
            <w:tcW w:w="4770" w:type="dxa"/>
          </w:tcPr>
          <w:p w14:paraId="2417ED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5520" w:type="dxa"/>
          </w:tcPr>
          <w:p w14:paraId="45012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SUF-T-01, CHAT-T-04 и т.д.</w:t>
            </w:r>
          </w:p>
        </w:tc>
      </w:tr>
      <w:tr w:rsidR="009D43E8" w14:paraId="194124FC" w14:textId="77777777" w:rsidTr="009D43E8">
        <w:tc>
          <w:tcPr>
            <w:tcW w:w="4770" w:type="dxa"/>
          </w:tcPr>
          <w:p w14:paraId="18D78D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520" w:type="dxa"/>
          </w:tcPr>
          <w:p w14:paraId="204BDB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Краткая формулировка проверки</w:t>
            </w:r>
          </w:p>
        </w:tc>
      </w:tr>
      <w:tr w:rsidR="009D43E8" w14:paraId="3A57B408" w14:textId="77777777" w:rsidTr="009D43E8">
        <w:tc>
          <w:tcPr>
            <w:tcW w:w="4770" w:type="dxa"/>
          </w:tcPr>
          <w:p w14:paraId="7334A4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520" w:type="dxa"/>
          </w:tcPr>
          <w:p w14:paraId="45892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Роль, стенд, данные, конфигурация</w:t>
            </w:r>
          </w:p>
        </w:tc>
      </w:tr>
      <w:tr w:rsidR="009D43E8" w14:paraId="604AEF6B" w14:textId="77777777" w:rsidTr="009D43E8">
        <w:tc>
          <w:tcPr>
            <w:tcW w:w="4770" w:type="dxa"/>
          </w:tcPr>
          <w:p w14:paraId="51A27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Шаги</w:t>
            </w:r>
          </w:p>
        </w:tc>
        <w:tc>
          <w:tcPr>
            <w:tcW w:w="5520" w:type="dxa"/>
          </w:tcPr>
          <w:p w14:paraId="60A977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Пронумерованные действия тестировщика</w:t>
            </w:r>
          </w:p>
        </w:tc>
      </w:tr>
      <w:tr w:rsidR="009D43E8" w14:paraId="231EB9A0" w14:textId="77777777" w:rsidTr="009D43E8">
        <w:tc>
          <w:tcPr>
            <w:tcW w:w="4770" w:type="dxa"/>
          </w:tcPr>
          <w:p w14:paraId="35CFC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520" w:type="dxa"/>
          </w:tcPr>
          <w:p w14:paraId="7F0FFB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Наблюдаемый и измеримый итог</w:t>
            </w:r>
          </w:p>
        </w:tc>
      </w:tr>
      <w:tr w:rsidR="009D43E8" w:rsidRPr="0050000B" w14:paraId="69F35D04" w14:textId="77777777" w:rsidTr="009D43E8">
        <w:tc>
          <w:tcPr>
            <w:tcW w:w="4770" w:type="dxa"/>
          </w:tcPr>
          <w:p w14:paraId="6CC406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062"/>
            <w:commentRangeStart w:id="3063"/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520" w:type="dxa"/>
          </w:tcPr>
          <w:p w14:paraId="37484106" w14:textId="4B400C4E" w:rsidR="009D43E8" w:rsidRPr="008A3B40" w:rsidRDefault="008A3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064" w:author="Никита Гринь" w:date="2026-08-03T11:44:00Z" w16du:dateUtc="2026-08-03T08:44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065" w:author="Никита Гринь" w:date="2026-08-03T11:44:00Z" w16du:dateUtc="2026-08-03T08:44:00Z"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6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Единый тестовый стенд банка: весь функционал модуля Контакт-центра для приёмки (в составе стенда — тестовые контуры </w:t>
              </w:r>
              <w:r w:rsidRPr="008A3B40">
                <w:rPr>
                  <w:rFonts w:ascii="Arial" w:eastAsia="Arial" w:hAnsi="Arial" w:cs="Arial"/>
                  <w:color w:val="000000"/>
                </w:rPr>
                <w:t>Bitrix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7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/</w:t>
              </w:r>
              <w:r w:rsidRPr="008A3B40">
                <w:rPr>
                  <w:rFonts w:ascii="Arial" w:eastAsia="Arial" w:hAnsi="Arial" w:cs="Arial"/>
                  <w:color w:val="000000"/>
                </w:rPr>
                <w:t>SUZ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8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, </w:t>
              </w:r>
              <w:r w:rsidRPr="008A3B40">
                <w:rPr>
                  <w:rFonts w:ascii="Arial" w:eastAsia="Arial" w:hAnsi="Arial" w:cs="Arial"/>
                  <w:color w:val="000000"/>
                </w:rPr>
                <w:t>Oktell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9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и </w:t>
              </w:r>
              <w:r w:rsidRPr="008A3B40">
                <w:rPr>
                  <w:rFonts w:ascii="Arial" w:eastAsia="Arial" w:hAnsi="Arial" w:cs="Arial"/>
                  <w:color w:val="000000"/>
                </w:rPr>
                <w:t>AI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70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</w:t>
              </w:r>
              <w:r w:rsidRPr="008A3B40">
                <w:rPr>
                  <w:rFonts w:ascii="Arial" w:eastAsia="Arial" w:hAnsi="Arial" w:cs="Arial"/>
                  <w:color w:val="000000"/>
                </w:rPr>
                <w:t>Hub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71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)</w:t>
              </w:r>
            </w:ins>
            <w:del w:id="3072" w:author="Никита Гринь" w:date="2026-08-03T11:44:00Z" w16du:dateUtc="2026-08-03T08:44:00Z"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3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Oktell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4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5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Bitrix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6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Hub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7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staging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8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Postman</w:delText>
              </w:r>
              <w:commentRangeEnd w:id="3062"/>
              <w:r w:rsidR="004E522C" w:rsidRPr="008A3B40" w:rsidDel="008A3B4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3079" w:author="Никита Гринь" w:date="2026-08-03T11:44:00Z" w16du:dateUtc="2026-08-03T08:44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3062"/>
              </w:r>
            </w:del>
            <w:commentRangeEnd w:id="3063"/>
            <w:r w:rsidRPr="008A3B4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  <w:rPrChange w:id="3080" w:author="Никита Гринь" w:date="2026-08-03T11:44:00Z" w16du:dateUtc="2026-08-03T08:44:00Z">
                  <w:rPr>
                    <w:rStyle w:val="a5"/>
                    <w:rFonts w:ascii="Arial" w:eastAsia="Arial" w:hAnsi="Arial" w:cs="Arial"/>
                    <w:color w:val="000000"/>
                    <w:sz w:val="24"/>
                    <w:szCs w:val="24"/>
                  </w:rPr>
                </w:rPrChange>
              </w:rPr>
              <w:commentReference w:id="3063"/>
            </w:r>
          </w:p>
        </w:tc>
      </w:tr>
      <w:tr w:rsidR="009D43E8" w:rsidRPr="0050000B" w14:paraId="6FB8F4B2" w14:textId="77777777" w:rsidTr="009D43E8">
        <w:tc>
          <w:tcPr>
            <w:tcW w:w="4770" w:type="dxa"/>
          </w:tcPr>
          <w:p w14:paraId="38445A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520" w:type="dxa"/>
          </w:tcPr>
          <w:p w14:paraId="31504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листовой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пункт ТТ (§4.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259042C8" w14:textId="0AB055A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del w:id="3081" w:author="Солдатенко Евгений Павлович" w:date="2026-07-31T08:24:00Z">
        <w:r w:rsidRPr="004E522C" w:rsidDel="004E522C">
          <w:rPr>
            <w:highlight w:val="yellow"/>
            <w:lang w:val="ru-RU"/>
            <w:rPrChange w:id="3082" w:author="Солдатенко Евгений Павлович" w:date="2026-07-31T08:24:00Z">
              <w:rPr>
                <w:lang w:val="ru-RU"/>
              </w:rPr>
            </w:rPrChange>
          </w:rPr>
          <w:delText xml:space="preserve">Статус: в настоящей редакции пошагово описаны </w:delText>
        </w:r>
        <w:r w:rsidRPr="004E522C" w:rsidDel="004E522C">
          <w:rPr>
            <w:highlight w:val="yellow"/>
            <w:rPrChange w:id="3083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84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85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86" w:author="Солдатенко Евгений Павлович" w:date="2026-07-31T08:24:00Z">
              <w:rPr>
                <w:lang w:val="ru-RU"/>
              </w:rPr>
            </w:rPrChange>
          </w:rPr>
          <w:delText xml:space="preserve">-01…15 и </w:delText>
        </w:r>
        <w:r w:rsidRPr="004E522C" w:rsidDel="004E522C">
          <w:rPr>
            <w:highlight w:val="yellow"/>
            <w:rPrChange w:id="3087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3088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89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0" w:author="Солдатенко Евгений Павлович" w:date="2026-07-31T08:24:00Z">
              <w:rPr>
                <w:lang w:val="ru-RU"/>
              </w:rPr>
            </w:rPrChange>
          </w:rPr>
          <w:delText xml:space="preserve">-01…20 (включая ранее отсутствовавшие </w:delText>
        </w:r>
        <w:r w:rsidRPr="004E522C" w:rsidDel="004E522C">
          <w:rPr>
            <w:highlight w:val="yellow"/>
            <w:rPrChange w:id="3091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92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93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4" w:author="Солдатенко Евгений Павлович" w:date="2026-07-31T08:24:00Z">
              <w:rPr>
                <w:lang w:val="ru-RU"/>
              </w:rPr>
            </w:rPrChange>
          </w:rPr>
          <w:delText xml:space="preserve">-06…11, </w:delText>
        </w:r>
        <w:r w:rsidRPr="004E522C" w:rsidDel="004E522C">
          <w:rPr>
            <w:highlight w:val="yellow"/>
            <w:rPrChange w:id="3095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96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97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8" w:author="Солдатенко Евгений Павлович" w:date="2026-07-31T08:24:00Z">
              <w:rPr>
                <w:lang w:val="ru-RU"/>
              </w:rPr>
            </w:rPrChange>
          </w:rPr>
          <w:delText xml:space="preserve">-13…14 и </w:delText>
        </w:r>
        <w:r w:rsidRPr="004E522C" w:rsidDel="004E522C">
          <w:rPr>
            <w:highlight w:val="yellow"/>
            <w:rPrChange w:id="3099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3100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101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102" w:author="Солдатенко Евгений Павлович" w:date="2026-07-31T08:24:00Z">
              <w:rPr>
                <w:lang w:val="ru-RU"/>
              </w:rPr>
            </w:rPrChange>
          </w:rPr>
          <w:delText>-06,08…12,14…20).</w:delText>
        </w:r>
      </w:del>
    </w:p>
    <w:p w14:paraId="2A5EBE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103" w:name="bookmark=id.1kzzjbwcmtlc" w:colFirst="0" w:colLast="0"/>
      <w:bookmarkEnd w:id="310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(интерфейсы суфлера, §4.3, §4.6)</w:t>
      </w:r>
    </w:p>
    <w:p w14:paraId="0FC70D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§4.3, §4.6]: 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6261C3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телефония/онлайн-чат на интеграционном </w:t>
      </w:r>
      <w:commentRangeStart w:id="3104"/>
      <w:commentRangeStart w:id="3105"/>
      <w:r w:rsidRPr="003C42DA">
        <w:rPr>
          <w:rFonts w:ascii="Arial" w:eastAsia="Arial" w:hAnsi="Arial" w:cs="Arial"/>
          <w:color w:val="000000"/>
          <w:lang w:val="ru-RU"/>
        </w:rPr>
        <w:t>стенде</w:t>
      </w:r>
      <w:commentRangeEnd w:id="3104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104"/>
      </w:r>
      <w:commentRangeEnd w:id="3105"/>
      <w:r w:rsidR="008A3B4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105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B9DC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критерии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интеграционном контуре — после выполнения согласованных поручений (, </w:t>
      </w:r>
      <w:r>
        <w:fldChar w:fldCharType="begin"/>
      </w:r>
      <w:r>
        <w:instrText>HYPERLINK</w:instrText>
      </w:r>
      <w:r w:rsidRPr="003339CA">
        <w:rPr>
          <w:lang w:val="ru-RU"/>
          <w:rPrChange w:id="3106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07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08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09" w:author="Никита Гринь" w:date="2026-07-31T10:57:00Z" w16du:dateUtc="2026-07-31T07:57:00Z">
            <w:rPr/>
          </w:rPrChange>
        </w:rPr>
        <w:instrText>.</w:instrText>
      </w:r>
      <w:r>
        <w:instrText>j</w:instrText>
      </w:r>
      <w:r w:rsidRPr="003339CA">
        <w:rPr>
          <w:lang w:val="ru-RU"/>
          <w:rPrChange w:id="3110" w:author="Никита Гринь" w:date="2026-07-31T10:57:00Z" w16du:dateUtc="2026-07-31T07:57:00Z">
            <w:rPr/>
          </w:rPrChange>
        </w:rPr>
        <w:instrText>36</w:instrText>
      </w:r>
      <w:r>
        <w:instrText>hq</w:instrText>
      </w:r>
      <w:r w:rsidRPr="003339CA">
        <w:rPr>
          <w:lang w:val="ru-RU"/>
          <w:rPrChange w:id="3111" w:author="Никита Гринь" w:date="2026-07-31T10:57:00Z" w16du:dateUtc="2026-07-31T07:57:00Z">
            <w:rPr/>
          </w:rPrChange>
        </w:rPr>
        <w:instrText>67</w:instrText>
      </w:r>
      <w:r>
        <w:instrText>a</w:instrText>
      </w:r>
      <w:r w:rsidRPr="003339CA">
        <w:rPr>
          <w:lang w:val="ru-RU"/>
          <w:rPrChange w:id="3112" w:author="Никита Гринь" w:date="2026-07-31T10:57:00Z" w16du:dateUtc="2026-07-31T07:57:00Z">
            <w:rPr/>
          </w:rPrChange>
        </w:rPr>
        <w:instrText>2</w:instrText>
      </w:r>
      <w:r>
        <w:instrText>as</w:instrText>
      </w:r>
      <w:r w:rsidRPr="003339CA">
        <w:rPr>
          <w:lang w:val="ru-RU"/>
          <w:rPrChange w:id="3113" w:author="Никита Гринь" w:date="2026-07-31T10:57:00Z" w16du:dateUtc="2026-07-31T07:57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): 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commentRangeStart w:id="3114"/>
      <w:commentRangeStart w:id="3115"/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+30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тестовый звонок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+45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  <w:commentRangeEnd w:id="3114"/>
      <w:r w:rsidR="004E522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114"/>
      </w:r>
      <w:commentRangeEnd w:id="3115"/>
      <w:r w:rsidR="008A3B4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115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0"/>
        <w:tblW w:w="98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5685"/>
        <w:gridCol w:w="2580"/>
      </w:tblGrid>
      <w:tr w:rsidR="009D43E8" w14:paraId="380DDA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4FC58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691E73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116"/>
            <w:commentRangeStart w:id="3117"/>
            <w:r>
              <w:rPr>
                <w:rFonts w:ascii="Arial" w:eastAsia="Arial" w:hAnsi="Arial" w:cs="Arial"/>
                <w:color w:val="000000"/>
              </w:rPr>
              <w:t>Критерий</w:t>
            </w:r>
            <w:commentRangeEnd w:id="3116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16"/>
            </w:r>
            <w:commentRangeEnd w:id="3117"/>
            <w:r w:rsidR="00237B68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17"/>
            </w:r>
          </w:p>
        </w:tc>
        <w:tc>
          <w:tcPr>
            <w:tcW w:w="2580" w:type="dxa"/>
          </w:tcPr>
          <w:p w14:paraId="504D14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46A16C54" w14:textId="77777777" w:rsidTr="009D43E8">
        <w:tc>
          <w:tcPr>
            <w:tcW w:w="1545" w:type="dxa"/>
          </w:tcPr>
          <w:p w14:paraId="06965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518D9F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sdt>
              <w:sdtPr>
                <w:tag w:val="goog_rdk_210"/>
                <w:id w:val="-1408970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commentRangeStart w:id="3118"/>
                <w:commentRangeStart w:id="3119"/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</w:t>
                </w:r>
                <w:commentRangeEnd w:id="3118"/>
                <w:r w:rsidR="004E522C" w:rsidRPr="003C42DA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3118"/>
                </w:r>
                <w:commentRangeEnd w:id="3119"/>
                <w:r w:rsidR="00672909" w:rsidRPr="003C42DA">
                  <w:rPr>
                    <w:rStyle w:val="a5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3119"/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≤2 с)</w:t>
                </w:r>
              </w:sdtContent>
            </w:sdt>
          </w:p>
        </w:tc>
        <w:tc>
          <w:tcPr>
            <w:tcW w:w="2580" w:type="dxa"/>
          </w:tcPr>
          <w:p w14:paraId="412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UC-SUF-T01, FR-SUF-06</w:t>
            </w:r>
          </w:p>
        </w:tc>
      </w:tr>
      <w:tr w:rsidR="009D43E8" w14:paraId="4DBC027C" w14:textId="77777777" w:rsidTr="009D43E8">
        <w:tc>
          <w:tcPr>
            <w:tcW w:w="1545" w:type="dxa"/>
          </w:tcPr>
          <w:p w14:paraId="39C5B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706365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только оператору</w:t>
            </w:r>
          </w:p>
        </w:tc>
        <w:tc>
          <w:tcPr>
            <w:tcW w:w="2580" w:type="dxa"/>
          </w:tcPr>
          <w:p w14:paraId="3047CE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UC-SUF-T03, UC-SUF-C01</w:t>
            </w:r>
          </w:p>
        </w:tc>
      </w:tr>
      <w:tr w:rsidR="009D43E8" w14:paraId="7F9CFAED" w14:textId="77777777" w:rsidTr="009D43E8">
        <w:tc>
          <w:tcPr>
            <w:tcW w:w="1545" w:type="dxa"/>
          </w:tcPr>
          <w:p w14:paraId="40B82C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749DB7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Онлайн-чат: подсказка в АРМ при сообщении клиента</w:t>
            </w:r>
          </w:p>
        </w:tc>
        <w:tc>
          <w:tcPr>
            <w:tcW w:w="2580" w:type="dxa"/>
          </w:tcPr>
          <w:p w14:paraId="618D2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9D43E8" w14:paraId="3E36E479" w14:textId="77777777" w:rsidTr="009D43E8">
        <w:tc>
          <w:tcPr>
            <w:tcW w:w="1545" w:type="dxa"/>
          </w:tcPr>
          <w:p w14:paraId="44535B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4CE331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онлайн-чата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580" w:type="dxa"/>
          </w:tcPr>
          <w:p w14:paraId="42E09E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9D43E8" w14:paraId="432BC6E1" w14:textId="77777777" w:rsidTr="009D43E8">
        <w:tc>
          <w:tcPr>
            <w:tcW w:w="1545" w:type="dxa"/>
          </w:tcPr>
          <w:p w14:paraId="5AE7B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073E97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только в АРМ</w:t>
            </w:r>
          </w:p>
        </w:tc>
        <w:tc>
          <w:tcPr>
            <w:tcW w:w="2580" w:type="dxa"/>
          </w:tcPr>
          <w:p w14:paraId="0750D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9D43E8" w14:paraId="2576F941" w14:textId="77777777" w:rsidTr="009D43E8">
        <w:tc>
          <w:tcPr>
            <w:tcW w:w="1545" w:type="dxa"/>
          </w:tcPr>
          <w:p w14:paraId="017981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2D5C7FB9" w14:textId="58F63D5E" w:rsidR="009D43E8" w:rsidRPr="003C42DA" w:rsidRDefault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B80623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BC1041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отдельное окно тест-диалога; проверка эталонов </w:t>
            </w:r>
            <w:r w:rsidR="00317F00">
              <w:rPr>
                <w:rFonts w:ascii="Arial" w:eastAsia="Arial" w:hAnsi="Arial" w:cs="Arial"/>
                <w:color w:val="000000"/>
              </w:rPr>
              <w:t>QU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публикацией сценария</w:t>
            </w:r>
          </w:p>
        </w:tc>
        <w:tc>
          <w:tcPr>
            <w:tcW w:w="2580" w:type="dxa"/>
          </w:tcPr>
          <w:p w14:paraId="509CAB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UC-SUF-N02,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</w:p>
        </w:tc>
      </w:tr>
      <w:tr w:rsidR="009D43E8" w14:paraId="58A6CB2C" w14:textId="77777777" w:rsidTr="009D43E8">
        <w:tc>
          <w:tcPr>
            <w:tcW w:w="1545" w:type="dxa"/>
          </w:tcPr>
          <w:p w14:paraId="6044E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4EBD2C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сохраняется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тности</w:t>
            </w:r>
          </w:p>
        </w:tc>
        <w:tc>
          <w:tcPr>
            <w:tcW w:w="2580" w:type="dxa"/>
          </w:tcPr>
          <w:p w14:paraId="4A55C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9D43E8" w14:paraId="6ED98BD4" w14:textId="77777777" w:rsidTr="009D43E8">
        <w:tc>
          <w:tcPr>
            <w:tcW w:w="1545" w:type="dxa"/>
          </w:tcPr>
          <w:p w14:paraId="11CD44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SUF-T-08</w:t>
            </w:r>
          </w:p>
        </w:tc>
        <w:tc>
          <w:tcPr>
            <w:tcW w:w="5685" w:type="dxa"/>
          </w:tcPr>
          <w:p w14:paraId="0AB99F1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1"/>
                <w:id w:val="12881604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подсказки ≤ 2 с на стенде</w:t>
                </w:r>
              </w:sdtContent>
            </w:sdt>
          </w:p>
        </w:tc>
        <w:tc>
          <w:tcPr>
            <w:tcW w:w="2580" w:type="dxa"/>
          </w:tcPr>
          <w:p w14:paraId="0E18F7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9D43E8" w14:paraId="3112E51A" w14:textId="77777777" w:rsidTr="009D43E8">
        <w:tc>
          <w:tcPr>
            <w:tcW w:w="1545" w:type="dxa"/>
          </w:tcPr>
          <w:p w14:paraId="2AD645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7940474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2"/>
                <w:id w:val="5349478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50 сценариев production с </w:t>
                </w:r>
                <w:commentRangeStart w:id="3120"/>
                <w:commentRangeStart w:id="3121"/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картой</w:t>
                </w:r>
                <w:commentRangeEnd w:id="3120"/>
                <w:r w:rsidR="004E522C">
                  <w:rPr>
                    <w:rStyle w:val="a5"/>
                    <w:sz w:val="24"/>
                    <w:szCs w:val="24"/>
                  </w:rPr>
                  <w:commentReference w:id="3120"/>
                </w:r>
                <w:commentRangeEnd w:id="3121"/>
                <w:r w:rsidR="00672909">
                  <w:rPr>
                    <w:rStyle w:val="a5"/>
                    <w:sz w:val="24"/>
                    <w:szCs w:val="24"/>
                  </w:rPr>
                  <w:commentReference w:id="3121"/>
                </w:r>
              </w:sdtContent>
            </w:sdt>
          </w:p>
        </w:tc>
        <w:tc>
          <w:tcPr>
            <w:tcW w:w="2580" w:type="dxa"/>
          </w:tcPr>
          <w:p w14:paraId="31FC24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461BEC1F" w14:textId="77777777" w:rsidTr="009D43E8">
        <w:tc>
          <w:tcPr>
            <w:tcW w:w="1545" w:type="dxa"/>
          </w:tcPr>
          <w:p w14:paraId="3CEBF2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2D28D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4.5.2.7–8 для сценариев реестра</w:t>
            </w:r>
          </w:p>
        </w:tc>
        <w:tc>
          <w:tcPr>
            <w:tcW w:w="2580" w:type="dxa"/>
          </w:tcPr>
          <w:p w14:paraId="229195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</w:tr>
      <w:tr w:rsidR="009D43E8" w14:paraId="41160EB4" w14:textId="77777777" w:rsidTr="009D43E8">
        <w:tc>
          <w:tcPr>
            <w:tcW w:w="1545" w:type="dxa"/>
          </w:tcPr>
          <w:p w14:paraId="383E4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48D82A50" w14:textId="2140183B" w:rsidR="009D43E8" w:rsidRPr="006D1D03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-001…010: ветки как в Прил.</w:t>
            </w:r>
            <w:commentRangeStart w:id="3122"/>
            <w:commentRangeStart w:id="3123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</w:t>
            </w:r>
            <w:commentRangeEnd w:id="3122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122"/>
            </w:r>
            <w:commentRangeEnd w:id="3123"/>
            <w:r w:rsidR="006D1D03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123"/>
            </w:r>
            <w:ins w:id="3124" w:author="Никита Гринь" w:date="2026-08-04T16:25:00Z" w16du:dateUtc="2026-08-04T13:25:00Z">
              <w:r w:rsidR="006D1D03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3125" w:author="Никита Гринь" w:date="2026-08-04T16:25:00Z"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6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порядок создания сценариев — 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II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7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.3.5.1 (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UC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8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SCR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9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-01)</w:t>
              </w:r>
            </w:ins>
          </w:p>
        </w:tc>
        <w:tc>
          <w:tcPr>
            <w:tcW w:w="2580" w:type="dxa"/>
          </w:tcPr>
          <w:p w14:paraId="27DC14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6C724701" w14:textId="77777777" w:rsidTr="009D43E8">
        <w:tc>
          <w:tcPr>
            <w:tcW w:w="1545" w:type="dxa"/>
          </w:tcPr>
          <w:p w14:paraId="063EE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SUF-T-12</w:t>
            </w:r>
          </w:p>
        </w:tc>
        <w:tc>
          <w:tcPr>
            <w:tcW w:w="5685" w:type="dxa"/>
          </w:tcPr>
          <w:p w14:paraId="35EDF4F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3"/>
                <w:id w:val="49953612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Динамические подсказки: новая реплика → карточки с % релевантности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sdt>
              <w:sdtPr>
                <w:tag w:val="goog_rdk_214"/>
                <w:id w:val="65102586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с); синонимы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10 п.п.; антонимы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-02</w:t>
                </w:r>
              </w:sdtContent>
            </w:sdt>
          </w:p>
        </w:tc>
        <w:tc>
          <w:tcPr>
            <w:tcW w:w="2580" w:type="dxa"/>
          </w:tcPr>
          <w:p w14:paraId="04DB4E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FR-UND-06, FR-SUF-11, FR-SUF-06, UC-UND-02</w:t>
            </w:r>
          </w:p>
        </w:tc>
      </w:tr>
      <w:tr w:rsidR="009D43E8" w14:paraId="29E36AFA" w14:textId="77777777" w:rsidTr="009D43E8">
        <w:tc>
          <w:tcPr>
            <w:tcW w:w="1545" w:type="dxa"/>
          </w:tcPr>
          <w:p w14:paraId="771AD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SUF-T-13</w:t>
            </w:r>
          </w:p>
        </w:tc>
        <w:tc>
          <w:tcPr>
            <w:tcW w:w="5685" w:type="dxa"/>
          </w:tcPr>
          <w:p w14:paraId="5CCF5A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звонок/диалог: фокус в отдельном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или АРМ онлайн-чата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«А+Д»)</w:t>
            </w:r>
          </w:p>
        </w:tc>
        <w:tc>
          <w:tcPr>
            <w:tcW w:w="2580" w:type="dxa"/>
          </w:tcPr>
          <w:p w14:paraId="19D8B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</w:tr>
      <w:tr w:rsidR="009D43E8" w14:paraId="5504E747" w14:textId="77777777" w:rsidTr="009D43E8">
        <w:tc>
          <w:tcPr>
            <w:tcW w:w="1545" w:type="dxa"/>
          </w:tcPr>
          <w:p w14:paraId="148BB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SUF-T-14</w:t>
            </w:r>
          </w:p>
        </w:tc>
        <w:tc>
          <w:tcPr>
            <w:tcW w:w="5685" w:type="dxa"/>
          </w:tcPr>
          <w:p w14:paraId="4E26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реплики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215"/>
                <w:id w:val="-110032951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без лишних элементов телефонии</w:t>
            </w:r>
          </w:p>
        </w:tc>
        <w:tc>
          <w:tcPr>
            <w:tcW w:w="2580" w:type="dxa"/>
          </w:tcPr>
          <w:p w14:paraId="45A7E4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</w:tr>
      <w:tr w:rsidR="009D43E8" w14:paraId="7BDA0C41" w14:textId="77777777" w:rsidTr="009D43E8">
        <w:tc>
          <w:tcPr>
            <w:tcW w:w="1545" w:type="dxa"/>
          </w:tcPr>
          <w:p w14:paraId="382970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SUF-T-15</w:t>
            </w:r>
          </w:p>
        </w:tc>
        <w:tc>
          <w:tcPr>
            <w:tcW w:w="5685" w:type="dxa"/>
          </w:tcPr>
          <w:p w14:paraId="28D092D1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6"/>
                <w:id w:val="-33654503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Запрос вне СУЗ → оператору нет подсказки / низкий %; без автоответа клиенту</w:t>
                </w:r>
              </w:sdtContent>
            </w:sdt>
          </w:p>
        </w:tc>
        <w:tc>
          <w:tcPr>
            <w:tcW w:w="2580" w:type="dxa"/>
          </w:tcPr>
          <w:p w14:paraId="649D26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FR-CC-06, FR-UND-18</w:t>
            </w:r>
          </w:p>
        </w:tc>
      </w:tr>
      <w:tr w:rsidR="005319D8" w:rsidRPr="005319D8" w14:paraId="135CDF73" w14:textId="77777777" w:rsidTr="009D43E8">
        <w:trPr>
          <w:ins w:id="3130" w:author="Никита Гринь" w:date="2026-08-04T15:59:00Z"/>
        </w:trPr>
        <w:tc>
          <w:tcPr>
            <w:tcW w:w="1545" w:type="dxa"/>
          </w:tcPr>
          <w:p w14:paraId="488C17E7" w14:textId="5FCF0CCA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1" w:author="Никита Гринь" w:date="2026-08-04T15:59:00Z" w16du:dateUtc="2026-08-04T12:59:00Z"/>
                <w:rFonts w:ascii="Arial" w:eastAsia="Arial" w:hAnsi="Arial" w:cs="Arial"/>
                <w:color w:val="000000"/>
              </w:rPr>
            </w:pPr>
            <w:ins w:id="3132" w:author="Никита Гринь" w:date="2026-08-04T15:59:00Z">
              <w:r w:rsidRPr="005319D8">
                <w:rPr>
                  <w:rFonts w:ascii="Arial" w:eastAsia="Arial" w:hAnsi="Arial" w:cs="Arial"/>
                  <w:color w:val="000000"/>
                  <w:rPrChange w:id="3133" w:author="Никита Гринь" w:date="2026-08-04T16:00:00Z" w16du:dateUtc="2026-08-04T13:0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SUF-T-16</w:t>
              </w:r>
            </w:ins>
          </w:p>
        </w:tc>
        <w:tc>
          <w:tcPr>
            <w:tcW w:w="5685" w:type="dxa"/>
          </w:tcPr>
          <w:p w14:paraId="417DD3F5" w14:textId="76E1DCE9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4" w:author="Никита Гринь" w:date="2026-08-04T15:59:00Z" w16du:dateUtc="2026-08-04T12:59:00Z"/>
                <w:lang w:val="ru-RU"/>
                <w:rPrChange w:id="3135" w:author="Никита Гринь" w:date="2026-08-04T16:00:00Z" w16du:dateUtc="2026-08-04T13:00:00Z">
                  <w:rPr>
                    <w:ins w:id="3136" w:author="Никита Гринь" w:date="2026-08-04T15:59:00Z" w16du:dateUtc="2026-08-04T12:59:00Z"/>
                  </w:rPr>
                </w:rPrChange>
              </w:rPr>
            </w:pPr>
            <w:ins w:id="3137" w:author="Никита Гринь" w:date="2026-08-04T16:00:00Z" w16du:dateUtc="2026-08-04T13:00:00Z">
              <w:r w:rsidRPr="005319D8">
                <w:rPr>
                  <w:lang w:val="ru-RU"/>
                </w:rPr>
                <w:t>Summary (саммаризация) в окне суфлёра канала телефония: при запросе оператора отображается краткая выжимка по единой истории клиента; доступен детальный summary; взаимодействие — блок по умолчанию свёрнут (видно краткое описание), раскрытие по наведению мыши, сворачивание — убрать мышь (§4.3.1.13–14)</w:t>
              </w:r>
            </w:ins>
          </w:p>
        </w:tc>
        <w:tc>
          <w:tcPr>
            <w:tcW w:w="2580" w:type="dxa"/>
          </w:tcPr>
          <w:p w14:paraId="13392C15" w14:textId="6E20AFC8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8" w:author="Никита Гринь" w:date="2026-08-04T15:59:00Z" w16du:dateUtc="2026-08-04T12:59:00Z"/>
                <w:rFonts w:ascii="Arial" w:eastAsia="Arial" w:hAnsi="Arial" w:cs="Arial"/>
                <w:color w:val="000000"/>
                <w:lang w:val="ru-RU"/>
                <w:rPrChange w:id="3139" w:author="Никита Гринь" w:date="2026-08-04T16:00:00Z" w16du:dateUtc="2026-08-04T13:00:00Z">
                  <w:rPr>
                    <w:ins w:id="3140" w:author="Никита Гринь" w:date="2026-08-04T15:59:00Z" w16du:dateUtc="2026-08-04T12:59:00Z"/>
                    <w:rFonts w:ascii="Arial" w:eastAsia="Arial" w:hAnsi="Arial" w:cs="Arial"/>
                    <w:color w:val="000000"/>
                  </w:rPr>
                </w:rPrChange>
              </w:rPr>
            </w:pPr>
            <w:ins w:id="3141" w:author="Никита Гринь" w:date="2026-08-04T16:01:00Z">
              <w:r w:rsidRPr="005319D8">
                <w:rPr>
                  <w:rFonts w:ascii="Arial" w:eastAsia="Arial" w:hAnsi="Arial" w:cs="Arial"/>
                  <w:color w:val="000000"/>
                </w:rPr>
                <w:t>FR-SUF-15, UC-K3</w:t>
              </w:r>
            </w:ins>
          </w:p>
        </w:tc>
      </w:tr>
    </w:tbl>
    <w:p w14:paraId="77151611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3142" w:name="bookmark=id.3azt5glo2zar" w:colFirst="0" w:colLast="0"/>
      <w:bookmarkEnd w:id="314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.7.1.1. Пошаговые сценарии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7EFC7F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43" w:name="bookmark=id.8mqr2bl41uzw" w:colFirst="0" w:colLast="0"/>
      <w:bookmarkEnd w:id="3143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Подсказка по транскрипту в отдельном окне суфлера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6BD02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A650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6180" w:type="dxa"/>
          </w:tcPr>
          <w:p w14:paraId="0266A4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7A15720" w14:textId="77777777" w:rsidTr="009D43E8">
        <w:tc>
          <w:tcPr>
            <w:tcW w:w="2640" w:type="dxa"/>
          </w:tcPr>
          <w:p w14:paraId="0C22D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6180" w:type="dxa"/>
          </w:tcPr>
          <w:p w14:paraId="2FB757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реплике клиента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144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145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146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147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148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-окне</w:t>
            </w:r>
            <w:r>
              <w:fldChar w:fldCharType="end"/>
            </w:r>
          </w:p>
        </w:tc>
      </w:tr>
      <w:tr w:rsidR="009D43E8" w14:paraId="490787E1" w14:textId="77777777" w:rsidTr="009D43E8">
        <w:tc>
          <w:tcPr>
            <w:tcW w:w="2640" w:type="dxa"/>
          </w:tcPr>
          <w:p w14:paraId="73982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180" w:type="dxa"/>
          </w:tcPr>
          <w:p w14:paraId="2E92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канала телефония (§2.4 п.4). </w:t>
            </w:r>
            <w:r>
              <w:rPr>
                <w:rFonts w:ascii="Arial" w:eastAsia="Arial" w:hAnsi="Arial" w:cs="Arial"/>
                <w:color w:val="000000"/>
              </w:rPr>
              <w:t>Стенд: test Oktell + test Bitrix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актуален) + AI Hub staging. Активный тестовый звонок с ASR.</w:t>
            </w:r>
          </w:p>
        </w:tc>
      </w:tr>
      <w:tr w:rsidR="009D43E8" w:rsidRPr="0050000B" w14:paraId="04243FE2" w14:textId="77777777" w:rsidTr="009D43E8">
        <w:tc>
          <w:tcPr>
            <w:tcW w:w="2640" w:type="dxa"/>
          </w:tcPr>
          <w:p w14:paraId="40F4A6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6180" w:type="dxa"/>
          </w:tcPr>
          <w:p w14:paraId="04B739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принимает звонок на тестовой линии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2. Клиент произносит реплику по теме из СУЗ (напр.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-001). 3. Дождаться финального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-транскрипта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зафиксировать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5. Замерить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sdt>
              <w:sdtPr>
                <w:tag w:val="goog_rdk_217"/>
                <w:id w:val="1961904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появления первой карточки подсказки.</w:t>
            </w:r>
          </w:p>
        </w:tc>
      </w:tr>
      <w:tr w:rsidR="009D43E8" w:rsidRPr="0050000B" w14:paraId="72EBEE2A" w14:textId="77777777" w:rsidTr="009D43E8">
        <w:tc>
          <w:tcPr>
            <w:tcW w:w="2640" w:type="dxa"/>
          </w:tcPr>
          <w:p w14:paraId="7DB376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6180" w:type="dxa"/>
          </w:tcPr>
          <w:p w14:paraId="68DC9FD0" w14:textId="33D1CCBE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49" w:author="Никита Гринь" w:date="2026-08-03T11:59:00Z" w16du:dateUtc="2026-08-03T08:59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В окне суфлёра: реплика клиента + 1 карточка подсказки с % релевантности (для приёмки; количество карточек настраивается администратором в диапазоне 1–5)</w:t>
              </w:r>
            </w:ins>
            <w:del w:id="3150" w:author="Никита Гринь" w:date="2026-08-03T11:59:00Z" w16du:dateUtc="2026-08-03T08:59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В окне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ра: реплика клиента + </w:delText>
              </w:r>
              <w:commentRangeStart w:id="3151"/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3–5 </w:delText>
              </w:r>
              <w:commentRangeEnd w:id="3151"/>
              <w:r w:rsidR="00761829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151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карточек подсказок с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Δt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от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asr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.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до отображения карточек — 1–2 с</w:t>
            </w:r>
            <w:sdt>
              <w:sdtPr>
                <w:tag w:val="goog_rdk_218"/>
                <w:id w:val="68641207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(на стенде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с,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315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315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3154" w:author="Никита Гринь" w:date="2026-07-31T10:57:00Z" w16du:dateUtc="2026-07-31T07:57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3155" w:author="Никита Гринь" w:date="2026-07-31T10:57:00Z" w16du:dateUtc="2026-07-31T07:57:00Z">
                  <w:rPr/>
                </w:rPrChange>
              </w:rPr>
              <w:instrText>.</w:instrText>
            </w:r>
            <w:r w:rsidR="00317F00">
              <w:instrText>o</w:instrText>
            </w:r>
            <w:r w:rsidR="00317F00" w:rsidRPr="003339CA">
              <w:rPr>
                <w:lang w:val="ru-RU"/>
                <w:rPrChange w:id="3156" w:author="Никита Гринь" w:date="2026-07-31T10:57:00Z" w16du:dateUtc="2026-07-31T07:57:00Z">
                  <w:rPr/>
                </w:rPrChange>
              </w:rPr>
              <w:instrText>1</w:instrText>
            </w:r>
            <w:r w:rsidR="00317F00">
              <w:instrText>ajy</w:instrText>
            </w:r>
            <w:r w:rsidR="00317F00" w:rsidRPr="003339CA">
              <w:rPr>
                <w:lang w:val="ru-RU"/>
                <w:rPrChange w:id="3157" w:author="Никита Гринь" w:date="2026-07-31T10:57:00Z" w16du:dateUtc="2026-07-31T07:57:00Z">
                  <w:rPr/>
                </w:rPrChange>
              </w:rPr>
              <w:instrText>93</w:instrText>
            </w:r>
            <w:r w:rsidR="00317F00">
              <w:instrText>ttmn</w:instrText>
            </w:r>
            <w:r w:rsidR="00317F00" w:rsidRPr="003339CA">
              <w:rPr>
                <w:lang w:val="ru-RU"/>
                <w:rPrChange w:id="3158" w:author="Никита Гринь" w:date="2026-07-31T10:57:00Z" w16du:dateUtc="2026-07-31T07:57:00Z">
                  <w:rPr/>
                </w:rPrChange>
              </w:rPr>
              <w:instrText>7"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не открыт в том же окне.</w:t>
            </w:r>
          </w:p>
        </w:tc>
      </w:tr>
      <w:tr w:rsidR="009D43E8" w14:paraId="4881438C" w14:textId="77777777" w:rsidTr="009D43E8">
        <w:tc>
          <w:tcPr>
            <w:tcW w:w="2640" w:type="dxa"/>
          </w:tcPr>
          <w:p w14:paraId="601CA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6180" w:type="dxa"/>
          </w:tcPr>
          <w:p w14:paraId="46626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(</w:t>
            </w:r>
            <w:commentRangeStart w:id="3159"/>
            <w:commentRangeStart w:id="3160"/>
            <w:r>
              <w:rPr>
                <w:rFonts w:ascii="Arial" w:eastAsia="Arial" w:hAnsi="Arial" w:cs="Arial"/>
                <w:color w:val="000000"/>
              </w:rPr>
              <w:t>T+45</w:t>
            </w:r>
            <w:commentRangeEnd w:id="3159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59"/>
            </w:r>
            <w:commentRangeEnd w:id="3160"/>
            <w:r w:rsidR="00562709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60"/>
            </w:r>
            <w:r>
              <w:rPr>
                <w:rFonts w:ascii="Arial" w:eastAsia="Arial" w:hAnsi="Arial" w:cs="Arial"/>
                <w:color w:val="000000"/>
              </w:rPr>
              <w:t>) + test Bitrix (</w:t>
            </w:r>
            <w:commentRangeStart w:id="3161"/>
            <w:commentRangeStart w:id="3162"/>
            <w:r>
              <w:rPr>
                <w:rFonts w:ascii="Arial" w:eastAsia="Arial" w:hAnsi="Arial" w:cs="Arial"/>
                <w:color w:val="000000"/>
              </w:rPr>
              <w:t>T+30</w:t>
            </w:r>
            <w:commentRangeEnd w:id="3161"/>
            <w:r w:rsidR="004E522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61"/>
            </w:r>
            <w:commentRangeEnd w:id="3162"/>
            <w:r w:rsidR="00562709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162"/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14:paraId="074C46E4" w14:textId="77777777" w:rsidTr="009D43E8">
        <w:tc>
          <w:tcPr>
            <w:tcW w:w="2640" w:type="dxa"/>
          </w:tcPr>
          <w:p w14:paraId="22093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6180" w:type="dxa"/>
          </w:tcPr>
          <w:p w14:paraId="55BE79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4.6.2.2.2</w:t>
            </w:r>
          </w:p>
        </w:tc>
      </w:tr>
    </w:tbl>
    <w:p w14:paraId="14485D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63" w:name="bookmark=id.qxejanw4e4vd" w:colFirst="0" w:colLast="0"/>
      <w:bookmarkEnd w:id="3163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-02 — </w:t>
      </w:r>
      <w:r>
        <w:rPr>
          <w:rFonts w:ascii="Arial" w:eastAsia="Arial" w:hAnsi="Arial" w:cs="Arial"/>
        </w:rPr>
        <w:t>Permalink</w:t>
      </w:r>
      <w:r w:rsidRPr="003C42DA">
        <w:rPr>
          <w:rFonts w:ascii="Arial" w:eastAsia="Arial" w:hAnsi="Arial" w:cs="Arial"/>
          <w:lang w:val="ru-RU"/>
        </w:rPr>
        <w:t xml:space="preserve"> СУЗ только оператору</w:t>
      </w:r>
    </w:p>
    <w:tbl>
      <w:tblPr>
        <w:tblStyle w:val="8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A8B48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479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1C34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D744029" w14:textId="77777777" w:rsidTr="009D43E8">
        <w:tc>
          <w:tcPr>
            <w:tcW w:w="2640" w:type="dxa"/>
          </w:tcPr>
          <w:p w14:paraId="5C73B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D374C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Ссылка на статью СУЗ с названием; новая вкладка</w:t>
            </w:r>
          </w:p>
        </w:tc>
      </w:tr>
      <w:tr w:rsidR="009D43E8" w:rsidRPr="0050000B" w14:paraId="4D589A7C" w14:textId="77777777" w:rsidTr="009D43E8">
        <w:tc>
          <w:tcPr>
            <w:tcW w:w="2640" w:type="dxa"/>
          </w:tcPr>
          <w:p w14:paraId="5FCE3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064983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подсказка с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отображена.</w:t>
            </w:r>
          </w:p>
        </w:tc>
      </w:tr>
      <w:tr w:rsidR="009D43E8" w:rsidRPr="0050000B" w14:paraId="6526190D" w14:textId="77777777" w:rsidTr="009D43E8">
        <w:tc>
          <w:tcPr>
            <w:tcW w:w="2640" w:type="dxa"/>
          </w:tcPr>
          <w:p w14:paraId="5B2B55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8732A2F" w14:textId="34247DFA" w:rsidR="009D43E8" w:rsidRPr="00FD7F09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164" w:author="Никита Гринь" w:date="2026-08-04T11:35:00Z" w16du:dateUtc="2026-08-04T08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Нажать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подсказкой. 2. Проверить, что открылась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новая вкладка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браузера. </w:t>
            </w:r>
            <w:commentRangeStart w:id="3165"/>
            <w:del w:id="3166" w:author="Никита Гринь" w:date="2026-08-03T12:02:00Z" w16du:dateUtc="2026-08-03T09:02:00Z"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3167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 xml:space="preserve">3. Убедиться, что клиент звонка не получил </w:delText>
              </w:r>
              <w:r w:rsidRPr="000865A3" w:rsidDel="00562709">
                <w:rPr>
                  <w:rFonts w:ascii="Arial" w:eastAsia="Arial" w:hAnsi="Arial" w:cs="Arial"/>
                  <w:strike/>
                  <w:color w:val="000000"/>
                </w:rPr>
                <w:delText>URL</w:delText>
              </w:r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3168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>.</w:delText>
              </w:r>
              <w:commentRangeEnd w:id="3165"/>
              <w:r w:rsidR="000865A3" w:rsidRPr="00FD7F09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  <w:rPrChange w:id="3169" w:author="Никита Гринь" w:date="2026-08-04T11:35:00Z" w16du:dateUtc="2026-08-04T08:35:00Z">
                    <w:rPr>
                      <w:rStyle w:val="a5"/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rPrChange>
                </w:rPr>
                <w:commentReference w:id="3165"/>
              </w:r>
            </w:del>
          </w:p>
        </w:tc>
      </w:tr>
      <w:tr w:rsidR="009D43E8" w:rsidRPr="0050000B" w14:paraId="470AD8A9" w14:textId="77777777" w:rsidTr="009D43E8">
        <w:tc>
          <w:tcPr>
            <w:tcW w:w="2640" w:type="dxa"/>
          </w:tcPr>
          <w:p w14:paraId="019BE8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553756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Статья СУЗ открыта оператору в новой вкладке; </w:t>
            </w:r>
            <w:r>
              <w:rPr>
                <w:rFonts w:ascii="Arial" w:eastAsia="Arial" w:hAnsi="Arial" w:cs="Arial"/>
                <w:color w:val="000000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источнику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31D361CC" w14:textId="77777777" w:rsidTr="009D43E8">
        <w:tc>
          <w:tcPr>
            <w:tcW w:w="2640" w:type="dxa"/>
          </w:tcPr>
          <w:p w14:paraId="0626A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31F46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09AF7DAC" w14:textId="77777777" w:rsidTr="009D43E8">
        <w:tc>
          <w:tcPr>
            <w:tcW w:w="2640" w:type="dxa"/>
          </w:tcPr>
          <w:p w14:paraId="155B8C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4375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UC-SUF-T03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4.3.1.8</w:t>
            </w:r>
          </w:p>
        </w:tc>
      </w:tr>
    </w:tbl>
    <w:p w14:paraId="2C74E476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70" w:name="bookmark=id.leq6yje30qb" w:colFirst="0" w:colLast="0"/>
      <w:bookmarkEnd w:id="3170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Онлайн-чат: подсказка в АРМ</w:t>
      </w:r>
    </w:p>
    <w:tbl>
      <w:tblPr>
        <w:tblStyle w:val="8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07E1E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D46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A34A3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B12155D" w14:textId="77777777" w:rsidTr="009D43E8">
        <w:tc>
          <w:tcPr>
            <w:tcW w:w="2640" w:type="dxa"/>
          </w:tcPr>
          <w:p w14:paraId="61636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D6FF4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при сообщении клиента в онлайн-чате</w:t>
            </w:r>
          </w:p>
        </w:tc>
      </w:tr>
      <w:tr w:rsidR="009D43E8" w14:paraId="5631304D" w14:textId="77777777" w:rsidTr="009D43E8">
        <w:tc>
          <w:tcPr>
            <w:tcW w:w="2640" w:type="dxa"/>
          </w:tcPr>
          <w:p w14:paraId="4FCA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BD50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онлайн-чата (§2.4 п.5). </w:t>
            </w:r>
            <w:r>
              <w:rPr>
                <w:rFonts w:ascii="Arial" w:eastAsia="Arial" w:hAnsi="Arial" w:cs="Arial"/>
                <w:color w:val="000000"/>
              </w:rPr>
              <w:t>Активный диалог в АРМ.</w:t>
            </w:r>
          </w:p>
        </w:tc>
      </w:tr>
      <w:tr w:rsidR="009D43E8" w:rsidRPr="0050000B" w14:paraId="152BC149" w14:textId="77777777" w:rsidTr="009D43E8">
        <w:tc>
          <w:tcPr>
            <w:tcW w:w="2640" w:type="dxa"/>
          </w:tcPr>
          <w:p w14:paraId="3816D7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F63DD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сообщение в виджете. 2.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3. Проверить правую панель АРМ.</w:t>
            </w:r>
          </w:p>
        </w:tc>
      </w:tr>
      <w:tr w:rsidR="009D43E8" w:rsidRPr="0050000B" w14:paraId="1AFCE984" w14:textId="77777777" w:rsidTr="009D43E8">
        <w:tc>
          <w:tcPr>
            <w:tcW w:w="2640" w:type="dxa"/>
          </w:tcPr>
          <w:p w14:paraId="4AA2C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621D596F" w14:textId="048F15B0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71" w:author="Никита Гринь" w:date="2026-08-03T12:07:00Z" w16du:dateUtc="2026-08-03T09:07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сообщении клиента с содержанием для поиска в СУЗ — 1 карточка подсказки в панели суфлёра АРМ (для приёмки; количество карточек настраивается администратором в диапазоне 1–5); под карточкой — название статьи СУЗ </w:t>
              </w:r>
              <w:r w:rsidRPr="00562709">
                <w:rPr>
                  <w:rFonts w:ascii="Cambria Math" w:eastAsia="Arial" w:hAnsi="Cambria Math" w:cs="Cambria Math"/>
                  <w:color w:val="000000"/>
                  <w:lang w:val="ru-RU"/>
                </w:rPr>
                <w:t>↗</w:t>
              </w:r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; не во вкладке Hub. На реплики без содержания для поиска («да», «нет», «не знаю» и аналогичные) карточки не отображаются.</w:t>
              </w:r>
            </w:ins>
            <w:commentRangeStart w:id="3172"/>
            <w:del w:id="3173" w:author="Никита Гринь" w:date="2026-08-03T12:07:00Z" w16du:dateUtc="2026-08-03T09:07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1–5 карточек </w:delText>
              </w:r>
              <w:commentRangeEnd w:id="3172"/>
              <w:r w:rsidR="000E58EC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172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подсказок в панели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 АРМ; </w:delText>
              </w:r>
              <w:commentRangeStart w:id="3174"/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под каждой </w:delText>
              </w:r>
              <w:commentRangeEnd w:id="3174"/>
              <w:r w:rsidR="00F761DC" w:rsidRPr="003C42DA" w:rsidDel="00562709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174"/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—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название статьи СУЗ</w:delText>
              </w:r>
            </w:del>
            <w:customXmlDelRangeStart w:id="3175" w:author="Никита Гринь" w:date="2026-08-03T12:07:00Z"/>
            <w:sdt>
              <w:sdtPr>
                <w:tag w:val="goog_rdk_219"/>
                <w:id w:val="18384167"/>
              </w:sdtPr>
              <w:sdtContent>
                <w:customXmlDelRangeEnd w:id="3175"/>
                <w:del w:id="3176" w:author="Никита Гринь" w:date="2026-08-03T12:07:00Z" w16du:dateUtc="2026-08-03T09:07:00Z"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↗; не во вкладке </w:delText>
                  </w:r>
                  <w:r w:rsidR="00317F00" w:rsidDel="00562709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.</w:delText>
                  </w:r>
                </w:del>
                <w:customXmlDelRangeStart w:id="3177" w:author="Никита Гринь" w:date="2026-08-03T12:07:00Z"/>
              </w:sdtContent>
            </w:sdt>
            <w:customXmlDelRangeEnd w:id="3177"/>
          </w:p>
        </w:tc>
      </w:tr>
      <w:tr w:rsidR="009D43E8" w14:paraId="6E05F378" w14:textId="77777777" w:rsidTr="009D43E8">
        <w:tc>
          <w:tcPr>
            <w:tcW w:w="2640" w:type="dxa"/>
          </w:tcPr>
          <w:p w14:paraId="73973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0C7B3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233DE7C5" w14:textId="77777777" w:rsidTr="009D43E8">
        <w:tc>
          <w:tcPr>
            <w:tcW w:w="2640" w:type="dxa"/>
          </w:tcPr>
          <w:p w14:paraId="755A2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DF03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18F13641" w14:textId="77777777" w:rsidR="009D43E8" w:rsidRPr="00484C16" w:rsidRDefault="00317F00">
      <w:pPr>
        <w:pStyle w:val="5"/>
        <w:rPr>
          <w:rFonts w:ascii="Arial" w:eastAsia="Arial" w:hAnsi="Arial" w:cs="Arial"/>
          <w:lang w:val="ru-RU"/>
        </w:rPr>
      </w:pPr>
      <w:bookmarkStart w:id="3178" w:name="bookmark=id.jgwp83rankno" w:colFirst="0" w:colLast="0"/>
      <w:bookmarkEnd w:id="3178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-04 — Клиент онлайн-чата не получает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СУЗ</w:t>
      </w:r>
    </w:p>
    <w:tbl>
      <w:tblPr>
        <w:tblStyle w:val="8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18CA91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BB0C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AD17B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5B11E2DA" w14:textId="77777777" w:rsidTr="009D43E8">
        <w:tc>
          <w:tcPr>
            <w:tcW w:w="2640" w:type="dxa"/>
          </w:tcPr>
          <w:p w14:paraId="5C3F97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E9DE9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на СУЗ</w:t>
            </w:r>
          </w:p>
        </w:tc>
      </w:tr>
      <w:tr w:rsidR="009D43E8" w:rsidRPr="0050000B" w14:paraId="1A9F8D93" w14:textId="77777777" w:rsidTr="009D43E8">
        <w:tc>
          <w:tcPr>
            <w:tcW w:w="2640" w:type="dxa"/>
          </w:tcPr>
          <w:p w14:paraId="5838AB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111CD8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-03; оператор отправляет ответ клиенту.</w:t>
            </w:r>
          </w:p>
        </w:tc>
      </w:tr>
      <w:tr w:rsidR="009D43E8" w:rsidRPr="006100D9" w14:paraId="02CBB4B3" w14:textId="77777777" w:rsidTr="009D43E8">
        <w:tc>
          <w:tcPr>
            <w:tcW w:w="2640" w:type="dxa"/>
          </w:tcPr>
          <w:p w14:paraId="760700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5B81A0A" w14:textId="1947FA3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копирует текст подсказки 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>или нажимает кнопку авто вставки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 поле ввода. 2. Отправить сообщение клиенту. 3. Проверить виджет клиента.</w:t>
            </w:r>
          </w:p>
        </w:tc>
      </w:tr>
      <w:tr w:rsidR="009D43E8" w:rsidRPr="0050000B" w14:paraId="113A9654" w14:textId="77777777" w:rsidTr="009D43E8">
        <w:tc>
          <w:tcPr>
            <w:tcW w:w="2640" w:type="dxa"/>
          </w:tcPr>
          <w:p w14:paraId="5BDFD9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5B8E5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сообщении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/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74C9365A" w14:textId="77777777" w:rsidTr="009D43E8">
        <w:tc>
          <w:tcPr>
            <w:tcW w:w="2640" w:type="dxa"/>
          </w:tcPr>
          <w:p w14:paraId="0FA5D3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B3B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B460585" w14:textId="77777777" w:rsidTr="009D43E8">
        <w:tc>
          <w:tcPr>
            <w:tcW w:w="2640" w:type="dxa"/>
          </w:tcPr>
          <w:p w14:paraId="66372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C462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284EB20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79" w:name="bookmark=id.gx077et9l7eg" w:colFirst="0" w:colLast="0"/>
      <w:bookmarkEnd w:id="3179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Оператор онлайн-чата: суфлер только в АРМ</w:t>
      </w:r>
    </w:p>
    <w:tbl>
      <w:tblPr>
        <w:tblStyle w:val="8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A4D7C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10BA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12C6A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BEE00A3" w14:textId="77777777" w:rsidTr="009D43E8">
        <w:tc>
          <w:tcPr>
            <w:tcW w:w="2640" w:type="dxa"/>
          </w:tcPr>
          <w:p w14:paraId="39B89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7AAE4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в АРМ</w:t>
            </w:r>
          </w:p>
        </w:tc>
      </w:tr>
      <w:tr w:rsidR="009D43E8" w14:paraId="3AD59EFB" w14:textId="77777777" w:rsidTr="009D43E8">
        <w:trPr>
          <w:trHeight w:val="197"/>
        </w:trPr>
        <w:tc>
          <w:tcPr>
            <w:tcW w:w="2640" w:type="dxa"/>
          </w:tcPr>
          <w:p w14:paraId="449B2F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080DE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Роль: оператор онлайн-чата.</w:t>
            </w:r>
          </w:p>
        </w:tc>
      </w:tr>
      <w:tr w:rsidR="009D43E8" w:rsidRPr="0050000B" w14:paraId="062D7A29" w14:textId="77777777" w:rsidTr="009D43E8">
        <w:tc>
          <w:tcPr>
            <w:tcW w:w="2640" w:type="dxa"/>
          </w:tcPr>
          <w:p w14:paraId="3040CF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1697800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0"/>
                <w:id w:val="99593320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портал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AI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проверить меню. 2. Открыть АРМ онлайн-чата. 3. Инициировать диалог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-03.</w:t>
                </w:r>
              </w:sdtContent>
            </w:sdt>
          </w:p>
        </w:tc>
      </w:tr>
      <w:tr w:rsidR="009D43E8" w:rsidRPr="0050000B" w14:paraId="4C4C334E" w14:textId="77777777" w:rsidTr="009D43E8">
        <w:tc>
          <w:tcPr>
            <w:tcW w:w="2640" w:type="dxa"/>
          </w:tcPr>
          <w:p w14:paraId="19B428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F7F93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АРМ;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содержит ленту подсказок телефонии.</w:t>
            </w:r>
          </w:p>
        </w:tc>
      </w:tr>
      <w:tr w:rsidR="009D43E8" w14:paraId="09742764" w14:textId="77777777" w:rsidTr="009D43E8">
        <w:tc>
          <w:tcPr>
            <w:tcW w:w="2640" w:type="dxa"/>
          </w:tcPr>
          <w:p w14:paraId="22592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0813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EB13B6D" w14:textId="77777777" w:rsidTr="009D43E8">
        <w:tc>
          <w:tcPr>
            <w:tcW w:w="2640" w:type="dxa"/>
          </w:tcPr>
          <w:p w14:paraId="4817D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5B368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6A3E8782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Диалоговое окно для внутренних пользователей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1DECA9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E186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00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B07C25B" w14:textId="77777777" w:rsidTr="009D43E8">
        <w:tc>
          <w:tcPr>
            <w:tcW w:w="2640" w:type="dxa"/>
          </w:tcPr>
          <w:p w14:paraId="7B0EA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D0E5C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Внутренний пользователь КЦ: отдельное диалоговое окно (не </w:t>
            </w:r>
            <w:r>
              <w:t>Hub</w:t>
            </w:r>
            <w:r w:rsidRPr="009962AA">
              <w:rPr>
                <w:lang w:val="ru-RU"/>
              </w:rPr>
              <w:t>-суфлёр, не АРМ оператора)</w:t>
            </w:r>
          </w:p>
        </w:tc>
      </w:tr>
      <w:tr w:rsidR="009D43E8" w:rsidRPr="0050000B" w14:paraId="324B3C7C" w14:textId="77777777" w:rsidTr="009D43E8">
        <w:tc>
          <w:tcPr>
            <w:tcW w:w="2640" w:type="dxa"/>
          </w:tcPr>
          <w:p w14:paraId="63B7E9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21937DB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Роль: Внутренний пользователь Контакт-центра (§2.4 п.6). Стенд: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staging</w:t>
            </w:r>
            <w:r w:rsidRPr="009962AA">
              <w:rPr>
                <w:lang w:val="ru-RU"/>
              </w:rPr>
              <w:t xml:space="preserve">. Подготовлен эталон </w:t>
            </w:r>
            <w:r>
              <w:t>QU</w:t>
            </w:r>
            <w:r w:rsidRPr="009962AA">
              <w:rPr>
                <w:lang w:val="ru-RU"/>
              </w:rPr>
              <w:t xml:space="preserve"> / сценарий-кандидат к проверке.</w:t>
            </w:r>
          </w:p>
        </w:tc>
      </w:tr>
      <w:tr w:rsidR="009D43E8" w:rsidRPr="0050000B" w14:paraId="48CEF637" w14:textId="77777777" w:rsidTr="009D43E8">
        <w:tc>
          <w:tcPr>
            <w:tcW w:w="2640" w:type="dxa"/>
          </w:tcPr>
          <w:p w14:paraId="0B5C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C490843" w14:textId="09F5AC21" w:rsidR="009D43E8" w:rsidRPr="00D75AB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Войти под внутренним пользователем КЦ. 2. </w:t>
            </w:r>
            <w:ins w:id="3180" w:author="Никита Гринь" w:date="2026-08-03T12:14:00Z" w16du:dateUtc="2026-08-03T09:14:00Z">
              <w:r w:rsidR="00D75ABC" w:rsidRPr="00D75ABC">
                <w:rPr>
                  <w:lang w:val="ru-RU"/>
                </w:rPr>
                <w:t>2. Открыть отдельное окно «Тест-диалог» из меню AI Hub (роль «Внутренний пользователь Контакт-центра»). Окно не размещается во вкладках Hub «Ассистент» и «Документы» и не является АРМ оператора.</w:t>
              </w:r>
            </w:ins>
            <w:del w:id="3181" w:author="Никита Гринь" w:date="2026-08-03T12:14:00Z" w16du:dateUtc="2026-08-03T09:14:00Z">
              <w:r w:rsidRPr="009962AA" w:rsidDel="00D75ABC">
                <w:rPr>
                  <w:lang w:val="ru-RU"/>
                </w:rPr>
                <w:delText xml:space="preserve">Открыть диалоговое окно для внутренних пользователей (не АРМ оператора и не вкладки </w:delText>
              </w:r>
              <w:commentRangeStart w:id="3182"/>
              <w:r w:rsidDel="00D75ABC">
                <w:delText>Hub</w:delText>
              </w:r>
              <w:r w:rsidRPr="009962AA" w:rsidDel="00D75ABC">
                <w:rPr>
                  <w:lang w:val="ru-RU"/>
                </w:rPr>
                <w:delText xml:space="preserve"> «Ассистент»/«Документы»</w:delText>
              </w:r>
              <w:commentRangeEnd w:id="3182"/>
              <w:r w:rsidR="00A26DEA" w:rsidRPr="009962AA" w:rsidDel="00D75ABC">
                <w:rPr>
                  <w:rStyle w:val="a5"/>
                  <w:sz w:val="24"/>
                  <w:szCs w:val="24"/>
                  <w:lang w:val="ru-RU"/>
                </w:rPr>
                <w:commentReference w:id="3182"/>
              </w:r>
              <w:r w:rsidRPr="009962AA" w:rsidDel="00D75ABC">
                <w:rPr>
                  <w:lang w:val="ru-RU"/>
                </w:rPr>
                <w:delText xml:space="preserve">). </w:delText>
              </w:r>
            </w:del>
            <w:r w:rsidRPr="009962AA">
              <w:rPr>
                <w:lang w:val="ru-RU"/>
              </w:rPr>
              <w:t xml:space="preserve">3. Ввести текстовый запрос по эталону/теме СУЗ. 4. Зафиксировать ответ и % релевантности. </w:t>
            </w:r>
            <w:r w:rsidRPr="006C6A99">
              <w:rPr>
                <w:lang w:val="ru-RU"/>
              </w:rPr>
              <w:t xml:space="preserve">5. </w:t>
            </w:r>
            <w:ins w:id="3183" w:author="Никита Гринь" w:date="2026-08-03T12:18:00Z" w16du:dateUtc="2026-08-03T09:18:00Z">
              <w:r w:rsidR="00D75ABC" w:rsidRPr="00D75ABC">
                <w:rPr>
                  <w:lang w:val="ru-RU"/>
                </w:rPr>
                <w:t xml:space="preserve">5. Убедиться, что ответ видит только внутренний </w:t>
              </w:r>
              <w:r w:rsidR="00D75ABC" w:rsidRPr="00D75ABC">
                <w:rPr>
                  <w:lang w:val="ru-RU"/>
                </w:rPr>
                <w:lastRenderedPageBreak/>
                <w:t>пользователь: нет связи с телефонией/виджетом/мессенджером</w:t>
              </w:r>
              <w:r w:rsidR="00D75ABC" w:rsidRPr="00D75ABC">
                <w:rPr>
                  <w:lang w:val="ru-RU"/>
                  <w:rPrChange w:id="3184" w:author="Никита Гринь" w:date="2026-08-03T12:18:00Z" w16du:dateUtc="2026-08-03T09:18:00Z">
                    <w:rPr>
                      <w:lang w:val="en-US"/>
                    </w:rPr>
                  </w:rPrChange>
                </w:rPr>
                <w:t>.</w:t>
              </w:r>
            </w:ins>
            <w:del w:id="3185" w:author="Никита Гринь" w:date="2026-08-03T12:18:00Z" w16du:dateUtc="2026-08-03T09:18:00Z">
              <w:r w:rsidRPr="006C6A99" w:rsidDel="00D75ABC">
                <w:rPr>
                  <w:lang w:val="ru-RU"/>
                </w:rPr>
                <w:delText xml:space="preserve">Убедиться, что </w:delText>
              </w:r>
              <w:commentRangeStart w:id="3186"/>
              <w:r w:rsidRPr="006C6A99" w:rsidDel="00D75ABC">
                <w:rPr>
                  <w:lang w:val="ru-RU"/>
                </w:rPr>
                <w:delText>нет клиентского канала</w:delText>
              </w:r>
              <w:commentRangeEnd w:id="3186"/>
              <w:r w:rsidR="00D75ABC" w:rsidRPr="006C6A99" w:rsidDel="00D75ABC">
                <w:rPr>
                  <w:rStyle w:val="a5"/>
                  <w:sz w:val="24"/>
                  <w:szCs w:val="24"/>
                  <w:lang w:val="ru-RU"/>
                </w:rPr>
                <w:commentReference w:id="3186"/>
              </w:r>
              <w:r w:rsidRPr="006C6A99" w:rsidDel="00D75ABC">
                <w:rPr>
                  <w:lang w:val="ru-RU"/>
                </w:rPr>
                <w:delText xml:space="preserve"> и </w:delText>
              </w:r>
              <w:commentRangeStart w:id="3187"/>
              <w:r w:rsidRPr="006C6A99" w:rsidDel="00D75ABC">
                <w:rPr>
                  <w:lang w:val="ru-RU"/>
                </w:rPr>
                <w:delText>автоотправки клиенту</w:delText>
              </w:r>
              <w:commentRangeEnd w:id="3187"/>
              <w:r w:rsidR="00D75ABC" w:rsidRPr="006C6A99" w:rsidDel="00D75ABC">
                <w:rPr>
                  <w:rStyle w:val="a5"/>
                  <w:sz w:val="24"/>
                  <w:szCs w:val="24"/>
                  <w:lang w:val="ru-RU"/>
                </w:rPr>
                <w:commentReference w:id="3187"/>
              </w:r>
              <w:r w:rsidRPr="006C6A99" w:rsidDel="00D75ABC">
                <w:rPr>
                  <w:lang w:val="ru-RU"/>
                </w:rPr>
                <w:delText>.</w:delText>
              </w:r>
            </w:del>
          </w:p>
        </w:tc>
      </w:tr>
      <w:tr w:rsidR="009D43E8" w:rsidRPr="0050000B" w14:paraId="7DE0EA3F" w14:textId="77777777" w:rsidTr="009D43E8">
        <w:tc>
          <w:tcPr>
            <w:tcW w:w="2640" w:type="dxa"/>
          </w:tcPr>
          <w:p w14:paraId="46C869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1190DFA8" w14:textId="22B6CE8C" w:rsidR="009D43E8" w:rsidRPr="003C42DA" w:rsidRDefault="00D14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88" w:author="Никита Гринь" w:date="2026-08-03T12:21:00Z" w16du:dateUtc="2026-08-03T09:21:00Z">
              <w:r w:rsidRPr="00D1488C">
                <w:rPr>
                  <w:lang w:val="ru-RU"/>
                </w:rPr>
                <w:t>Окно открыто отдельно; отображаются запрос и ответ LLM с % релевантности; под ответом — кнопки «воспользовался», «не воспользовался», «неполный ответ»; суфлёр телефонии/АРМ не используется; база знаний пользователем не изменяется.</w:t>
              </w:r>
            </w:ins>
            <w:del w:id="3189" w:author="Никита Гринь" w:date="2026-08-03T12:21:00Z" w16du:dateUtc="2026-08-03T09:21:00Z">
              <w:r w:rsidR="00317F00" w:rsidRPr="009962AA" w:rsidDel="00D1488C">
                <w:rPr>
                  <w:lang w:val="ru-RU"/>
                </w:rPr>
                <w:delText xml:space="preserve">Окно открыто отдельно; отображаются запрос и ответ </w:delText>
              </w:r>
              <w:r w:rsidR="00317F00" w:rsidDel="00D1488C">
                <w:delText>LLM</w:delText>
              </w:r>
              <w:r w:rsidR="00317F00" w:rsidRPr="009962AA" w:rsidDel="00D1488C">
                <w:rPr>
                  <w:lang w:val="ru-RU"/>
                </w:rPr>
                <w:delText xml:space="preserve"> с % релевантности; суфлёр телефонии/АРМ не используется; база знаний пользователем не </w:delText>
              </w:r>
              <w:commentRangeStart w:id="3190"/>
              <w:commentRangeStart w:id="3191"/>
              <w:r w:rsidR="00317F00" w:rsidRPr="009962AA" w:rsidDel="00D1488C">
                <w:rPr>
                  <w:lang w:val="ru-RU"/>
                </w:rPr>
                <w:delText>изменяется</w:delText>
              </w:r>
              <w:commentRangeEnd w:id="3190"/>
              <w:r w:rsidR="006B70A6" w:rsidRPr="009962AA" w:rsidDel="00D1488C">
                <w:rPr>
                  <w:rStyle w:val="a5"/>
                  <w:sz w:val="24"/>
                  <w:szCs w:val="24"/>
                  <w:lang w:val="ru-RU"/>
                </w:rPr>
                <w:commentReference w:id="3190"/>
              </w:r>
              <w:commentRangeEnd w:id="3191"/>
              <w:r w:rsidRPr="009962AA" w:rsidDel="00D1488C">
                <w:rPr>
                  <w:rStyle w:val="a5"/>
                  <w:sz w:val="24"/>
                  <w:szCs w:val="24"/>
                  <w:lang w:val="ru-RU"/>
                </w:rPr>
                <w:commentReference w:id="3191"/>
              </w:r>
              <w:r w:rsidR="00317F00" w:rsidRPr="009962AA" w:rsidDel="00D1488C">
                <w:rPr>
                  <w:lang w:val="ru-RU"/>
                </w:rPr>
                <w:delText>.</w:delText>
              </w:r>
            </w:del>
          </w:p>
        </w:tc>
      </w:tr>
      <w:tr w:rsidR="009D43E8" w14:paraId="42496F63" w14:textId="77777777" w:rsidTr="009D43E8">
        <w:tc>
          <w:tcPr>
            <w:tcW w:w="2640" w:type="dxa"/>
          </w:tcPr>
          <w:p w14:paraId="38877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01D6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F786DD8" w14:textId="77777777" w:rsidTr="009D43E8">
        <w:tc>
          <w:tcPr>
            <w:tcW w:w="2640" w:type="dxa"/>
          </w:tcPr>
          <w:p w14:paraId="16431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F19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UC-SUF-N02 · II.3.5.5 · 4.3.1, 4.6.1</w:t>
            </w:r>
          </w:p>
        </w:tc>
      </w:tr>
    </w:tbl>
    <w:p w14:paraId="0A1AC02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-07 — Обратная связь сохраняется в отчётности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1124BB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4A5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15E7D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AFCC5AB" w14:textId="77777777" w:rsidTr="009D43E8">
        <w:tc>
          <w:tcPr>
            <w:tcW w:w="2640" w:type="dxa"/>
          </w:tcPr>
          <w:p w14:paraId="75EF5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91DE5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полезности подсказки попадает в модуль «Отчётность»</w:t>
            </w:r>
          </w:p>
        </w:tc>
      </w:tr>
      <w:tr w:rsidR="009D43E8" w:rsidRPr="0050000B" w14:paraId="78174179" w14:textId="77777777" w:rsidTr="009D43E8">
        <w:tc>
          <w:tcPr>
            <w:tcW w:w="2640" w:type="dxa"/>
          </w:tcPr>
          <w:p w14:paraId="1E37EA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229C92A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или </w:t>
            </w: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>-03 выполнен; под карточкой подсказки доступны кнопки «Воспользовался / Не воспользовался / Неполный ответ».</w:t>
            </w:r>
          </w:p>
        </w:tc>
      </w:tr>
      <w:tr w:rsidR="009D43E8" w:rsidRPr="0050000B" w14:paraId="2B271518" w14:textId="77777777" w:rsidTr="009D43E8">
        <w:tc>
          <w:tcPr>
            <w:tcW w:w="2640" w:type="dxa"/>
          </w:tcPr>
          <w:p w14:paraId="2F37A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5911D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Нажать одну из кнопок обратной связи под подсказкой с опорой на статью СУЗ. 2. Открыть модуль «Отчётность» под аналитиком КЦ. 3. Найти событие/строку по диалогу и оператору за текущий период.</w:t>
            </w:r>
          </w:p>
        </w:tc>
      </w:tr>
      <w:tr w:rsidR="009D43E8" w:rsidRPr="0050000B" w14:paraId="11D3539E" w14:textId="77777777" w:rsidTr="009D43E8">
        <w:tc>
          <w:tcPr>
            <w:tcW w:w="2640" w:type="dxa"/>
          </w:tcPr>
          <w:p w14:paraId="15610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46F075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зафиксирована (</w:t>
            </w:r>
            <w:r>
              <w:t>FeedbackEvent</w:t>
            </w:r>
            <w:r w:rsidRPr="009962AA">
              <w:rPr>
                <w:lang w:val="ru-RU"/>
              </w:rPr>
              <w:t>); видна в отчёте полезности / журнале диалога; повторное нажатие не создаёт противоречивый «пустой» статус без записи.</w:t>
            </w:r>
          </w:p>
        </w:tc>
      </w:tr>
      <w:tr w:rsidR="009D43E8" w14:paraId="4F404922" w14:textId="77777777" w:rsidTr="009D43E8">
        <w:tc>
          <w:tcPr>
            <w:tcW w:w="2640" w:type="dxa"/>
          </w:tcPr>
          <w:p w14:paraId="733B9E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133E7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 + Отчётность</w:t>
            </w:r>
          </w:p>
        </w:tc>
      </w:tr>
      <w:tr w:rsidR="009D43E8" w14:paraId="103DB4B0" w14:textId="77777777" w:rsidTr="009D43E8">
        <w:tc>
          <w:tcPr>
            <w:tcW w:w="2640" w:type="dxa"/>
          </w:tcPr>
          <w:p w14:paraId="70426F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FBB5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UC-SUF-T04 · FR-SUF-C04 · 4.3.1.9 / 4.3.2.5</w:t>
            </w:r>
          </w:p>
        </w:tc>
      </w:tr>
    </w:tbl>
    <w:p w14:paraId="2A49728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</w:t>
      </w:r>
      <w:r>
        <w:rPr>
          <w:b/>
        </w:rPr>
        <w:t>p</w:t>
      </w:r>
      <w:r w:rsidRPr="009962AA">
        <w:rPr>
          <w:b/>
          <w:lang w:val="ru-RU"/>
        </w:rPr>
        <w:t>95 подсказки ≤ 2 с на стенде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CE5037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BC17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0E1AE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E197173" w14:textId="77777777" w:rsidTr="009D43E8">
        <w:tc>
          <w:tcPr>
            <w:tcW w:w="2640" w:type="dxa"/>
          </w:tcPr>
          <w:p w14:paraId="18C3C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9293D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Нагрузочный/стендовый замер времени появления подсказки</w:t>
            </w:r>
          </w:p>
        </w:tc>
      </w:tr>
      <w:tr w:rsidR="009D43E8" w14:paraId="6B89EB70" w14:textId="77777777" w:rsidTr="009D43E8">
        <w:tc>
          <w:tcPr>
            <w:tcW w:w="2640" w:type="dxa"/>
          </w:tcPr>
          <w:p w14:paraId="212217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3E4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Стенд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Oktell</w:t>
            </w:r>
            <w:r w:rsidRPr="009962AA">
              <w:rPr>
                <w:lang w:val="ru-RU"/>
              </w:rPr>
              <w:t xml:space="preserve"> +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Bitrix</w:t>
            </w:r>
            <w:r w:rsidRPr="009962AA">
              <w:rPr>
                <w:lang w:val="ru-RU"/>
              </w:rPr>
              <w:t xml:space="preserve">; профиль нагрузки согласован (до 75 операторов — </w:t>
            </w:r>
            <w:r>
              <w:t>II</w:t>
            </w:r>
            <w:r w:rsidRPr="009962AA">
              <w:rPr>
                <w:lang w:val="ru-RU"/>
              </w:rPr>
              <w:t xml:space="preserve">.7.4). </w:t>
            </w:r>
            <w:r>
              <w:t>Серия эталонных реплик по СУЗ.</w:t>
            </w:r>
          </w:p>
        </w:tc>
      </w:tr>
      <w:tr w:rsidR="009D43E8" w:rsidRPr="0050000B" w14:paraId="0C777248" w14:textId="77777777" w:rsidTr="009D43E8">
        <w:tc>
          <w:tcPr>
            <w:tcW w:w="2640" w:type="dxa"/>
          </w:tcPr>
          <w:p w14:paraId="251A0A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3011B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Выполнить серию звонков/реплик с фиксацией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final</w:t>
            </w:r>
            <w:r w:rsidRPr="009962AA">
              <w:rPr>
                <w:lang w:val="ru-RU"/>
              </w:rPr>
              <w:t xml:space="preserve"> (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 xml:space="preserve">) и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hint</w:t>
            </w:r>
            <w:r w:rsidRPr="009962AA">
              <w:rPr>
                <w:lang w:val="ru-RU"/>
              </w:rPr>
              <w:t>_</w:t>
            </w:r>
            <w:r>
              <w:t>display</w:t>
            </w:r>
            <w:r w:rsidRPr="009962AA">
              <w:rPr>
                <w:lang w:val="ru-RU"/>
              </w:rPr>
              <w:t xml:space="preserve">. 2. Рассчитать </w:t>
            </w:r>
            <w:r>
              <w:t>Δt</w:t>
            </w:r>
            <w:r w:rsidRPr="009962AA">
              <w:rPr>
                <w:lang w:val="ru-RU"/>
              </w:rPr>
              <w:t xml:space="preserve"> для каждой реплики. 3. Построить </w:t>
            </w:r>
            <w:r>
              <w:t>p</w:t>
            </w:r>
            <w:r w:rsidRPr="009962AA">
              <w:rPr>
                <w:lang w:val="ru-RU"/>
              </w:rPr>
              <w:t>95 по выборке стенда.</w:t>
            </w:r>
          </w:p>
        </w:tc>
      </w:tr>
      <w:tr w:rsidR="009D43E8" w:rsidRPr="0050000B" w14:paraId="647B25B0" w14:textId="77777777" w:rsidTr="009D43E8">
        <w:tc>
          <w:tcPr>
            <w:tcW w:w="2640" w:type="dxa"/>
          </w:tcPr>
          <w:p w14:paraId="5D67D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747917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p</w:t>
            </w:r>
            <w:r w:rsidRPr="009962AA">
              <w:rPr>
                <w:lang w:val="ru-RU"/>
              </w:rPr>
              <w:t>95(</w:t>
            </w:r>
            <w:r>
              <w:t>Δt</w:t>
            </w:r>
            <w:r w:rsidRPr="009962AA">
              <w:rPr>
                <w:lang w:val="ru-RU"/>
              </w:rPr>
              <w:t xml:space="preserve">) ≤ 2 с; типичный ответ 1–2 с после 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>. Результат задокументирован в протоколе приёмки.</w:t>
            </w:r>
          </w:p>
        </w:tc>
      </w:tr>
      <w:tr w:rsidR="009D43E8" w14:paraId="28530E18" w14:textId="77777777" w:rsidTr="009D43E8">
        <w:tc>
          <w:tcPr>
            <w:tcW w:w="2640" w:type="dxa"/>
          </w:tcPr>
          <w:p w14:paraId="6361B3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61D97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+ test Bitrix (нагрузка II.7.4)</w:t>
            </w:r>
          </w:p>
        </w:tc>
      </w:tr>
      <w:tr w:rsidR="009D43E8" w14:paraId="4E63F2F1" w14:textId="77777777" w:rsidTr="009D43E8">
        <w:tc>
          <w:tcPr>
            <w:tcW w:w="2640" w:type="dxa"/>
          </w:tcPr>
          <w:p w14:paraId="15507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43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FR-SUF-06 · II.7.4 · 4.3.1.4</w:t>
            </w:r>
          </w:p>
        </w:tc>
      </w:tr>
    </w:tbl>
    <w:p w14:paraId="6B6BF6A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≥ 50 сценариев в рабочем каталоге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5797BE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E2E6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6A8D1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31B8259E" w14:textId="77777777" w:rsidTr="009D43E8">
        <w:tc>
          <w:tcPr>
            <w:tcW w:w="2640" w:type="dxa"/>
          </w:tcPr>
          <w:p w14:paraId="30924D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7C3E8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При вводе в ПЭ в рабочем каталоге порядка 50 сценарных диалогов (настройка Подрядчика)</w:t>
            </w:r>
          </w:p>
        </w:tc>
      </w:tr>
      <w:tr w:rsidR="009D43E8" w14:paraId="7A275D41" w14:textId="77777777" w:rsidTr="009D43E8">
        <w:tc>
          <w:tcPr>
            <w:tcW w:w="2640" w:type="dxa"/>
          </w:tcPr>
          <w:p w14:paraId="0087E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80F33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 проверки: аналитик/админ диалоговых сценариев (просмотр каталога). </w:t>
            </w:r>
            <w:r>
              <w:t>Стенд: Hub staging / pre-prod.</w:t>
            </w:r>
          </w:p>
        </w:tc>
      </w:tr>
      <w:tr w:rsidR="009D43E8" w:rsidRPr="0050000B" w14:paraId="3D994959" w14:textId="77777777" w:rsidTr="009D43E8">
        <w:tc>
          <w:tcPr>
            <w:tcW w:w="2640" w:type="dxa"/>
          </w:tcPr>
          <w:p w14:paraId="53318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B7A554D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92" w:author="Никита Гринь" w:date="2026-08-03T13:59:00Z" w16du:dateUtc="2026-08-03T10:59:00Z"/>
                <w:lang w:val="ru-RU"/>
              </w:rPr>
            </w:pPr>
            <w:ins w:id="3193" w:author="Никита Гринь" w:date="2026-08-03T13:59:00Z" w16du:dateUtc="2026-08-03T10:59:00Z">
              <w:r w:rsidRPr="004A74C4">
                <w:rPr>
                  <w:lang w:val="ru-RU"/>
                </w:rPr>
                <w:t>1. Открыть рабочий каталог диалоговых сценариев суфлёра.</w:t>
              </w:r>
            </w:ins>
          </w:p>
          <w:p w14:paraId="7F2763D4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94" w:author="Никита Гринь" w:date="2026-08-03T13:59:00Z" w16du:dateUtc="2026-08-03T10:59:00Z"/>
                <w:lang w:val="ru-RU"/>
              </w:rPr>
            </w:pPr>
            <w:ins w:id="3195" w:author="Никита Гринь" w:date="2026-08-03T13:59:00Z" w16du:dateUtc="2026-08-03T10:59:00Z">
              <w:r w:rsidRPr="004A74C4">
                <w:rPr>
                  <w:lang w:val="ru-RU"/>
                </w:rPr>
                <w:t>2. Убедиться, что опубликовано не менее 50 сценариев.</w:t>
              </w:r>
            </w:ins>
          </w:p>
          <w:p w14:paraId="2F21C542" w14:textId="668662EB" w:rsidR="009D43E8" w:rsidRPr="003C42DA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96" w:author="Никита Гринь" w:date="2026-08-03T13:59:00Z" w16du:dateUtc="2026-08-03T10:59:00Z">
              <w:r w:rsidRPr="004A74C4">
                <w:rPr>
                  <w:lang w:val="ru-RU"/>
                </w:rPr>
                <w:t>3. По каждому сценарию: открыть визуальную карту (узлы/ветки); запустить test-run (или прогон в тест-диалоге внутреннего пользователя); зафиксировать результат (успех / ошибка) в протоколе приёмки.</w:t>
              </w:r>
              <w:r w:rsidRPr="004A74C4" w:rsidDel="004A74C4">
                <w:rPr>
                  <w:lang w:val="ru-RU"/>
                </w:rPr>
                <w:t xml:space="preserve"> </w:t>
              </w:r>
            </w:ins>
            <w:del w:id="3197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1. О</w:delText>
              </w:r>
            </w:del>
            <w:del w:id="3198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ткрыть рабочий каталог диалоговых сценариев суфлёра. 2. Подсчитать опубликованные/рабочие сценарии. 3. Выборочно открыть карту сценария (узлы/</w:delText>
              </w:r>
              <w:commentRangeStart w:id="3199"/>
              <w:r w:rsidR="00317F00" w:rsidRPr="009962AA" w:rsidDel="004A74C4">
                <w:rPr>
                  <w:lang w:val="ru-RU"/>
                </w:rPr>
                <w:delText>ветки</w:delText>
              </w:r>
            </w:del>
            <w:commentRangeEnd w:id="3199"/>
            <w:r w:rsidRPr="009962AA">
              <w:rPr>
                <w:rStyle w:val="a5"/>
                <w:sz w:val="24"/>
                <w:szCs w:val="24"/>
                <w:lang w:val="ru-RU"/>
              </w:rPr>
              <w:commentReference w:id="3199"/>
            </w:r>
            <w:del w:id="3200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).</w:delText>
              </w:r>
            </w:del>
          </w:p>
        </w:tc>
      </w:tr>
      <w:tr w:rsidR="009D43E8" w:rsidRPr="0050000B" w14:paraId="213F2EE2" w14:textId="77777777" w:rsidTr="009D43E8">
        <w:tc>
          <w:tcPr>
            <w:tcW w:w="2640" w:type="dxa"/>
          </w:tcPr>
          <w:p w14:paraId="3C9FA3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33E89F4" w14:textId="19818EF6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1" w:author="Никита Гринь" w:date="2026-08-03T13:59:00Z" w16du:dateUtc="2026-08-03T10:59:00Z">
              <w:r w:rsidRPr="004A74C4">
                <w:rPr>
                  <w:lang w:val="ru-RU"/>
                </w:rPr>
                <w:t>В каталоге не менее 50 рабочих сценариев. По каждому сценарию выполнен test-run (или прогон в тест-диалоге): сценарий отрабатывает по карте без критических ошибок; результат проверки занесён в протокол приёмки.</w:t>
              </w:r>
            </w:ins>
            <w:del w:id="3202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В каталоге не менее порядка 50 сценарных диалогов, настроенных Подрядчиком при внедрении; у выбранных сценариев есть карта/описание веток.</w:delText>
              </w:r>
            </w:del>
          </w:p>
        </w:tc>
      </w:tr>
      <w:tr w:rsidR="009D43E8" w14:paraId="257FBF62" w14:textId="77777777" w:rsidTr="009D43E8">
        <w:tc>
          <w:tcPr>
            <w:tcW w:w="2640" w:type="dxa"/>
          </w:tcPr>
          <w:p w14:paraId="0FF654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81054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/ pre-prod</w:t>
            </w:r>
          </w:p>
        </w:tc>
      </w:tr>
      <w:tr w:rsidR="009D43E8" w14:paraId="17D39A06" w14:textId="77777777" w:rsidTr="009D43E8">
        <w:tc>
          <w:tcPr>
            <w:tcW w:w="2640" w:type="dxa"/>
          </w:tcPr>
          <w:p w14:paraId="30DDD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212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4.5.2.1</w:t>
            </w:r>
          </w:p>
        </w:tc>
      </w:tr>
    </w:tbl>
    <w:p w14:paraId="2BC8A01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SUF-T-10 — Test-run сценариев реестра (4.5.2.7–8)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E0CBD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B33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8D427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34A15D2" w14:textId="77777777" w:rsidTr="009D43E8">
        <w:tc>
          <w:tcPr>
            <w:tcW w:w="2640" w:type="dxa"/>
          </w:tcPr>
          <w:p w14:paraId="29C496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5D1F8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Прогон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для сценариев реестра перед публикацией</w:t>
            </w:r>
          </w:p>
        </w:tc>
      </w:tr>
      <w:tr w:rsidR="009D43E8" w:rsidRPr="0050000B" w14:paraId="62202746" w14:textId="77777777" w:rsidTr="009D43E8">
        <w:tc>
          <w:tcPr>
            <w:tcW w:w="2640" w:type="dxa"/>
          </w:tcPr>
          <w:p w14:paraId="1C33E2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D7F27A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Доступ к редактору сценариев; выбран сценарий из реестра/каталога.</w:t>
            </w:r>
          </w:p>
        </w:tc>
      </w:tr>
      <w:tr w:rsidR="009D43E8" w:rsidRPr="006100D9" w14:paraId="67F3BB83" w14:textId="77777777" w:rsidTr="009D43E8">
        <w:tc>
          <w:tcPr>
            <w:tcW w:w="2640" w:type="dxa"/>
          </w:tcPr>
          <w:p w14:paraId="068F95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D73A0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сценарий. 2. Запустить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/ проверку по п. 4.5.2.7–8. </w:t>
            </w:r>
            <w:r>
              <w:t>3. Зафиксировать результат (успех/ошибки веток).</w:t>
            </w:r>
          </w:p>
        </w:tc>
      </w:tr>
      <w:tr w:rsidR="009D43E8" w:rsidRPr="0050000B" w14:paraId="340A7177" w14:textId="77777777" w:rsidTr="009D43E8">
        <w:tc>
          <w:tcPr>
            <w:tcW w:w="2640" w:type="dxa"/>
          </w:tcPr>
          <w:p w14:paraId="0C6D73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5E02F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выполнен без критических ошибок; результат сохранён/отображён в </w:t>
            </w:r>
            <w:r>
              <w:t>UI</w:t>
            </w:r>
            <w:r w:rsidRPr="009962AA">
              <w:rPr>
                <w:lang w:val="ru-RU"/>
              </w:rPr>
              <w:t>; сценарий допускается к публикации только при успешном прогоне (по правилам редактора).</w:t>
            </w:r>
          </w:p>
        </w:tc>
      </w:tr>
      <w:tr w:rsidR="009D43E8" w14:paraId="1FE9330E" w14:textId="77777777" w:rsidTr="009D43E8">
        <w:tc>
          <w:tcPr>
            <w:tcW w:w="2640" w:type="dxa"/>
          </w:tcPr>
          <w:p w14:paraId="0FAFB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647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609E9E21" w14:textId="77777777" w:rsidTr="009D43E8">
        <w:tc>
          <w:tcPr>
            <w:tcW w:w="2640" w:type="dxa"/>
          </w:tcPr>
          <w:p w14:paraId="505860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6978F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FR-SCR-10 · 4.5.2.7–4.5.2.8</w:t>
            </w:r>
          </w:p>
        </w:tc>
      </w:tr>
    </w:tbl>
    <w:p w14:paraId="4025404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-11 — </w:t>
      </w:r>
      <w:r>
        <w:rPr>
          <w:b/>
        </w:rPr>
        <w:t>CC</w:t>
      </w:r>
      <w:r w:rsidRPr="009962AA">
        <w:rPr>
          <w:b/>
          <w:lang w:val="ru-RU"/>
        </w:rPr>
        <w:t>-</w:t>
      </w:r>
      <w:r>
        <w:rPr>
          <w:b/>
        </w:rPr>
        <w:t>SCR</w:t>
      </w:r>
      <w:r w:rsidRPr="009962AA">
        <w:rPr>
          <w:b/>
          <w:lang w:val="ru-RU"/>
        </w:rPr>
        <w:t>-001…010: ветки как в Прил.2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4194C0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202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D1405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C52A43D" w14:textId="77777777" w:rsidTr="009D43E8">
        <w:tc>
          <w:tcPr>
            <w:tcW w:w="2640" w:type="dxa"/>
          </w:tcPr>
          <w:p w14:paraId="798666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4200A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Эталонные сценарии Прил.2 воспроизводятся по веткам</w:t>
            </w:r>
          </w:p>
        </w:tc>
      </w:tr>
      <w:tr w:rsidR="009D43E8" w:rsidRPr="0050000B" w14:paraId="4F248175" w14:textId="77777777" w:rsidTr="009D43E8">
        <w:tc>
          <w:tcPr>
            <w:tcW w:w="2640" w:type="dxa"/>
          </w:tcPr>
          <w:p w14:paraId="19739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34A2971" w14:textId="6AA693F0" w:rsidR="009D43E8" w:rsidRPr="009962A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3" w:author="Никита Гринь" w:date="2026-08-03T14:01:00Z" w16du:dateUtc="2026-08-03T11:01:00Z">
              <w:r w:rsidRPr="004A74C4">
                <w:rPr>
                  <w:lang w:val="ru-RU"/>
                </w:rPr>
                <w:t>В каталоге доступны реализованные сценарии CC-SCR-001…010 по ТТ (Прил.2); стенд с cc_production.</w:t>
              </w:r>
            </w:ins>
            <w:del w:id="3204" w:author="Никита Гринь" w:date="2026-08-03T14:01:00Z" w16du:dateUtc="2026-08-03T11:01:00Z">
              <w:r w:rsidR="00317F00" w:rsidRPr="009962AA" w:rsidDel="004A74C4">
                <w:rPr>
                  <w:lang w:val="ru-RU"/>
                </w:rPr>
                <w:delText xml:space="preserve">В каталоге доступны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-</w:delText>
              </w:r>
              <w:r w:rsidR="00317F00" w:rsidDel="004A74C4">
                <w:delText>SCR</w:delText>
              </w:r>
              <w:r w:rsidR="00317F00" w:rsidRPr="009962AA" w:rsidDel="004A74C4">
                <w:rPr>
                  <w:lang w:val="ru-RU"/>
                </w:rPr>
                <w:delText xml:space="preserve">-001…010 (или их </w:delText>
              </w:r>
              <w:commentRangeStart w:id="3205"/>
              <w:r w:rsidR="00317F00" w:rsidRPr="009962AA" w:rsidDel="004A74C4">
                <w:rPr>
                  <w:lang w:val="ru-RU"/>
                </w:rPr>
                <w:delText>проектные аналоги</w:delText>
              </w:r>
              <w:commentRangeEnd w:id="3205"/>
              <w:r w:rsidR="00860544" w:rsidRPr="009962AA" w:rsidDel="004A74C4">
                <w:rPr>
                  <w:rStyle w:val="a5"/>
                  <w:sz w:val="24"/>
                  <w:szCs w:val="24"/>
                  <w:lang w:val="ru-RU"/>
                </w:rPr>
                <w:commentReference w:id="3205"/>
              </w:r>
              <w:r w:rsidR="00317F00" w:rsidRPr="009962AA" w:rsidDel="004A74C4">
                <w:rPr>
                  <w:lang w:val="ru-RU"/>
                </w:rPr>
                <w:delText xml:space="preserve">); стенд с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_</w:delText>
              </w:r>
              <w:r w:rsidR="00317F00" w:rsidDel="004A74C4">
                <w:delText>production</w:delText>
              </w:r>
              <w:r w:rsidR="00317F00" w:rsidRPr="009962AA" w:rsidDel="004A74C4">
                <w:rPr>
                  <w:lang w:val="ru-RU"/>
                </w:rPr>
                <w:delText>.</w:delText>
              </w:r>
            </w:del>
          </w:p>
        </w:tc>
      </w:tr>
      <w:tr w:rsidR="009D43E8" w:rsidRPr="0050000B" w14:paraId="6C57711B" w14:textId="77777777" w:rsidTr="009D43E8">
        <w:tc>
          <w:tcPr>
            <w:tcW w:w="2640" w:type="dxa"/>
          </w:tcPr>
          <w:p w14:paraId="468742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E0336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Выбрать сценарий </w:t>
            </w:r>
            <w:r>
              <w:t>CC</w:t>
            </w:r>
            <w:r w:rsidRPr="009962AA">
              <w:rPr>
                <w:lang w:val="ru-RU"/>
              </w:rPr>
              <w:t>-</w:t>
            </w:r>
            <w:r>
              <w:t>SCR</w:t>
            </w:r>
            <w:r w:rsidRPr="009962AA">
              <w:rPr>
                <w:lang w:val="ru-RU"/>
              </w:rPr>
              <w:t>-00</w:t>
            </w:r>
            <w:r>
              <w:t>N</w:t>
            </w:r>
            <w:r w:rsidRPr="009962AA">
              <w:rPr>
                <w:lang w:val="ru-RU"/>
              </w:rPr>
              <w:t xml:space="preserve">. 2. Пройти основные ветки по карте Прил.2 (позитив/уточнение/эскалация — по карточке). </w:t>
            </w:r>
            <w:r w:rsidRPr="006C6A99">
              <w:rPr>
                <w:lang w:val="ru-RU"/>
              </w:rPr>
              <w:t>3. Сверить фактическое поведение с описанием Прил.</w:t>
            </w:r>
            <w:commentRangeStart w:id="3206"/>
            <w:commentRangeStart w:id="3207"/>
            <w:r w:rsidRPr="006C6A99">
              <w:rPr>
                <w:lang w:val="ru-RU"/>
              </w:rPr>
              <w:t>2</w:t>
            </w:r>
            <w:commentRangeEnd w:id="3206"/>
            <w:r w:rsidR="00860544" w:rsidRPr="006C6A99">
              <w:rPr>
                <w:rStyle w:val="a5"/>
                <w:sz w:val="24"/>
                <w:szCs w:val="24"/>
                <w:lang w:val="ru-RU"/>
              </w:rPr>
              <w:commentReference w:id="3206"/>
            </w:r>
            <w:commentRangeEnd w:id="3207"/>
            <w:r w:rsidR="006D1D03" w:rsidRPr="006C6A99">
              <w:rPr>
                <w:rStyle w:val="a5"/>
                <w:sz w:val="24"/>
                <w:szCs w:val="24"/>
                <w:lang w:val="ru-RU"/>
              </w:rPr>
              <w:commentReference w:id="3207"/>
            </w:r>
            <w:r w:rsidRPr="006C6A99">
              <w:rPr>
                <w:lang w:val="ru-RU"/>
              </w:rPr>
              <w:t>.</w:t>
            </w:r>
          </w:p>
        </w:tc>
      </w:tr>
      <w:tr w:rsidR="009D43E8" w:rsidRPr="008E2FA7" w14:paraId="12F94E26" w14:textId="77777777" w:rsidTr="009D43E8">
        <w:tc>
          <w:tcPr>
            <w:tcW w:w="2640" w:type="dxa"/>
          </w:tcPr>
          <w:p w14:paraId="719B1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69F93E3" w14:textId="026218B4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8" w:author="Никита Гринь" w:date="2026-08-03T14:03:00Z" w16du:dateUtc="2026-08-03T11:03:00Z">
              <w:r w:rsidRPr="004A74C4">
                <w:rPr>
                  <w:lang w:val="ru-RU"/>
                </w:rPr>
                <w:t>По всем 10 сценариям CC-SCR-001…010 ветки соответствуют Прил.2 (позитив / уточнение / эскалация — по карточке). Приёмка считается успешной при полном соответствии.</w:t>
              </w:r>
            </w:ins>
            <w:del w:id="3209" w:author="Никита Гринь" w:date="2026-08-03T14:03:00Z" w16du:dateUtc="2026-08-03T11:03:00Z">
              <w:r w:rsidR="00317F00" w:rsidRPr="009962AA" w:rsidDel="004A74C4">
                <w:rPr>
                  <w:lang w:val="ru-RU"/>
                </w:rPr>
                <w:delText xml:space="preserve">Ветки соответствуют Прил.2; </w:delText>
              </w:r>
              <w:commentRangeStart w:id="3210"/>
              <w:r w:rsidR="00317F00" w:rsidRPr="009962AA" w:rsidDel="004A74C4">
                <w:rPr>
                  <w:lang w:val="ru-RU"/>
                </w:rPr>
                <w:delText>расхождения зафиксированы как дефект</w:delText>
              </w:r>
              <w:commentRangeEnd w:id="3210"/>
              <w:r w:rsidR="00860544" w:rsidRPr="009962AA" w:rsidDel="004A74C4">
                <w:rPr>
                  <w:rStyle w:val="a5"/>
                  <w:sz w:val="24"/>
                  <w:szCs w:val="24"/>
                  <w:lang w:val="ru-RU"/>
                </w:rPr>
                <w:commentReference w:id="3210"/>
              </w:r>
              <w:r w:rsidR="00317F00" w:rsidRPr="009962AA" w:rsidDel="004A74C4">
                <w:rPr>
                  <w:lang w:val="ru-RU"/>
                </w:rPr>
                <w:delText xml:space="preserve">. Минимум выборочная проверка всех 10 </w:delText>
              </w:r>
              <w:r w:rsidR="00317F00" w:rsidDel="004A74C4">
                <w:delText>ID</w:delText>
              </w:r>
              <w:r w:rsidR="00317F00" w:rsidRPr="009962AA" w:rsidDel="004A74C4">
                <w:rPr>
                  <w:lang w:val="ru-RU"/>
                </w:rPr>
                <w:delText xml:space="preserve"> либо полный прогон по плану приёмки.</w:delText>
              </w:r>
            </w:del>
          </w:p>
        </w:tc>
      </w:tr>
      <w:tr w:rsidR="009D43E8" w14:paraId="3FA77E0D" w14:textId="77777777" w:rsidTr="009D43E8">
        <w:tc>
          <w:tcPr>
            <w:tcW w:w="2640" w:type="dxa"/>
          </w:tcPr>
          <w:p w14:paraId="0137C3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35D5C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 Bitrix</w:t>
            </w:r>
          </w:p>
        </w:tc>
      </w:tr>
      <w:tr w:rsidR="009D43E8" w14:paraId="5BA6085C" w14:textId="77777777" w:rsidTr="009D43E8">
        <w:tc>
          <w:tcPr>
            <w:tcW w:w="2640" w:type="dxa"/>
          </w:tcPr>
          <w:p w14:paraId="179B96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6E509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Прил.2 · 4.5.2</w:t>
            </w:r>
          </w:p>
        </w:tc>
      </w:tr>
    </w:tbl>
    <w:p w14:paraId="5041A8B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211" w:name="bookmark=id.t4nauld1mgtj" w:colFirst="0" w:colLast="0"/>
      <w:bookmarkEnd w:id="3211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-12 — Динамические подсказки и % релевантности (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UND</w:t>
      </w:r>
      <w:r w:rsidRPr="003C42DA">
        <w:rPr>
          <w:rFonts w:ascii="Arial" w:eastAsia="Arial" w:hAnsi="Arial" w:cs="Arial"/>
          <w:lang w:val="ru-RU"/>
        </w:rPr>
        <w:t>-06)</w:t>
      </w:r>
    </w:p>
    <w:tbl>
      <w:tblPr>
        <w:tblStyle w:val="8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:rsidRPr="006D1D03" w14:paraId="4563BF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F1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4914D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7FB252C6" w14:textId="77777777" w:rsidTr="009D43E8">
        <w:tc>
          <w:tcPr>
            <w:tcW w:w="2640" w:type="dxa"/>
          </w:tcPr>
          <w:p w14:paraId="1EB9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CC229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1"/>
                <w:id w:val="15630196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Новая реплика клиента → обновление карточек с % релевантности</w:t>
                </w:r>
              </w:sdtContent>
            </w:sdt>
          </w:p>
        </w:tc>
      </w:tr>
      <w:tr w:rsidR="009D43E8" w:rsidRPr="0050000B" w14:paraId="6A4DDAD8" w14:textId="77777777" w:rsidTr="009D43E8">
        <w:tc>
          <w:tcPr>
            <w:tcW w:w="2640" w:type="dxa"/>
          </w:tcPr>
          <w:p w14:paraId="771E75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68729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эталонная статья по теме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70 %.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создал эталонную пару с синонимичной перефразировкой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21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21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21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215" w:author="Никита Гринь" w:date="2026-07-31T10:57:00Z" w16du:dateUtc="2026-07-31T07:57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3216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5753BAB6" w14:textId="77777777" w:rsidTr="009D43E8">
        <w:tc>
          <w:tcPr>
            <w:tcW w:w="2640" w:type="dxa"/>
          </w:tcPr>
          <w:p w14:paraId="47D187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C579749" w14:textId="47C6C6AF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17" w:author="Никита Гринь" w:date="2026-08-03T14:06:00Z" w16du:dateUtc="2026-08-03T11:06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 xml:space="preserve">1. Клиент произносит реплику эталонной формулировкой. 2. Дождаться 1 карточки подсказки (для приёмки; настройка 1–5); замерить Δt от asr.final (1–2 с). 3. Зафиксировать % на карточке; % ≥ min_relevance. 4. Клиент произносит синонимичную перефразировку той же </w:t>
              </w:r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lastRenderedPageBreak/>
                <w:t>темы. 5. Проверить: документ тот же; Δ % между шагами 3 и 5 ≤ 10 п.п.; Δt подсказки 1–2 с. 6. Клиент произносит реплику с антонимичным смыслом к теме эталона. 7. Проверить: % &lt; min_relevance или срабатывает уточнение / нет подсказки. 8. Вторая реплика клиента по другой теме — проверить появление новой карточки (не кэш предыдущей) за 1–2 с.</w:t>
              </w:r>
            </w:ins>
            <w:del w:id="3218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1. Клиент произносит реплику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эталонной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формулировкой. 2. Дождаться карточек подсказок; замерить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</w:del>
            <w:commentRangeStart w:id="3219"/>
            <w:customXmlDelRangeStart w:id="3220" w:author="Никита Гринь" w:date="2026-08-03T14:06:00Z"/>
            <w:sdt>
              <w:sdtPr>
                <w:tag w:val="goog_rdk_222"/>
                <w:id w:val="-1677641607"/>
              </w:sdtPr>
              <w:sdtContent>
                <w:customXmlDelRangeEnd w:id="3220"/>
                <w:del w:id="3221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,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с). 3. Зафиксировать % на </w:delText>
                  </w:r>
                </w:del>
                <w:customXmlDelRangeStart w:id="3222" w:author="Никита Гринь" w:date="2026-08-03T14:06:00Z"/>
              </w:sdtContent>
            </w:sdt>
            <w:customXmlDelRangeEnd w:id="3222"/>
            <w:del w:id="3223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каждой</w:delText>
              </w:r>
            </w:del>
            <w:customXmlDelRangeStart w:id="3224" w:author="Никита Гринь" w:date="2026-08-03T14:06:00Z"/>
            <w:sdt>
              <w:sdtPr>
                <w:tag w:val="goog_rdk_223"/>
                <w:id w:val="520814616"/>
              </w:sdtPr>
              <w:sdtContent>
                <w:customXmlDelRangeEnd w:id="3224"/>
                <w:del w:id="3225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карточке</w:delText>
                  </w:r>
                  <w:commentRangeEnd w:id="3219"/>
                  <w:r w:rsidRPr="003C42DA" w:rsidDel="004A74C4">
                    <w:rPr>
                      <w:rStyle w:val="a5"/>
                      <w:rFonts w:ascii="Arial Unicode MS" w:eastAsia="Arial Unicode MS" w:hAnsi="Arial Unicode MS" w:cs="Arial Unicode MS"/>
                      <w:color w:val="000000"/>
                      <w:sz w:val="24"/>
                      <w:szCs w:val="24"/>
                      <w:lang w:val="ru-RU"/>
                    </w:rPr>
                    <w:commentReference w:id="3219"/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≥ </w:delText>
                  </w:r>
                </w:del>
                <w:customXmlDelRangeStart w:id="3226" w:author="Никита Гринь" w:date="2026-08-03T14:06:00Z"/>
              </w:sdtContent>
            </w:sdt>
            <w:customXmlDelRangeEnd w:id="3226"/>
            <w:del w:id="3227" w:author="Никита Гринь" w:date="2026-08-03T14:06:00Z" w16du:dateUtc="2026-08-03T11:06:00Z"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4. Клиент произносит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синонимичную перефразировку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той же темы. 5.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top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 документ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тот же</w:delText>
              </w:r>
            </w:del>
            <w:customXmlDelRangeStart w:id="3228" w:author="Никита Гринь" w:date="2026-08-03T14:06:00Z"/>
            <w:sdt>
              <w:sdtPr>
                <w:tag w:val="goog_rdk_224"/>
                <w:id w:val="75436965"/>
              </w:sdtPr>
              <w:sdtContent>
                <w:customXmlDelRangeEnd w:id="3228"/>
                <w:del w:id="3229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%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между шагами 3 и 5 ≤ </w:delText>
                  </w:r>
                </w:del>
                <w:customXmlDelRangeStart w:id="3230" w:author="Никита Гринь" w:date="2026-08-03T14:06:00Z"/>
              </w:sdtContent>
            </w:sdt>
            <w:customXmlDelRangeEnd w:id="3230"/>
            <w:del w:id="3231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10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п.п.;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подсказки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6. Клиент произносит реплику с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антонимичным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смыслом к теме эталона. 7.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max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%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или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срабатывает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UC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UND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-02 (уточнение / нет подсказки). 8. Вторая реплика клиента по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другой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теме — проверить появление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новых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карточек (не кэш предыдущих)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</w:tr>
      <w:tr w:rsidR="009D43E8" w:rsidRPr="008E2FA7" w14:paraId="2AC8A030" w14:textId="77777777" w:rsidTr="009D43E8">
        <w:tc>
          <w:tcPr>
            <w:tcW w:w="2640" w:type="dxa"/>
          </w:tcPr>
          <w:p w14:paraId="422EC7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5280" w:type="dxa"/>
          </w:tcPr>
          <w:p w14:paraId="179E30F3" w14:textId="0CE0D3BA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32" w:author="Никита Гринь" w:date="2026-08-03T14:07:00Z" w16du:dateUtc="2026-08-03T11:07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>Отображается 1 карточка подсказки; % релевантности — целое числовое значение от 0 до 100 (без дробной части); обновление за 1–2 с от asr.final; синонимы → тот же документ (Δ ≤ 10 п.п.); антонимы → низкий % или уточнение / нет подсказки; новая реплика → новая карточка. Количество карточек настраивается администратором в диапазоне 1–5.</w:t>
              </w:r>
            </w:ins>
            <w:del w:id="3233" w:author="Никита Гринь" w:date="2026-08-03T14:07:00Z" w16du:dateUtc="2026-08-03T11:07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Каждая карточка содержит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commentRangeStart w:id="3234"/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целое</w:delText>
              </w:r>
              <w:commentRangeEnd w:id="3234"/>
              <w:r w:rsidR="00F96918" w:rsidRPr="003C42DA" w:rsidDel="004A74C4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234"/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0–100); обновление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</w:del>
            <w:customXmlDelRangeStart w:id="3235" w:author="Никита Гринь" w:date="2026-08-03T14:07:00Z"/>
            <w:sdt>
              <w:sdtPr>
                <w:tag w:val="goog_rdk_225"/>
                <w:id w:val="1319732010"/>
              </w:sdtPr>
              <w:sdtContent>
                <w:customXmlDelRangeEnd w:id="3235"/>
                <w:del w:id="3236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с, </w:delText>
                  </w:r>
                </w:del>
                <w:customXmlDelRangeStart w:id="3237" w:author="Никита Гринь" w:date="2026-08-03T14:07:00Z"/>
              </w:sdtContent>
            </w:sdt>
            <w:customXmlDelRangeEnd w:id="3237"/>
            <w:del w:id="3238" w:author="Никита Гринь" w:date="2026-08-03T14:07:00Z" w16du:dateUtc="2026-08-03T11:07:00Z">
              <w:r w:rsidR="00317F00" w:rsidDel="004A74C4">
                <w:fldChar w:fldCharType="begin"/>
              </w:r>
              <w:r w:rsidR="00317F00" w:rsidDel="004A74C4">
                <w:delInstrText>HYPERLINK</w:delInstrText>
              </w:r>
              <w:r w:rsidR="00317F00" w:rsidRPr="003339CA" w:rsidDel="004A74C4">
                <w:rPr>
                  <w:lang w:val="ru-RU"/>
                  <w:rPrChange w:id="3239" w:author="Никита Гринь" w:date="2026-07-31T10:57:00Z" w16du:dateUtc="2026-07-31T07:57:00Z">
                    <w:rPr/>
                  </w:rPrChange>
                </w:rPr>
                <w:delInstrText xml:space="preserve"> \</w:delInstrText>
              </w:r>
              <w:r w:rsidR="00317F00" w:rsidDel="004A74C4">
                <w:delInstrText>l</w:delInstrText>
              </w:r>
              <w:r w:rsidR="00317F00" w:rsidRPr="003339CA" w:rsidDel="004A74C4">
                <w:rPr>
                  <w:lang w:val="ru-RU"/>
                  <w:rPrChange w:id="3240" w:author="Никита Гринь" w:date="2026-07-31T10:57:00Z" w16du:dateUtc="2026-07-31T07:57:00Z">
                    <w:rPr/>
                  </w:rPrChange>
                </w:rPr>
                <w:delInstrText xml:space="preserve"> "</w:delInstrText>
              </w:r>
              <w:r w:rsidR="00317F00" w:rsidDel="004A74C4">
                <w:delInstrText>bookmark</w:delInstrText>
              </w:r>
              <w:r w:rsidR="00317F00" w:rsidRPr="003339CA" w:rsidDel="004A74C4">
                <w:rPr>
                  <w:lang w:val="ru-RU"/>
                  <w:rPrChange w:id="3241" w:author="Никита Гринь" w:date="2026-07-31T10:57:00Z" w16du:dateUtc="2026-07-31T07:57:00Z">
                    <w:rPr/>
                  </w:rPrChange>
                </w:rPr>
                <w:delInstrText>=</w:delInstrText>
              </w:r>
              <w:r w:rsidR="00317F00" w:rsidDel="004A74C4">
                <w:delInstrText>id</w:delInstrText>
              </w:r>
              <w:r w:rsidR="00317F00" w:rsidRPr="003339CA" w:rsidDel="004A74C4">
                <w:rPr>
                  <w:lang w:val="ru-RU"/>
                  <w:rPrChange w:id="3242" w:author="Никита Гринь" w:date="2026-07-31T10:57:00Z" w16du:dateUtc="2026-07-31T07:57:00Z">
                    <w:rPr/>
                  </w:rPrChange>
                </w:rPr>
                <w:delInstrText>.</w:delInstrText>
              </w:r>
              <w:r w:rsidR="00317F00" w:rsidDel="004A74C4">
                <w:delInstrText>o</w:delInstrText>
              </w:r>
              <w:r w:rsidR="00317F00" w:rsidRPr="003339CA" w:rsidDel="004A74C4">
                <w:rPr>
                  <w:lang w:val="ru-RU"/>
                  <w:rPrChange w:id="3243" w:author="Никита Гринь" w:date="2026-07-31T10:57:00Z" w16du:dateUtc="2026-07-31T07:57:00Z">
                    <w:rPr/>
                  </w:rPrChange>
                </w:rPr>
                <w:delInstrText>1</w:delInstrText>
              </w:r>
              <w:r w:rsidR="00317F00" w:rsidDel="004A74C4">
                <w:delInstrText>ajy</w:delInstrText>
              </w:r>
              <w:r w:rsidR="00317F00" w:rsidRPr="003339CA" w:rsidDel="004A74C4">
                <w:rPr>
                  <w:lang w:val="ru-RU"/>
                  <w:rPrChange w:id="3244" w:author="Никита Гринь" w:date="2026-07-31T10:57:00Z" w16du:dateUtc="2026-07-31T07:57:00Z">
                    <w:rPr/>
                  </w:rPrChange>
                </w:rPr>
                <w:delInstrText>93</w:delInstrText>
              </w:r>
              <w:r w:rsidR="00317F00" w:rsidDel="004A74C4">
                <w:delInstrText>ttmn</w:delInstrText>
              </w:r>
              <w:r w:rsidR="00317F00" w:rsidRPr="003339CA" w:rsidDel="004A74C4">
                <w:rPr>
                  <w:lang w:val="ru-RU"/>
                  <w:rPrChange w:id="3245" w:author="Никита Гринь" w:date="2026-07-31T10:57:00Z" w16du:dateUtc="2026-07-31T07:57:00Z">
                    <w:rPr/>
                  </w:rPrChange>
                </w:rPr>
                <w:delInstrText>7" \</w:delInstrText>
              </w:r>
              <w:r w:rsidR="00317F00" w:rsidDel="004A74C4">
                <w:delInstrText>h</w:delInstrText>
              </w:r>
              <w:r w:rsidR="00317F00" w:rsidDel="004A74C4">
                <w:fldChar w:fldCharType="separate"/>
              </w:r>
              <w:r w:rsidR="00317F00" w:rsidDel="004A74C4">
                <w:rPr>
                  <w:rFonts w:ascii="Arial" w:eastAsia="Arial" w:hAnsi="Arial" w:cs="Arial"/>
                  <w:color w:val="156082"/>
                </w:rPr>
                <w:delText>II</w:delText>
              </w:r>
              <w:r w:rsidR="00317F00" w:rsidRPr="003C42DA" w:rsidDel="004A74C4">
                <w:rPr>
                  <w:rFonts w:ascii="Arial" w:eastAsia="Arial" w:hAnsi="Arial" w:cs="Arial"/>
                  <w:color w:val="156082"/>
                  <w:lang w:val="ru-RU"/>
                </w:rPr>
                <w:delText>.7.4</w:delText>
              </w:r>
              <w:r w:rsidR="00317F00" w:rsidDel="004A74C4">
                <w:fldChar w:fldCharType="end"/>
              </w:r>
            </w:del>
            <w:customXmlDelRangeStart w:id="3246" w:author="Никита Гринь" w:date="2026-08-03T14:07:00Z"/>
            <w:sdt>
              <w:sdtPr>
                <w:tag w:val="goog_rdk_226"/>
                <w:id w:val="-778010175"/>
              </w:sdtPr>
              <w:sdtContent>
                <w:customXmlDelRangeEnd w:id="3246"/>
                <w:del w:id="3247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); синонимы → тот же документ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≤ 10 п.п.); антонимы → низкий % или ветка уточнения; новая реплика → новый набор карточек.</w:delText>
                  </w:r>
                </w:del>
                <w:customXmlDelRangeStart w:id="3248" w:author="Никита Гринь" w:date="2026-08-03T14:07:00Z"/>
              </w:sdtContent>
            </w:sdt>
            <w:customXmlDelRangeEnd w:id="3248"/>
          </w:p>
        </w:tc>
      </w:tr>
      <w:tr w:rsidR="009D43E8" w14:paraId="683EDA53" w14:textId="77777777" w:rsidTr="009D43E8">
        <w:tc>
          <w:tcPr>
            <w:tcW w:w="2640" w:type="dxa"/>
          </w:tcPr>
          <w:p w14:paraId="6DB616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D9C1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755E102E" w14:textId="77777777" w:rsidTr="009D43E8">
        <w:tc>
          <w:tcPr>
            <w:tcW w:w="2640" w:type="dxa"/>
          </w:tcPr>
          <w:p w14:paraId="4E4A8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BDC8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FR-UND-06, FR-SUF-11, UC-UND-02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</w:p>
        </w:tc>
      </w:tr>
    </w:tbl>
    <w:p w14:paraId="6A59CE1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-13 — Фокус в окне суфлёра / АРМ, не в </w:t>
      </w:r>
      <w:r>
        <w:rPr>
          <w:b/>
        </w:rPr>
        <w:t>Hub</w:t>
      </w:r>
      <w:r w:rsidRPr="009962AA">
        <w:rPr>
          <w:b/>
          <w:lang w:val="ru-RU"/>
        </w:rPr>
        <w:t xml:space="preserve"> «Ассистент+Документы»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80D16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43B8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B0BA0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7C4BD335" w14:textId="77777777" w:rsidTr="009D43E8">
        <w:tc>
          <w:tcPr>
            <w:tcW w:w="2640" w:type="dxa"/>
          </w:tcPr>
          <w:p w14:paraId="491D3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114213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звонок/диалог: рабочий фокус вне оболочки </w:t>
            </w:r>
            <w:r>
              <w:t>Hub</w:t>
            </w:r>
            <w:r w:rsidRPr="009962AA">
              <w:rPr>
                <w:lang w:val="ru-RU"/>
              </w:rPr>
              <w:t xml:space="preserve"> А+Д</w:t>
            </w:r>
          </w:p>
        </w:tc>
      </w:tr>
      <w:tr w:rsidR="009D43E8" w14:paraId="2B3452E3" w14:textId="77777777" w:rsidTr="009D43E8">
        <w:tc>
          <w:tcPr>
            <w:tcW w:w="2640" w:type="dxa"/>
          </w:tcPr>
          <w:p w14:paraId="03F2A5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EBE07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Роль: оператор телефонии или онлайн-чата. </w:t>
            </w:r>
            <w:r>
              <w:t>Активный звонок или диалог.</w:t>
            </w:r>
          </w:p>
        </w:tc>
      </w:tr>
      <w:tr w:rsidR="009D43E8" w:rsidRPr="0050000B" w14:paraId="29865F6D" w14:textId="77777777" w:rsidTr="009D43E8">
        <w:tc>
          <w:tcPr>
            <w:tcW w:w="2640" w:type="dxa"/>
          </w:tcPr>
          <w:p w14:paraId="115C9D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91F1C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Начать обслуживание клиента. 2. Проверить, где отображаются подсказки. 3. Открыть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и убедиться, что лента суфлёра не подменена вкладками «Ассистент»/«Документы» в том же окне.</w:t>
            </w:r>
          </w:p>
        </w:tc>
      </w:tr>
      <w:tr w:rsidR="009D43E8" w:rsidRPr="0050000B" w14:paraId="16D47651" w14:textId="77777777" w:rsidTr="009D43E8">
        <w:tc>
          <w:tcPr>
            <w:tcW w:w="2640" w:type="dxa"/>
          </w:tcPr>
          <w:p w14:paraId="23079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57B50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Телефония — отдельное окно суфлёра; онлайн-чат — панель в АРМ.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slide</w:t>
            </w:r>
            <w:r w:rsidRPr="009962AA">
              <w:rPr>
                <w:lang w:val="ru-RU"/>
              </w:rPr>
              <w:t>-</w:t>
            </w:r>
            <w:r>
              <w:t>in</w:t>
            </w:r>
            <w:r w:rsidRPr="009962AA">
              <w:rPr>
                <w:lang w:val="ru-RU"/>
              </w:rPr>
              <w:t xml:space="preserve"> не является основным местом подсказок суфлёра.</w:t>
            </w:r>
          </w:p>
        </w:tc>
      </w:tr>
      <w:tr w:rsidR="009D43E8" w14:paraId="062F95B8" w14:textId="77777777" w:rsidTr="009D43E8">
        <w:tc>
          <w:tcPr>
            <w:tcW w:w="2640" w:type="dxa"/>
          </w:tcPr>
          <w:p w14:paraId="6FCBC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6ED3C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</w:t>
            </w:r>
          </w:p>
        </w:tc>
      </w:tr>
      <w:tr w:rsidR="009D43E8" w14:paraId="6E942850" w14:textId="77777777" w:rsidTr="009D43E8">
        <w:tc>
          <w:tcPr>
            <w:tcW w:w="2640" w:type="dxa"/>
          </w:tcPr>
          <w:p w14:paraId="6A8F6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97312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FR-SUF-12 · 4.6.2.3 / 4.3.2</w:t>
            </w:r>
          </w:p>
        </w:tc>
      </w:tr>
    </w:tbl>
    <w:p w14:paraId="44DB7D8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-14 — </w:t>
      </w:r>
      <w:r>
        <w:rPr>
          <w:b/>
        </w:rPr>
        <w:t>UI</w:t>
      </w:r>
      <w:r w:rsidRPr="009962AA">
        <w:rPr>
          <w:b/>
          <w:lang w:val="ru-RU"/>
        </w:rPr>
        <w:t xml:space="preserve"> ленты: реплики и карточки подсказок с %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61EBB1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6C4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AFAC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884FBFB" w14:textId="77777777" w:rsidTr="009D43E8">
        <w:tc>
          <w:tcPr>
            <w:tcW w:w="2640" w:type="dxa"/>
          </w:tcPr>
          <w:p w14:paraId="29F3D0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9875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Лента «реплика → подсказка(и) с %» без лишних элементов телефонии</w:t>
            </w:r>
          </w:p>
        </w:tc>
      </w:tr>
      <w:tr w:rsidR="009D43E8" w14:paraId="07EB81EA" w14:textId="77777777" w:rsidTr="009D43E8">
        <w:tc>
          <w:tcPr>
            <w:tcW w:w="2640" w:type="dxa"/>
          </w:tcPr>
          <w:p w14:paraId="10C384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7CE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выполнен; в настройках число карточек 1–5 (по умолчанию </w:t>
            </w:r>
            <w:r>
              <w:t>1, если так зафиксировано в ТЗ).</w:t>
            </w:r>
          </w:p>
        </w:tc>
      </w:tr>
      <w:tr w:rsidR="009D43E8" w:rsidRPr="0050000B" w14:paraId="6DED8BFC" w14:textId="77777777" w:rsidTr="009D43E8">
        <w:tc>
          <w:tcPr>
            <w:tcW w:w="2640" w:type="dxa"/>
          </w:tcPr>
          <w:p w14:paraId="70E3B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9E76A7F" w14:textId="20AF8FBB" w:rsidR="009D43E8" w:rsidRPr="005F798B" w:rsidRDefault="005F7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49" w:author="Никита Гринь" w:date="2026-08-03T14:11:00Z" w16du:dateUtc="2026-08-03T11:11:00Z">
              <w:r w:rsidRPr="005F798B">
                <w:rPr>
                  <w:lang w:val="ru-RU"/>
                </w:rPr>
                <w:t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(целое 0–100) и кнопок «воспользовался» / «не воспользовался» / «неполный ответ» у подсказки со статьёй СУЗ.</w:t>
              </w:r>
            </w:ins>
            <w:del w:id="3250" w:author="Никита Гринь" w:date="2026-08-03T14:11:00Z" w16du:dateUtc="2026-08-03T11:11:00Z">
              <w:r w:rsidR="00317F00" w:rsidRPr="009962AA" w:rsidDel="005F798B">
                <w:rPr>
                  <w:lang w:val="ru-RU"/>
                </w:rPr>
                <w:delText xml:space="preserve"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и кнопок полезности у цельных ответов со статьёй СУЗ. 4. </w:delText>
              </w:r>
              <w:commentRangeStart w:id="3251"/>
              <w:r w:rsidR="00317F00" w:rsidRPr="005F798B" w:rsidDel="005F798B">
                <w:rPr>
                  <w:lang w:val="ru-RU"/>
                  <w:rPrChange w:id="3252" w:author="Никита Гринь" w:date="2026-08-03T14:11:00Z" w16du:dateUtc="2026-08-03T11:11:00Z">
                    <w:rPr/>
                  </w:rPrChange>
                </w:rPr>
                <w:delText>Убедиться в отсутствии лишних кнопок «Отправить клиенту» в телефонии</w:delText>
              </w:r>
              <w:commentRangeEnd w:id="3251"/>
              <w:r w:rsidRPr="005F798B" w:rsidDel="005F798B">
                <w:rPr>
                  <w:rStyle w:val="a5"/>
                  <w:sz w:val="24"/>
                  <w:szCs w:val="24"/>
                  <w:lang w:val="ru-RU"/>
                  <w:rPrChange w:id="3253" w:author="Никита Гринь" w:date="2026-08-03T14:11:00Z" w16du:dateUtc="2026-08-03T11:11:00Z">
                    <w:rPr>
                      <w:rStyle w:val="a5"/>
                      <w:sz w:val="24"/>
                      <w:szCs w:val="24"/>
                    </w:rPr>
                  </w:rPrChange>
                </w:rPr>
                <w:commentReference w:id="3251"/>
              </w:r>
              <w:r w:rsidR="00317F00" w:rsidRPr="005F798B" w:rsidDel="005F798B">
                <w:rPr>
                  <w:lang w:val="ru-RU"/>
                  <w:rPrChange w:id="3254" w:author="Никита Гринь" w:date="2026-08-03T14:11:00Z" w16du:dateUtc="2026-08-03T11:11:00Z">
                    <w:rPr/>
                  </w:rPrChange>
                </w:rPr>
                <w:delText>.</w:delText>
              </w:r>
            </w:del>
          </w:p>
        </w:tc>
      </w:tr>
      <w:tr w:rsidR="009D43E8" w:rsidRPr="006100D9" w14:paraId="7228CBC2" w14:textId="77777777" w:rsidTr="009D43E8">
        <w:tc>
          <w:tcPr>
            <w:tcW w:w="2640" w:type="dxa"/>
          </w:tcPr>
          <w:p w14:paraId="4D203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86E7F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UI</w:t>
            </w:r>
            <w:r w:rsidRPr="009962AA">
              <w:rPr>
                <w:lang w:val="ru-RU"/>
              </w:rPr>
              <w:t xml:space="preserve"> соответствует лаконичной ленте §4.6.2; % на карточках; обратная связь на месте; нет смешения с телефонной панелью </w:t>
            </w:r>
            <w:r>
              <w:t>Oktell.</w:t>
            </w:r>
          </w:p>
        </w:tc>
      </w:tr>
      <w:tr w:rsidR="009D43E8" w14:paraId="2F6A9E03" w14:textId="77777777" w:rsidTr="009D43E8">
        <w:tc>
          <w:tcPr>
            <w:tcW w:w="2640" w:type="dxa"/>
          </w:tcPr>
          <w:p w14:paraId="221DC2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C8AB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</w:t>
            </w:r>
          </w:p>
        </w:tc>
      </w:tr>
      <w:tr w:rsidR="009D43E8" w14:paraId="12BFF2FD" w14:textId="77777777" w:rsidTr="009D43E8">
        <w:tc>
          <w:tcPr>
            <w:tcW w:w="2640" w:type="dxa"/>
          </w:tcPr>
          <w:p w14:paraId="283CA5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9AF3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FR-SUF-13 · 4.6.2.2</w:t>
            </w:r>
          </w:p>
        </w:tc>
      </w:tr>
    </w:tbl>
    <w:p w14:paraId="349FAF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255" w:name="bookmark=id.ykum8uudkt1j" w:colFirst="0" w:colLast="0"/>
      <w:bookmarkEnd w:id="3255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-15 — Запрос вне СУЗ: оператору нет подсказки</w:t>
      </w:r>
    </w:p>
    <w:tbl>
      <w:tblPr>
        <w:tblStyle w:val="8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A8796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2BAF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FF2A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58262927" w14:textId="77777777" w:rsidTr="009D43E8">
        <w:tc>
          <w:tcPr>
            <w:tcW w:w="2640" w:type="dxa"/>
          </w:tcPr>
          <w:p w14:paraId="1EAE89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28E79AB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Блокировка посторонних тем: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источников СУЗ</w:t>
            </w:r>
          </w:p>
        </w:tc>
      </w:tr>
      <w:tr w:rsidR="009D43E8" w14:paraId="56B59764" w14:textId="77777777" w:rsidTr="009D43E8">
        <w:tc>
          <w:tcPr>
            <w:tcW w:w="2640" w:type="dxa"/>
          </w:tcPr>
          <w:p w14:paraId="4B05A7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32F75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телефонии (§2.4 п.4) или оператор онлайн-чата (§2.4 п.5). Стенд: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статей по тестовой «посторонней» теме. </w:t>
            </w:r>
            <w:r>
              <w:rPr>
                <w:rFonts w:ascii="Arial" w:eastAsia="Arial" w:hAnsi="Arial" w:cs="Arial"/>
                <w:color w:val="000000"/>
              </w:rPr>
              <w:t xml:space="preserve">Порог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 задан администратором (FR-UND-13).</w:t>
            </w:r>
          </w:p>
        </w:tc>
      </w:tr>
      <w:tr w:rsidR="009D43E8" w:rsidRPr="0050000B" w14:paraId="49ABB946" w14:textId="77777777" w:rsidTr="009D43E8">
        <w:tc>
          <w:tcPr>
            <w:tcW w:w="2640" w:type="dxa"/>
          </w:tcPr>
          <w:p w14:paraId="0F7DAB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631F7A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инициировать звонок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Онлайн-чат: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открыть диалог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-03). 2. Клиент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вопрос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«расскажи анекдот», «погода в Минске», «курс доллара ЦБ РФ»). 3.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оператора (окно телефонии / правая панель АРМ онлайн-чата). 5. Убедиться, что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отправлено автосообщение от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 6. Проверить запись в журнале аудита (§9).</w:t>
            </w:r>
          </w:p>
        </w:tc>
      </w:tr>
      <w:tr w:rsidR="009D43E8" w14:paraId="017FE835" w14:textId="77777777" w:rsidTr="009D43E8">
        <w:tc>
          <w:tcPr>
            <w:tcW w:w="2640" w:type="dxa"/>
          </w:tcPr>
          <w:p w14:paraId="5BEF8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0F77C9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Retriever: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0</w:t>
            </w:r>
            <w:r>
              <w:rPr>
                <w:rFonts w:ascii="Arial" w:eastAsia="Arial" w:hAnsi="Arial" w:cs="Arial"/>
                <w:color w:val="000000"/>
              </w:rPr>
              <w:t xml:space="preserve"> chunk’ов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eastAsia="Arial" w:hAnsi="Arial" w:cs="Arial"/>
                <w:color w:val="000000"/>
              </w:rPr>
              <w:t xml:space="preserve"> max score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; карточки подсказок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отсутствуют</w:t>
            </w:r>
            <w:r>
              <w:rPr>
                <w:rFonts w:ascii="Arial" w:eastAsia="Arial" w:hAnsi="Arial" w:cs="Arial"/>
                <w:color w:val="000000"/>
              </w:rPr>
              <w:t xml:space="preserve"> либо отображается текст «запрос вне базы знаний / нет подсказки по СУЗ»;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автоматического ответа клиенту; оператор отвечает вручную или эскалирует по регламенту КЦ; в audit log: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kb=cc_production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sources=[]</w:t>
            </w:r>
            <w:r>
              <w:rPr>
                <w:rFonts w:ascii="Arial" w:eastAsia="Arial" w:hAnsi="Arial" w:cs="Arial"/>
                <w:color w:val="000000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max_relevance &lt; threshold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hint_generated=false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D43E8" w14:paraId="01DB99F2" w14:textId="77777777" w:rsidTr="009D43E8">
        <w:tc>
          <w:tcPr>
            <w:tcW w:w="2640" w:type="dxa"/>
          </w:tcPr>
          <w:p w14:paraId="22FBF9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37959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 / Hub staging + виджет test</w:t>
            </w:r>
          </w:p>
        </w:tc>
      </w:tr>
      <w:tr w:rsidR="009D43E8" w14:paraId="625E10AF" w14:textId="77777777" w:rsidTr="009D43E8">
        <w:tc>
          <w:tcPr>
            <w:tcW w:w="2640" w:type="dxa"/>
          </w:tcPr>
          <w:p w14:paraId="60AD81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B435D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FR-CC-06 · FR-UND-18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4.2.1.1</w:t>
            </w:r>
          </w:p>
        </w:tc>
      </w:tr>
    </w:tbl>
    <w:p w14:paraId="5FA17C89" w14:textId="26DAE1EE" w:rsidR="00237B68" w:rsidRDefault="00237B68">
      <w:pPr>
        <w:pStyle w:val="3"/>
        <w:rPr>
          <w:ins w:id="3256" w:author="Никита Гринь" w:date="2026-08-04T16:09:00Z" w16du:dateUtc="2026-08-04T13:09:00Z"/>
          <w:rFonts w:ascii="Arial" w:eastAsia="Arial" w:hAnsi="Arial" w:cs="Arial"/>
          <w:lang w:val="ru-RU"/>
        </w:rPr>
      </w:pPr>
      <w:ins w:id="3257" w:author="Никита Гринь" w:date="2026-08-04T16:09:00Z">
        <w:r w:rsidRPr="00237B68">
          <w:rPr>
            <w:rFonts w:ascii="Arial" w:eastAsia="Arial" w:hAnsi="Arial" w:cs="Arial"/>
          </w:rPr>
          <w:t>SUF</w:t>
        </w:r>
        <w:r w:rsidRPr="00237B68">
          <w:rPr>
            <w:rFonts w:ascii="Arial" w:eastAsia="Arial" w:hAnsi="Arial" w:cs="Arial"/>
            <w:lang w:val="ru-RU"/>
            <w:rPrChange w:id="3258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>-</w:t>
        </w:r>
        <w:r w:rsidRPr="00237B68">
          <w:rPr>
            <w:rFonts w:ascii="Arial" w:eastAsia="Arial" w:hAnsi="Arial" w:cs="Arial"/>
          </w:rPr>
          <w:t>T</w:t>
        </w:r>
        <w:r w:rsidRPr="00237B68">
          <w:rPr>
            <w:rFonts w:ascii="Arial" w:eastAsia="Arial" w:hAnsi="Arial" w:cs="Arial"/>
            <w:lang w:val="ru-RU"/>
            <w:rPrChange w:id="3259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 xml:space="preserve">-16 — </w:t>
        </w:r>
        <w:r w:rsidRPr="00237B68">
          <w:rPr>
            <w:rFonts w:ascii="Arial" w:eastAsia="Arial" w:hAnsi="Arial" w:cs="Arial"/>
          </w:rPr>
          <w:t>Summary</w:t>
        </w:r>
        <w:r w:rsidRPr="00237B68">
          <w:rPr>
            <w:rFonts w:ascii="Arial" w:eastAsia="Arial" w:hAnsi="Arial" w:cs="Arial"/>
            <w:lang w:val="ru-RU"/>
            <w:rPrChange w:id="3260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 xml:space="preserve"> в окне суфлёра (телефония)</w:t>
        </w:r>
      </w:ins>
    </w:p>
    <w:p w14:paraId="35E334C7" w14:textId="77777777" w:rsidR="00237B68" w:rsidRDefault="00237B68" w:rsidP="00237B68">
      <w:pPr>
        <w:rPr>
          <w:ins w:id="3261" w:author="Никита Гринь" w:date="2026-08-04T16:09:00Z" w16du:dateUtc="2026-08-04T13:09:00Z"/>
          <w:lang w:val="ru-RU"/>
        </w:rPr>
      </w:pPr>
    </w:p>
    <w:tbl>
      <w:tblPr>
        <w:tblStyle w:val="af3"/>
        <w:tblW w:w="10343" w:type="dxa"/>
        <w:tblLook w:val="04A0" w:firstRow="1" w:lastRow="0" w:firstColumn="1" w:lastColumn="0" w:noHBand="0" w:noVBand="1"/>
        <w:tblPrChange w:id="3262" w:author="Никита Гринь" w:date="2026-08-04T16:11:00Z" w16du:dateUtc="2026-08-04T13:11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656"/>
        <w:gridCol w:w="8687"/>
        <w:tblGridChange w:id="3263">
          <w:tblGrid>
            <w:gridCol w:w="1656"/>
            <w:gridCol w:w="2318"/>
            <w:gridCol w:w="6369"/>
          </w:tblGrid>
        </w:tblGridChange>
      </w:tblGrid>
      <w:tr w:rsidR="00237B68" w:rsidRPr="00237B68" w14:paraId="24753713" w14:textId="77777777" w:rsidTr="00237B68">
        <w:trPr>
          <w:trHeight w:val="292"/>
          <w:ins w:id="3264" w:author="Никита Гринь" w:date="2026-08-04T16:11:00Z"/>
          <w:trPrChange w:id="3265" w:author="Никита Гринь" w:date="2026-08-04T16:11:00Z" w16du:dateUtc="2026-08-04T13:11:00Z">
            <w:trPr>
              <w:gridAfter w:val="0"/>
              <w:trHeight w:val="292"/>
            </w:trPr>
          </w:trPrChange>
        </w:trPr>
        <w:tc>
          <w:tcPr>
            <w:tcW w:w="1656" w:type="dxa"/>
            <w:noWrap/>
            <w:hideMark/>
            <w:tcPrChange w:id="3266" w:author="Никита Гринь" w:date="2026-08-04T16:11:00Z" w16du:dateUtc="2026-08-04T13:11:00Z">
              <w:tcPr>
                <w:tcW w:w="1020" w:type="dxa"/>
                <w:noWrap/>
                <w:hideMark/>
              </w:tcPr>
            </w:tcPrChange>
          </w:tcPr>
          <w:p w14:paraId="1CA1E8A5" w14:textId="77777777" w:rsidR="00237B68" w:rsidRPr="00237B68" w:rsidRDefault="00237B68">
            <w:pPr>
              <w:rPr>
                <w:ins w:id="3267" w:author="Никита Гринь" w:date="2026-08-04T16:11:00Z"/>
              </w:rPr>
            </w:pPr>
            <w:ins w:id="3268" w:author="Никита Гринь" w:date="2026-08-04T16:11:00Z">
              <w:r w:rsidRPr="00237B68">
                <w:t>Поле</w:t>
              </w:r>
            </w:ins>
          </w:p>
        </w:tc>
        <w:tc>
          <w:tcPr>
            <w:tcW w:w="8687" w:type="dxa"/>
            <w:noWrap/>
            <w:hideMark/>
            <w:tcPrChange w:id="3269" w:author="Никита Гринь" w:date="2026-08-04T16:11:00Z" w16du:dateUtc="2026-08-04T13:11:00Z">
              <w:tcPr>
                <w:tcW w:w="1109" w:type="dxa"/>
                <w:noWrap/>
                <w:hideMark/>
              </w:tcPr>
            </w:tcPrChange>
          </w:tcPr>
          <w:p w14:paraId="0A66CA8D" w14:textId="77777777" w:rsidR="00237B68" w:rsidRPr="00237B68" w:rsidRDefault="00237B68">
            <w:pPr>
              <w:rPr>
                <w:ins w:id="3270" w:author="Никита Гринь" w:date="2026-08-04T16:11:00Z"/>
              </w:rPr>
            </w:pPr>
            <w:ins w:id="3271" w:author="Никита Гринь" w:date="2026-08-04T16:11:00Z">
              <w:r w:rsidRPr="00237B68">
                <w:t>Значение</w:t>
              </w:r>
            </w:ins>
          </w:p>
        </w:tc>
      </w:tr>
      <w:tr w:rsidR="00237B68" w:rsidRPr="0050000B" w14:paraId="2939B61D" w14:textId="77777777" w:rsidTr="00237B68">
        <w:trPr>
          <w:trHeight w:val="1080"/>
          <w:ins w:id="3272" w:author="Никита Гринь" w:date="2026-08-04T16:11:00Z"/>
          <w:trPrChange w:id="3273" w:author="Никита Гринь" w:date="2026-08-04T16:11:00Z" w16du:dateUtc="2026-08-04T13:11:00Z">
            <w:trPr>
              <w:gridAfter w:val="0"/>
              <w:trHeight w:val="1080"/>
            </w:trPr>
          </w:trPrChange>
        </w:trPr>
        <w:tc>
          <w:tcPr>
            <w:tcW w:w="1656" w:type="dxa"/>
            <w:hideMark/>
            <w:tcPrChange w:id="3274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3FCEA20E" w14:textId="77777777" w:rsidR="00237B68" w:rsidRPr="00237B68" w:rsidRDefault="00237B68" w:rsidP="00237B68">
            <w:pPr>
              <w:rPr>
                <w:ins w:id="3275" w:author="Никита Гринь" w:date="2026-08-04T16:11:00Z"/>
              </w:rPr>
            </w:pPr>
            <w:ins w:id="3276" w:author="Никита Гринь" w:date="2026-08-04T16:11:00Z">
              <w:r w:rsidRPr="00237B68">
                <w:t>Название</w:t>
              </w:r>
            </w:ins>
          </w:p>
        </w:tc>
        <w:tc>
          <w:tcPr>
            <w:tcW w:w="8687" w:type="dxa"/>
            <w:hideMark/>
            <w:tcPrChange w:id="3277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752BB7DE" w14:textId="77777777" w:rsidR="00237B68" w:rsidRPr="00237B68" w:rsidRDefault="00237B68" w:rsidP="00237B68">
            <w:pPr>
              <w:rPr>
                <w:ins w:id="3278" w:author="Никита Гринь" w:date="2026-08-04T16:11:00Z"/>
                <w:lang w:val="ru-RU"/>
                <w:rPrChange w:id="3279" w:author="Никита Гринь" w:date="2026-08-04T16:11:00Z" w16du:dateUtc="2026-08-04T13:11:00Z">
                  <w:rPr>
                    <w:ins w:id="3280" w:author="Никита Гринь" w:date="2026-08-04T16:11:00Z"/>
                  </w:rPr>
                </w:rPrChange>
              </w:rPr>
            </w:pPr>
            <w:ins w:id="3281" w:author="Никита Гринь" w:date="2026-08-04T16:11:00Z">
              <w:r w:rsidRPr="00237B68">
                <w:rPr>
                  <w:lang w:val="ru-RU"/>
                  <w:rPrChange w:id="3282" w:author="Никита Гринь" w:date="2026-08-04T16:11:00Z" w16du:dateUtc="2026-08-04T13:11:00Z">
                    <w:rPr/>
                  </w:rPrChange>
                </w:rPr>
                <w:t xml:space="preserve">Отображение </w:t>
              </w:r>
              <w:r w:rsidRPr="00237B68">
                <w:t>Summary</w:t>
              </w:r>
              <w:r w:rsidRPr="00237B68">
                <w:rPr>
                  <w:lang w:val="ru-RU"/>
                  <w:rPrChange w:id="3283" w:author="Никита Гринь" w:date="2026-08-04T16:11:00Z" w16du:dateUtc="2026-08-04T13:11:00Z">
                    <w:rPr/>
                  </w:rPrChange>
                </w:rPr>
                <w:t xml:space="preserve"> (саммаризации) предыдущих взаимодействий с клиентом</w:t>
              </w:r>
            </w:ins>
          </w:p>
        </w:tc>
      </w:tr>
      <w:tr w:rsidR="00237B68" w:rsidRPr="0050000B" w14:paraId="5C63FA63" w14:textId="77777777" w:rsidTr="00237B68">
        <w:trPr>
          <w:trHeight w:val="2700"/>
          <w:ins w:id="3284" w:author="Никита Гринь" w:date="2026-08-04T16:11:00Z"/>
          <w:trPrChange w:id="3285" w:author="Никита Гринь" w:date="2026-08-04T16:11:00Z" w16du:dateUtc="2026-08-04T13:11:00Z">
            <w:trPr>
              <w:gridAfter w:val="0"/>
              <w:trHeight w:val="2700"/>
            </w:trPr>
          </w:trPrChange>
        </w:trPr>
        <w:tc>
          <w:tcPr>
            <w:tcW w:w="1656" w:type="dxa"/>
            <w:hideMark/>
            <w:tcPrChange w:id="3286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260C30C2" w14:textId="77777777" w:rsidR="00237B68" w:rsidRPr="00237B68" w:rsidRDefault="00237B68" w:rsidP="00237B68">
            <w:pPr>
              <w:rPr>
                <w:ins w:id="3287" w:author="Никита Гринь" w:date="2026-08-04T16:11:00Z"/>
              </w:rPr>
            </w:pPr>
            <w:ins w:id="3288" w:author="Никита Гринь" w:date="2026-08-04T16:11:00Z">
              <w:r w:rsidRPr="00237B68">
                <w:t>Предусловия</w:t>
              </w:r>
            </w:ins>
          </w:p>
        </w:tc>
        <w:tc>
          <w:tcPr>
            <w:tcW w:w="8687" w:type="dxa"/>
            <w:hideMark/>
            <w:tcPrChange w:id="3289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3CB73B1F" w14:textId="77777777" w:rsidR="00237B68" w:rsidRPr="00237B68" w:rsidRDefault="00237B68" w:rsidP="00237B68">
            <w:pPr>
              <w:rPr>
                <w:ins w:id="3290" w:author="Никита Гринь" w:date="2026-08-04T16:11:00Z"/>
                <w:lang w:val="ru-RU"/>
                <w:rPrChange w:id="3291" w:author="Никита Гринь" w:date="2026-08-04T16:11:00Z" w16du:dateUtc="2026-08-04T13:11:00Z">
                  <w:rPr>
                    <w:ins w:id="3292" w:author="Никита Гринь" w:date="2026-08-04T16:11:00Z"/>
                  </w:rPr>
                </w:rPrChange>
              </w:rPr>
            </w:pPr>
            <w:ins w:id="3293" w:author="Никита Гринь" w:date="2026-08-04T16:11:00Z">
              <w:r w:rsidRPr="00237B68">
                <w:rPr>
                  <w:lang w:val="ru-RU"/>
                  <w:rPrChange w:id="3294" w:author="Никита Гринь" w:date="2026-08-04T16:11:00Z" w16du:dateUtc="2026-08-04T13:11:00Z">
                    <w:rPr/>
                  </w:rPrChange>
                </w:rPr>
                <w:t>На стенде у тестового клиента есть ≥1 завершённое обращение (телефония и/или онлайн-чат); идентификатор клиента сопоставлен (телефон); оператор в окне суфлёра на активном/тестовом звонке</w:t>
              </w:r>
            </w:ins>
          </w:p>
        </w:tc>
      </w:tr>
      <w:tr w:rsidR="00237B68" w:rsidRPr="0050000B" w14:paraId="4A76935D" w14:textId="77777777" w:rsidTr="00237B68">
        <w:trPr>
          <w:trHeight w:val="5580"/>
          <w:ins w:id="3295" w:author="Никита Гринь" w:date="2026-08-04T16:11:00Z"/>
          <w:trPrChange w:id="3296" w:author="Никита Гринь" w:date="2026-08-04T16:11:00Z" w16du:dateUtc="2026-08-04T13:11:00Z">
            <w:trPr>
              <w:gridAfter w:val="0"/>
              <w:trHeight w:val="5580"/>
            </w:trPr>
          </w:trPrChange>
        </w:trPr>
        <w:tc>
          <w:tcPr>
            <w:tcW w:w="1656" w:type="dxa"/>
            <w:hideMark/>
            <w:tcPrChange w:id="3297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028997E9" w14:textId="77777777" w:rsidR="00237B68" w:rsidRPr="00237B68" w:rsidRDefault="00237B68" w:rsidP="00237B68">
            <w:pPr>
              <w:rPr>
                <w:ins w:id="3298" w:author="Никита Гринь" w:date="2026-08-04T16:11:00Z"/>
              </w:rPr>
            </w:pPr>
            <w:ins w:id="3299" w:author="Никита Гринь" w:date="2026-08-04T16:11:00Z">
              <w:r w:rsidRPr="00237B68">
                <w:lastRenderedPageBreak/>
                <w:t>Шаги</w:t>
              </w:r>
            </w:ins>
          </w:p>
        </w:tc>
        <w:tc>
          <w:tcPr>
            <w:tcW w:w="8687" w:type="dxa"/>
            <w:hideMark/>
            <w:tcPrChange w:id="3300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7395875B" w14:textId="77777777" w:rsidR="00237B68" w:rsidRPr="00237B68" w:rsidRDefault="00237B68" w:rsidP="00237B68">
            <w:pPr>
              <w:rPr>
                <w:ins w:id="3301" w:author="Никита Гринь" w:date="2026-08-04T16:11:00Z"/>
                <w:lang w:val="ru-RU"/>
                <w:rPrChange w:id="3302" w:author="Никита Гринь" w:date="2026-08-04T16:11:00Z" w16du:dateUtc="2026-08-04T13:11:00Z">
                  <w:rPr>
                    <w:ins w:id="3303" w:author="Никита Гринь" w:date="2026-08-04T16:11:00Z"/>
                  </w:rPr>
                </w:rPrChange>
              </w:rPr>
            </w:pPr>
            <w:ins w:id="3304" w:author="Никита Гринь" w:date="2026-08-04T16:11:00Z">
              <w:r w:rsidRPr="00237B68">
                <w:rPr>
                  <w:lang w:val="ru-RU"/>
                  <w:rPrChange w:id="3305" w:author="Никита Гринь" w:date="2026-08-04T16:11:00Z" w16du:dateUtc="2026-08-04T13:11:00Z">
                    <w:rPr/>
                  </w:rPrChange>
                </w:rPr>
                <w:t xml:space="preserve">1. Открыть окно суфлёра (телефония). 2. Найти блок </w:t>
              </w:r>
              <w:r w:rsidRPr="00237B68">
                <w:t>Summary</w:t>
              </w:r>
              <w:r w:rsidRPr="00237B68">
                <w:rPr>
                  <w:lang w:val="ru-RU"/>
                  <w:rPrChange w:id="3306" w:author="Никита Гринь" w:date="2026-08-04T16:11:00Z" w16du:dateUtc="2026-08-04T13:11:00Z">
                    <w:rPr/>
                  </w:rPrChange>
                </w:rPr>
                <w:t xml:space="preserve"> — по умолчанию свёрнут, видно краткое описание. 3. Навести мышь → раскрывается детальный </w:t>
              </w:r>
              <w:r w:rsidRPr="00237B68">
                <w:t>summary</w:t>
              </w:r>
              <w:r w:rsidRPr="00237B68">
                <w:rPr>
                  <w:lang w:val="ru-RU"/>
                  <w:rPrChange w:id="3307" w:author="Никита Гринь" w:date="2026-08-04T16:11:00Z" w16du:dateUtc="2026-08-04T13:11:00Z">
                    <w:rPr/>
                  </w:rPrChange>
                </w:rPr>
                <w:t xml:space="preserve">. 4. Убрать мышь → сворачивается. 5. При необходимости запросить детальный </w:t>
              </w:r>
              <w:r w:rsidRPr="00237B68">
                <w:t>summary</w:t>
              </w:r>
              <w:r w:rsidRPr="00237B68">
                <w:rPr>
                  <w:lang w:val="ru-RU"/>
                  <w:rPrChange w:id="3308" w:author="Никита Гринь" w:date="2026-08-04T16:11:00Z" w16du:dateUtc="2026-08-04T13:11:00Z">
                    <w:rPr/>
                  </w:rPrChange>
                </w:rPr>
                <w:t xml:space="preserve"> (если ручной вызов). 6. Проверить выжимку предыдущих взаимодействий. 7. Новая реплика клиента — подсказка может учитывать контекст истории (по настройке).</w:t>
              </w:r>
            </w:ins>
          </w:p>
        </w:tc>
      </w:tr>
      <w:tr w:rsidR="00237B68" w:rsidRPr="0050000B" w14:paraId="548EE870" w14:textId="77777777" w:rsidTr="00237B68">
        <w:trPr>
          <w:trHeight w:val="2340"/>
          <w:ins w:id="3309" w:author="Никита Гринь" w:date="2026-08-04T16:11:00Z"/>
          <w:trPrChange w:id="3310" w:author="Никита Гринь" w:date="2026-08-04T16:11:00Z" w16du:dateUtc="2026-08-04T13:11:00Z">
            <w:trPr>
              <w:gridAfter w:val="0"/>
              <w:trHeight w:val="2340"/>
            </w:trPr>
          </w:trPrChange>
        </w:trPr>
        <w:tc>
          <w:tcPr>
            <w:tcW w:w="1656" w:type="dxa"/>
            <w:hideMark/>
            <w:tcPrChange w:id="3311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42003785" w14:textId="77777777" w:rsidR="00237B68" w:rsidRPr="00237B68" w:rsidRDefault="00237B68" w:rsidP="00237B68">
            <w:pPr>
              <w:rPr>
                <w:ins w:id="3312" w:author="Никита Гринь" w:date="2026-08-04T16:11:00Z"/>
              </w:rPr>
            </w:pPr>
            <w:ins w:id="3313" w:author="Никита Гринь" w:date="2026-08-04T16:11:00Z">
              <w:r w:rsidRPr="00237B68">
                <w:t>Ожидаемый результат</w:t>
              </w:r>
            </w:ins>
          </w:p>
        </w:tc>
        <w:tc>
          <w:tcPr>
            <w:tcW w:w="8687" w:type="dxa"/>
            <w:hideMark/>
            <w:tcPrChange w:id="3314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1D5EAFE7" w14:textId="77777777" w:rsidR="00237B68" w:rsidRPr="00237B68" w:rsidRDefault="00237B68" w:rsidP="00237B68">
            <w:pPr>
              <w:rPr>
                <w:ins w:id="3315" w:author="Никита Гринь" w:date="2026-08-04T16:11:00Z"/>
                <w:lang w:val="ru-RU"/>
                <w:rPrChange w:id="3316" w:author="Никита Гринь" w:date="2026-08-04T16:11:00Z" w16du:dateUtc="2026-08-04T13:11:00Z">
                  <w:rPr>
                    <w:ins w:id="3317" w:author="Никита Гринь" w:date="2026-08-04T16:11:00Z"/>
                  </w:rPr>
                </w:rPrChange>
              </w:rPr>
            </w:pPr>
            <w:ins w:id="3318" w:author="Никита Гринь" w:date="2026-08-04T16:11:00Z">
              <w:r w:rsidRPr="00237B68">
                <w:t>Summary</w:t>
              </w:r>
              <w:r w:rsidRPr="00237B68">
                <w:rPr>
                  <w:lang w:val="ru-RU"/>
                  <w:rPrChange w:id="3319" w:author="Никита Гринь" w:date="2026-08-04T16:11:00Z" w16du:dateUtc="2026-08-04T13:11:00Z">
                    <w:rPr/>
                  </w:rPrChange>
                </w:rPr>
                <w:t xml:space="preserve"> доступен оператору телефонии (§4.3.1.13); краткий и детальный вид; свёртка/раскрытие наведением; контекст истории в ответе </w:t>
              </w:r>
              <w:r w:rsidRPr="00237B68">
                <w:t>LLM</w:t>
              </w:r>
              <w:r w:rsidRPr="00237B68">
                <w:rPr>
                  <w:lang w:val="ru-RU"/>
                  <w:rPrChange w:id="3320" w:author="Никита Гринь" w:date="2026-08-04T16:11:00Z" w16du:dateUtc="2026-08-04T13:11:00Z">
                    <w:rPr/>
                  </w:rPrChange>
                </w:rPr>
                <w:t xml:space="preserve"> по настройке (§4.3.1.14).</w:t>
              </w:r>
            </w:ins>
          </w:p>
        </w:tc>
      </w:tr>
      <w:tr w:rsidR="00237B68" w:rsidRPr="0050000B" w14:paraId="4CBE8486" w14:textId="77777777" w:rsidTr="00237B68">
        <w:trPr>
          <w:trHeight w:val="540"/>
          <w:ins w:id="3321" w:author="Никита Гринь" w:date="2026-08-04T16:11:00Z"/>
          <w:trPrChange w:id="3322" w:author="Никита Гринь" w:date="2026-08-04T16:11:00Z" w16du:dateUtc="2026-08-04T13:11:00Z">
            <w:trPr>
              <w:gridAfter w:val="0"/>
              <w:trHeight w:val="540"/>
            </w:trPr>
          </w:trPrChange>
        </w:trPr>
        <w:tc>
          <w:tcPr>
            <w:tcW w:w="1656" w:type="dxa"/>
            <w:hideMark/>
            <w:tcPrChange w:id="3323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09780162" w14:textId="77777777" w:rsidR="00237B68" w:rsidRPr="00237B68" w:rsidRDefault="00237B68" w:rsidP="00237B68">
            <w:pPr>
              <w:rPr>
                <w:ins w:id="3324" w:author="Никита Гринь" w:date="2026-08-04T16:11:00Z"/>
              </w:rPr>
            </w:pPr>
            <w:ins w:id="3325" w:author="Никита Гринь" w:date="2026-08-04T16:11:00Z">
              <w:r w:rsidRPr="00237B68">
                <w:t>Стенд</w:t>
              </w:r>
            </w:ins>
          </w:p>
        </w:tc>
        <w:tc>
          <w:tcPr>
            <w:tcW w:w="8687" w:type="dxa"/>
            <w:hideMark/>
            <w:tcPrChange w:id="3326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5BD9C745" w14:textId="77777777" w:rsidR="00237B68" w:rsidRPr="00237B68" w:rsidRDefault="00237B68" w:rsidP="00237B68">
            <w:pPr>
              <w:rPr>
                <w:ins w:id="3327" w:author="Никита Гринь" w:date="2026-08-04T16:11:00Z"/>
                <w:lang w:val="ru-RU"/>
                <w:rPrChange w:id="3328" w:author="Никита Гринь" w:date="2026-08-04T16:11:00Z" w16du:dateUtc="2026-08-04T13:11:00Z">
                  <w:rPr>
                    <w:ins w:id="3329" w:author="Никита Гринь" w:date="2026-08-04T16:11:00Z"/>
                  </w:rPr>
                </w:rPrChange>
              </w:rPr>
            </w:pPr>
            <w:ins w:id="3330" w:author="Никита Гринь" w:date="2026-08-04T16:11:00Z">
              <w:r w:rsidRPr="00237B68">
                <w:rPr>
                  <w:lang w:val="ru-RU"/>
                  <w:rPrChange w:id="3331" w:author="Никита Гринь" w:date="2026-08-04T16:11:00Z" w16du:dateUtc="2026-08-04T13:11:00Z">
                    <w:rPr/>
                  </w:rPrChange>
                </w:rPr>
                <w:t xml:space="preserve">Тестовый контур КЦ + </w:t>
              </w:r>
              <w:r w:rsidRPr="00237B68">
                <w:t>AI</w:t>
              </w:r>
              <w:r w:rsidRPr="00237B68">
                <w:rPr>
                  <w:lang w:val="ru-RU"/>
                  <w:rPrChange w:id="3332" w:author="Никита Гринь" w:date="2026-08-04T16:11:00Z" w16du:dateUtc="2026-08-04T13:11:00Z">
                    <w:rPr/>
                  </w:rPrChange>
                </w:rPr>
                <w:t xml:space="preserve"> </w:t>
              </w:r>
              <w:r w:rsidRPr="00237B68">
                <w:t>Hub</w:t>
              </w:r>
              <w:r w:rsidRPr="00237B68">
                <w:rPr>
                  <w:lang w:val="ru-RU"/>
                  <w:rPrChange w:id="3333" w:author="Никита Гринь" w:date="2026-08-04T16:11:00Z" w16du:dateUtc="2026-08-04T13:11:00Z">
                    <w:rPr/>
                  </w:rPrChange>
                </w:rPr>
                <w:t xml:space="preserve"> (</w:t>
              </w:r>
              <w:r w:rsidRPr="00237B68">
                <w:t>Oktell</w:t>
              </w:r>
              <w:r w:rsidRPr="00237B68">
                <w:rPr>
                  <w:lang w:val="ru-RU"/>
                  <w:rPrChange w:id="3334" w:author="Никита Гринь" w:date="2026-08-04T16:11:00Z" w16du:dateUtc="2026-08-04T13:11:00Z">
                    <w:rPr/>
                  </w:rPrChange>
                </w:rPr>
                <w:t>)</w:t>
              </w:r>
            </w:ins>
          </w:p>
        </w:tc>
      </w:tr>
      <w:tr w:rsidR="00237B68" w:rsidRPr="00237B68" w14:paraId="2232EE74" w14:textId="77777777" w:rsidTr="00237B68">
        <w:trPr>
          <w:trHeight w:val="360"/>
          <w:ins w:id="3335" w:author="Никита Гринь" w:date="2026-08-04T16:11:00Z"/>
          <w:trPrChange w:id="3336" w:author="Никита Гринь" w:date="2026-08-04T16:11:00Z" w16du:dateUtc="2026-08-04T13:11:00Z">
            <w:trPr>
              <w:gridAfter w:val="0"/>
              <w:trHeight w:val="360"/>
            </w:trPr>
          </w:trPrChange>
        </w:trPr>
        <w:tc>
          <w:tcPr>
            <w:tcW w:w="1656" w:type="dxa"/>
            <w:hideMark/>
            <w:tcPrChange w:id="3337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43EED615" w14:textId="77777777" w:rsidR="00237B68" w:rsidRPr="00237B68" w:rsidRDefault="00237B68" w:rsidP="00237B68">
            <w:pPr>
              <w:rPr>
                <w:ins w:id="3338" w:author="Никита Гринь" w:date="2026-08-04T16:11:00Z"/>
              </w:rPr>
            </w:pPr>
            <w:ins w:id="3339" w:author="Никита Гринь" w:date="2026-08-04T16:11:00Z">
              <w:r w:rsidRPr="00237B68">
                <w:t>Связь</w:t>
              </w:r>
            </w:ins>
          </w:p>
        </w:tc>
        <w:tc>
          <w:tcPr>
            <w:tcW w:w="8687" w:type="dxa"/>
            <w:hideMark/>
            <w:tcPrChange w:id="3340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3C97AF75" w14:textId="77777777" w:rsidR="00237B68" w:rsidRPr="00237B68" w:rsidRDefault="00237B68" w:rsidP="00237B68">
            <w:pPr>
              <w:rPr>
                <w:ins w:id="3341" w:author="Никита Гринь" w:date="2026-08-04T16:11:00Z"/>
              </w:rPr>
            </w:pPr>
            <w:ins w:id="3342" w:author="Никита Гринь" w:date="2026-08-04T16:11:00Z">
              <w:r w:rsidRPr="00237B68">
                <w:t>FR-SUF-15 · 4.3.1.13, 4.3.1.14</w:t>
              </w:r>
            </w:ins>
          </w:p>
        </w:tc>
      </w:tr>
    </w:tbl>
    <w:p w14:paraId="7C100E6E" w14:textId="77777777" w:rsidR="00237B68" w:rsidRPr="00237B68" w:rsidRDefault="00237B68">
      <w:pPr>
        <w:rPr>
          <w:ins w:id="3343" w:author="Никита Гринь" w:date="2026-08-04T16:09:00Z" w16du:dateUtc="2026-08-04T13:09:00Z"/>
          <w:lang w:val="ru-RU"/>
          <w:rPrChange w:id="3344" w:author="Никита Гринь" w:date="2026-08-04T16:09:00Z" w16du:dateUtc="2026-08-04T13:09:00Z">
            <w:rPr>
              <w:ins w:id="3345" w:author="Никита Гринь" w:date="2026-08-04T16:09:00Z" w16du:dateUtc="2026-08-04T13:09:00Z"/>
              <w:rFonts w:ascii="Arial" w:eastAsia="Arial" w:hAnsi="Arial" w:cs="Arial"/>
              <w:lang w:val="ru-RU"/>
            </w:rPr>
          </w:rPrChange>
        </w:rPr>
        <w:pPrChange w:id="3346" w:author="Никита Гринь" w:date="2026-08-04T16:09:00Z" w16du:dateUtc="2026-08-04T13:09:00Z">
          <w:pPr>
            <w:pStyle w:val="3"/>
          </w:pPr>
        </w:pPrChange>
      </w:pPr>
    </w:p>
    <w:p w14:paraId="479CA4D5" w14:textId="77777777" w:rsidR="00237B68" w:rsidRDefault="00237B68">
      <w:pPr>
        <w:pStyle w:val="3"/>
        <w:rPr>
          <w:ins w:id="3347" w:author="Никита Гринь" w:date="2026-08-04T16:09:00Z" w16du:dateUtc="2026-08-04T13:09:00Z"/>
          <w:rFonts w:ascii="Arial" w:eastAsia="Arial" w:hAnsi="Arial" w:cs="Arial"/>
          <w:lang w:val="ru-RU"/>
        </w:rPr>
      </w:pPr>
    </w:p>
    <w:p w14:paraId="4DB2E3B6" w14:textId="4FFA124B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.7.2. </w:t>
      </w:r>
      <w:r>
        <w:rPr>
          <w:rFonts w:ascii="Arial" w:eastAsia="Arial" w:hAnsi="Arial" w:cs="Arial"/>
        </w:rPr>
        <w:t>MDL</w:t>
      </w:r>
      <w:r w:rsidRPr="003C42DA">
        <w:rPr>
          <w:rFonts w:ascii="Arial" w:eastAsia="Arial" w:hAnsi="Arial" w:cs="Arial"/>
          <w:lang w:val="ru-RU"/>
        </w:rPr>
        <w:t xml:space="preserve"> (профиль 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p w14:paraId="62D6AA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§3.3.1]: 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-01 — </w:t>
      </w:r>
      <w:r>
        <w:rPr>
          <w:rFonts w:ascii="Arial" w:eastAsia="Arial" w:hAnsi="Arial" w:cs="Arial"/>
          <w:b/>
          <w:bCs/>
          <w:color w:val="000000"/>
        </w:rPr>
        <w:t>temperature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КЦ</w:t>
      </w:r>
    </w:p>
    <w:p w14:paraId="605E04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Проверка изменения параметров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</w:t>
      </w: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run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82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9"/>
        <w:gridCol w:w="5776"/>
        <w:gridCol w:w="1584"/>
      </w:tblGrid>
      <w:tr w:rsidR="009D43E8" w14:paraId="25765E3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9" w:type="dxa"/>
          </w:tcPr>
          <w:p w14:paraId="11E5BD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776" w:type="dxa"/>
          </w:tcPr>
          <w:p w14:paraId="35A2FB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584" w:type="dxa"/>
          </w:tcPr>
          <w:p w14:paraId="489F61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729D9356" w14:textId="77777777" w:rsidTr="009D43E8">
        <w:tc>
          <w:tcPr>
            <w:tcW w:w="559" w:type="dxa"/>
          </w:tcPr>
          <w:p w14:paraId="49093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MDL-01</w:t>
            </w:r>
          </w:p>
        </w:tc>
        <w:tc>
          <w:tcPr>
            <w:tcW w:w="5776" w:type="dxa"/>
          </w:tcPr>
          <w:p w14:paraId="02BAD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Изменение temperature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r>
              <w:rPr>
                <w:rFonts w:ascii="Arial" w:eastAsia="Arial" w:hAnsi="Arial" w:cs="Arial"/>
                <w:color w:val="000000"/>
              </w:rPr>
              <w:t xml:space="preserve"> с проверкой test-run</w:t>
            </w:r>
          </w:p>
        </w:tc>
        <w:tc>
          <w:tcPr>
            <w:tcW w:w="1584" w:type="dxa"/>
          </w:tcPr>
          <w:p w14:paraId="53FB81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UC-MDL-02, §3.3.1</w:t>
            </w:r>
          </w:p>
        </w:tc>
      </w:tr>
    </w:tbl>
    <w:p w14:paraId="222A4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3348" w:name="bookmark=id.qpo6q91cmq1e" w:colFirst="0" w:colLast="0"/>
      <w:bookmarkEnd w:id="3348"/>
      <w:r>
        <w:rPr>
          <w:rFonts w:ascii="Arial" w:eastAsia="Arial" w:hAnsi="Arial" w:cs="Arial"/>
        </w:rPr>
        <w:lastRenderedPageBreak/>
        <w:t>II.7.3. CHAT-T (модуль онлайн-чат, §4.4)</w:t>
      </w:r>
    </w:p>
    <w:p w14:paraId="4BB046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4490501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платформы онлайн-чата;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-08 (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) — открыто.</w:t>
      </w:r>
    </w:p>
    <w:tbl>
      <w:tblPr>
        <w:tblStyle w:val="81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3"/>
        <w:gridCol w:w="5137"/>
        <w:gridCol w:w="1819"/>
      </w:tblGrid>
      <w:tr w:rsidR="009D43E8" w14:paraId="49B033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6F5C6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137" w:type="dxa"/>
          </w:tcPr>
          <w:p w14:paraId="47EC17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349"/>
            <w:commentRangeStart w:id="3350"/>
            <w:r>
              <w:rPr>
                <w:rFonts w:ascii="Arial" w:eastAsia="Arial" w:hAnsi="Arial" w:cs="Arial"/>
                <w:color w:val="000000"/>
              </w:rPr>
              <w:t>Критерий</w:t>
            </w:r>
            <w:commentRangeEnd w:id="3349"/>
            <w:r w:rsidR="00D37466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349"/>
            </w:r>
            <w:commentRangeEnd w:id="3350"/>
            <w:r w:rsidR="009D69A6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350"/>
            </w:r>
          </w:p>
        </w:tc>
        <w:tc>
          <w:tcPr>
            <w:tcW w:w="1819" w:type="dxa"/>
          </w:tcPr>
          <w:p w14:paraId="4748A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6A34CA44" w14:textId="77777777" w:rsidTr="009D43E8">
        <w:tc>
          <w:tcPr>
            <w:tcW w:w="963" w:type="dxa"/>
          </w:tcPr>
          <w:p w14:paraId="07AFB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CHAT-T-01</w:t>
            </w:r>
          </w:p>
        </w:tc>
        <w:tc>
          <w:tcPr>
            <w:tcW w:w="5137" w:type="dxa"/>
          </w:tcPr>
          <w:p w14:paraId="7B6766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Клиент с сайта начинает диалог и получает ответ</w:t>
            </w:r>
          </w:p>
        </w:tc>
        <w:tc>
          <w:tcPr>
            <w:tcW w:w="1819" w:type="dxa"/>
          </w:tcPr>
          <w:p w14:paraId="48E73D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</w:tr>
      <w:tr w:rsidR="009D43E8" w14:paraId="736E5465" w14:textId="77777777" w:rsidTr="009D43E8">
        <w:tc>
          <w:tcPr>
            <w:tcW w:w="963" w:type="dxa"/>
          </w:tcPr>
          <w:p w14:paraId="06407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CHAT-T-02</w:t>
            </w:r>
          </w:p>
        </w:tc>
        <w:tc>
          <w:tcPr>
            <w:tcW w:w="5137" w:type="dxa"/>
          </w:tcPr>
          <w:p w14:paraId="7356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/ очередь</w:t>
            </w:r>
          </w:p>
        </w:tc>
        <w:tc>
          <w:tcPr>
            <w:tcW w:w="1819" w:type="dxa"/>
          </w:tcPr>
          <w:p w14:paraId="673190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UC-O1, UC-O5</w:t>
            </w:r>
          </w:p>
        </w:tc>
      </w:tr>
      <w:tr w:rsidR="009D43E8" w14:paraId="0FE4A599" w14:textId="77777777" w:rsidTr="009D43E8">
        <w:tc>
          <w:tcPr>
            <w:tcW w:w="963" w:type="dxa"/>
          </w:tcPr>
          <w:p w14:paraId="6AA8A5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CHAT-T-03</w:t>
            </w:r>
          </w:p>
        </w:tc>
        <w:tc>
          <w:tcPr>
            <w:tcW w:w="5137" w:type="dxa"/>
          </w:tcPr>
          <w:p w14:paraId="62DB13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АРМ: данные клиента и история</w:t>
            </w:r>
          </w:p>
        </w:tc>
        <w:tc>
          <w:tcPr>
            <w:tcW w:w="1819" w:type="dxa"/>
          </w:tcPr>
          <w:p w14:paraId="0990B7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</w:tr>
      <w:tr w:rsidR="009D43E8" w14:paraId="12A6DA1E" w14:textId="77777777" w:rsidTr="009D43E8">
        <w:tc>
          <w:tcPr>
            <w:tcW w:w="963" w:type="dxa"/>
          </w:tcPr>
          <w:p w14:paraId="51B1A8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</w:t>
            </w:r>
          </w:p>
        </w:tc>
        <w:tc>
          <w:tcPr>
            <w:tcW w:w="5137" w:type="dxa"/>
          </w:tcPr>
          <w:p w14:paraId="2792D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из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27"/>
                <w:id w:val="-6557121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</w:t>
                </w:r>
              </w:sdtContent>
            </w:sdt>
          </w:p>
        </w:tc>
        <w:tc>
          <w:tcPr>
            <w:tcW w:w="1819" w:type="dxa"/>
          </w:tcPr>
          <w:p w14:paraId="46F72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5D4367F2" w14:textId="77777777" w:rsidTr="009D43E8">
        <w:tc>
          <w:tcPr>
            <w:tcW w:w="963" w:type="dxa"/>
          </w:tcPr>
          <w:p w14:paraId="260A72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CHAT-T-05</w:t>
            </w:r>
          </w:p>
        </w:tc>
        <w:tc>
          <w:tcPr>
            <w:tcW w:w="5137" w:type="dxa"/>
          </w:tcPr>
          <w:p w14:paraId="79D8D0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СУЗ</w:t>
            </w:r>
          </w:p>
        </w:tc>
        <w:tc>
          <w:tcPr>
            <w:tcW w:w="1819" w:type="dxa"/>
          </w:tcPr>
          <w:p w14:paraId="0DB469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359B425B" w14:textId="77777777" w:rsidTr="009D43E8">
        <w:tc>
          <w:tcPr>
            <w:tcW w:w="963" w:type="dxa"/>
          </w:tcPr>
          <w:p w14:paraId="7DF7A1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CHAT-T-06</w:t>
            </w:r>
          </w:p>
        </w:tc>
        <w:tc>
          <w:tcPr>
            <w:tcW w:w="5137" w:type="dxa"/>
          </w:tcPr>
          <w:p w14:paraId="1FFD9A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диалога, история сохранена</w:t>
            </w:r>
          </w:p>
        </w:tc>
        <w:tc>
          <w:tcPr>
            <w:tcW w:w="1819" w:type="dxa"/>
          </w:tcPr>
          <w:p w14:paraId="5F2F5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</w:tr>
      <w:tr w:rsidR="009D43E8" w14:paraId="319CCCB1" w14:textId="77777777" w:rsidTr="009D43E8">
        <w:tc>
          <w:tcPr>
            <w:tcW w:w="963" w:type="dxa"/>
          </w:tcPr>
          <w:p w14:paraId="204D7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CHAT-T-07</w:t>
            </w:r>
          </w:p>
        </w:tc>
        <w:tc>
          <w:tcPr>
            <w:tcW w:w="5137" w:type="dxa"/>
          </w:tcPr>
          <w:p w14:paraId="57A61D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Админ: отдел, виджет (точки размещения + таксономия каналов)</w:t>
            </w:r>
          </w:p>
        </w:tc>
        <w:tc>
          <w:tcPr>
            <w:tcW w:w="1819" w:type="dxa"/>
          </w:tcPr>
          <w:p w14:paraId="1AD67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UC-A1, UC-A2</w:t>
            </w:r>
          </w:p>
        </w:tc>
      </w:tr>
      <w:tr w:rsidR="009D43E8" w14:paraId="4D648ABC" w14:textId="77777777" w:rsidTr="009D43E8">
        <w:tc>
          <w:tcPr>
            <w:tcW w:w="963" w:type="dxa"/>
          </w:tcPr>
          <w:p w14:paraId="67657D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CHAT-T-08</w:t>
            </w:r>
          </w:p>
        </w:tc>
        <w:tc>
          <w:tcPr>
            <w:tcW w:w="5137" w:type="dxa"/>
          </w:tcPr>
          <w:p w14:paraId="3B7AC1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в АРМ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819" w:type="dxa"/>
          </w:tcPr>
          <w:p w14:paraId="6F528F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FR-CHAT-19</w:t>
            </w:r>
          </w:p>
        </w:tc>
      </w:tr>
      <w:tr w:rsidR="009D43E8" w14:paraId="014E9371" w14:textId="77777777" w:rsidTr="009D43E8">
        <w:tc>
          <w:tcPr>
            <w:tcW w:w="963" w:type="dxa"/>
          </w:tcPr>
          <w:p w14:paraId="252B3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CHAT-T-09</w:t>
            </w:r>
          </w:p>
        </w:tc>
        <w:tc>
          <w:tcPr>
            <w:tcW w:w="5137" w:type="dxa"/>
          </w:tcPr>
          <w:p w14:paraId="06BD7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 и перевод</w:t>
            </w:r>
          </w:p>
        </w:tc>
        <w:tc>
          <w:tcPr>
            <w:tcW w:w="1819" w:type="dxa"/>
          </w:tcPr>
          <w:p w14:paraId="2D4669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UC-S1, UC-S2</w:t>
            </w:r>
          </w:p>
        </w:tc>
      </w:tr>
      <w:tr w:rsidR="009D43E8" w14:paraId="26BCCC93" w14:textId="77777777" w:rsidTr="009D43E8">
        <w:tc>
          <w:tcPr>
            <w:tcW w:w="963" w:type="dxa"/>
          </w:tcPr>
          <w:p w14:paraId="3E7AF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CHAT-T-10</w:t>
            </w:r>
          </w:p>
        </w:tc>
        <w:tc>
          <w:tcPr>
            <w:tcW w:w="5137" w:type="dxa"/>
          </w:tcPr>
          <w:p w14:paraId="0F3AE7F7" w14:textId="37AEF26D" w:rsidR="009D43E8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351" w:author="Никита Гринь" w:date="2026-08-04T16:59:00Z" w16du:dateUtc="2026-08-04T13:5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352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53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Бот первой линии: админ включает сценарий → авто-диалог по сценарию / эскалация; знания — сценарий + </w:t>
              </w:r>
              <w:r w:rsidRPr="009D69A6">
                <w:rPr>
                  <w:rFonts w:ascii="Arial" w:eastAsia="Arial" w:hAnsi="Arial" w:cs="Arial"/>
                  <w:color w:val="000000"/>
                </w:rPr>
                <w:t>KB</w:t>
              </w:r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54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КЦ (СУЗ); настройка — Редактор сценариев + админка канала</w:t>
              </w:r>
            </w:ins>
            <w:del w:id="3355" w:author="Никита Гринь" w:date="2026-08-04T16:58:00Z" w16du:dateUtc="2026-08-04T13:58:00Z">
              <w:r w:rsidR="00317F00" w:rsidRPr="009D69A6" w:rsidDel="009D69A6">
                <w:rPr>
                  <w:rFonts w:ascii="Arial" w:eastAsia="Arial" w:hAnsi="Arial" w:cs="Arial"/>
                  <w:color w:val="000000"/>
                  <w:lang w:val="ru-RU"/>
                  <w:rPrChange w:id="3356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Бот первой линии</w:delText>
              </w:r>
            </w:del>
          </w:p>
        </w:tc>
        <w:tc>
          <w:tcPr>
            <w:tcW w:w="1819" w:type="dxa"/>
          </w:tcPr>
          <w:p w14:paraId="61E199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</w:tr>
      <w:tr w:rsidR="009D43E8" w14:paraId="2B0E6C65" w14:textId="77777777" w:rsidTr="009D43E8">
        <w:tc>
          <w:tcPr>
            <w:tcW w:w="963" w:type="dxa"/>
          </w:tcPr>
          <w:p w14:paraId="3400F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CHAT-T-11</w:t>
            </w:r>
          </w:p>
        </w:tc>
        <w:tc>
          <w:tcPr>
            <w:tcW w:w="5137" w:type="dxa"/>
          </w:tcPr>
          <w:p w14:paraId="24EBE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1819" w:type="dxa"/>
          </w:tcPr>
          <w:p w14:paraId="08E74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</w:tr>
      <w:tr w:rsidR="009D43E8" w14:paraId="6BBD5B07" w14:textId="77777777" w:rsidTr="009D43E8">
        <w:tc>
          <w:tcPr>
            <w:tcW w:w="963" w:type="dxa"/>
          </w:tcPr>
          <w:p w14:paraId="63611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CHAT-T-12</w:t>
            </w:r>
          </w:p>
        </w:tc>
        <w:tc>
          <w:tcPr>
            <w:tcW w:w="5137" w:type="dxa"/>
          </w:tcPr>
          <w:p w14:paraId="1F981B0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8"/>
                <w:id w:val="-10742288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Мессенджер: сообщение → АРМ → ответ</w:t>
                </w:r>
              </w:sdtContent>
            </w:sdt>
          </w:p>
        </w:tc>
        <w:tc>
          <w:tcPr>
            <w:tcW w:w="1819" w:type="dxa"/>
          </w:tcPr>
          <w:p w14:paraId="2952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UC-K2, UC-A5</w:t>
            </w:r>
          </w:p>
        </w:tc>
      </w:tr>
      <w:tr w:rsidR="009D43E8" w14:paraId="45A42E17" w14:textId="77777777" w:rsidTr="009D43E8">
        <w:tc>
          <w:tcPr>
            <w:tcW w:w="963" w:type="dxa"/>
          </w:tcPr>
          <w:p w14:paraId="5A5A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CHAT-T-13</w:t>
            </w:r>
          </w:p>
        </w:tc>
        <w:tc>
          <w:tcPr>
            <w:tcW w:w="5137" w:type="dxa"/>
          </w:tcPr>
          <w:p w14:paraId="4C1E34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история между каналами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§4.3.1.13–14</w:t>
            </w:r>
          </w:p>
        </w:tc>
        <w:tc>
          <w:tcPr>
            <w:tcW w:w="1819" w:type="dxa"/>
          </w:tcPr>
          <w:p w14:paraId="3DD594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UC-K3, FR-SUF-15</w:t>
            </w:r>
          </w:p>
        </w:tc>
      </w:tr>
      <w:tr w:rsidR="009D43E8" w14:paraId="69A7FE4C" w14:textId="77777777" w:rsidTr="009D43E8">
        <w:tc>
          <w:tcPr>
            <w:tcW w:w="963" w:type="dxa"/>
          </w:tcPr>
          <w:p w14:paraId="46890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CHAT-T-14</w:t>
            </w:r>
          </w:p>
        </w:tc>
        <w:tc>
          <w:tcPr>
            <w:tcW w:w="5137" w:type="dxa"/>
          </w:tcPr>
          <w:p w14:paraId="12765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за период</w:t>
            </w:r>
          </w:p>
        </w:tc>
        <w:tc>
          <w:tcPr>
            <w:tcW w:w="1819" w:type="dxa"/>
          </w:tcPr>
          <w:p w14:paraId="618295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UC-CHAT-R2</w:t>
            </w:r>
          </w:p>
        </w:tc>
      </w:tr>
      <w:tr w:rsidR="009D43E8" w14:paraId="5407B161" w14:textId="77777777" w:rsidTr="009D43E8">
        <w:tc>
          <w:tcPr>
            <w:tcW w:w="963" w:type="dxa"/>
          </w:tcPr>
          <w:p w14:paraId="6CD3A5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CHAT-T-15</w:t>
            </w:r>
          </w:p>
        </w:tc>
        <w:tc>
          <w:tcPr>
            <w:tcW w:w="5137" w:type="dxa"/>
          </w:tcPr>
          <w:p w14:paraId="0E884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Офлайн-обращение</w:t>
            </w:r>
          </w:p>
        </w:tc>
        <w:tc>
          <w:tcPr>
            <w:tcW w:w="1819" w:type="dxa"/>
          </w:tcPr>
          <w:p w14:paraId="1D72B1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</w:tr>
      <w:tr w:rsidR="009D43E8" w14:paraId="78BC679A" w14:textId="77777777" w:rsidTr="009D43E8">
        <w:tc>
          <w:tcPr>
            <w:tcW w:w="963" w:type="dxa"/>
          </w:tcPr>
          <w:p w14:paraId="462CC6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CHAT-T-16</w:t>
            </w:r>
          </w:p>
        </w:tc>
        <w:tc>
          <w:tcPr>
            <w:tcW w:w="5137" w:type="dxa"/>
          </w:tcPr>
          <w:p w14:paraId="3EB8DA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4.3.2.8</w:t>
            </w:r>
          </w:p>
        </w:tc>
        <w:tc>
          <w:tcPr>
            <w:tcW w:w="1819" w:type="dxa"/>
          </w:tcPr>
          <w:p w14:paraId="54B32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</w:tr>
      <w:tr w:rsidR="009D43E8" w14:paraId="463AAC33" w14:textId="77777777" w:rsidTr="009D43E8">
        <w:tc>
          <w:tcPr>
            <w:tcW w:w="963" w:type="dxa"/>
          </w:tcPr>
          <w:p w14:paraId="6EDF7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CHAT-T-17</w:t>
            </w:r>
          </w:p>
        </w:tc>
        <w:tc>
          <w:tcPr>
            <w:tcW w:w="5137" w:type="dxa"/>
          </w:tcPr>
          <w:p w14:paraId="0D127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8: просмотр диалога коллеги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</w:p>
        </w:tc>
        <w:tc>
          <w:tcPr>
            <w:tcW w:w="1819" w:type="dxa"/>
          </w:tcPr>
          <w:p w14:paraId="197C0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</w:tr>
      <w:tr w:rsidR="009D43E8" w14:paraId="79D86893" w14:textId="77777777" w:rsidTr="009D43E8">
        <w:tc>
          <w:tcPr>
            <w:tcW w:w="963" w:type="dxa"/>
          </w:tcPr>
          <w:p w14:paraId="53ED03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CHAT-T-18</w:t>
            </w:r>
          </w:p>
        </w:tc>
        <w:tc>
          <w:tcPr>
            <w:tcW w:w="5137" w:type="dxa"/>
          </w:tcPr>
          <w:p w14:paraId="46B229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в виджете до отправки</w:t>
            </w:r>
          </w:p>
        </w:tc>
        <w:tc>
          <w:tcPr>
            <w:tcW w:w="1819" w:type="dxa"/>
          </w:tcPr>
          <w:p w14:paraId="3BF9D1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</w:tr>
      <w:tr w:rsidR="009D43E8" w14:paraId="6484C557" w14:textId="77777777" w:rsidTr="009D43E8">
        <w:tc>
          <w:tcPr>
            <w:tcW w:w="963" w:type="dxa"/>
          </w:tcPr>
          <w:p w14:paraId="7E30D9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CHAT-T-19</w:t>
            </w:r>
          </w:p>
        </w:tc>
        <w:tc>
          <w:tcPr>
            <w:tcW w:w="5137" w:type="dxa"/>
          </w:tcPr>
          <w:p w14:paraId="33092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клиента, повтор отклон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</w:t>
            </w:r>
          </w:p>
        </w:tc>
        <w:tc>
          <w:tcPr>
            <w:tcW w:w="1819" w:type="dxa"/>
          </w:tcPr>
          <w:p w14:paraId="0249CE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</w:tr>
      <w:tr w:rsidR="009D43E8" w14:paraId="6E447FC5" w14:textId="77777777" w:rsidTr="009D43E8">
        <w:tc>
          <w:tcPr>
            <w:tcW w:w="963" w:type="dxa"/>
          </w:tcPr>
          <w:p w14:paraId="549392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CHAT-T-20</w:t>
            </w:r>
          </w:p>
        </w:tc>
        <w:tc>
          <w:tcPr>
            <w:tcW w:w="5137" w:type="dxa"/>
          </w:tcPr>
          <w:p w14:paraId="3C6AAE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1819" w:type="dxa"/>
          </w:tcPr>
          <w:p w14:paraId="63A5E4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FR-CHAT-15, UC-K4</w:t>
            </w:r>
          </w:p>
        </w:tc>
      </w:tr>
      <w:tr w:rsidR="009D69A6" w14:paraId="01DDB2EC" w14:textId="77777777" w:rsidTr="009D43E8">
        <w:trPr>
          <w:ins w:id="3357" w:author="Никита Гринь" w:date="2026-08-04T16:46:00Z"/>
        </w:trPr>
        <w:tc>
          <w:tcPr>
            <w:tcW w:w="963" w:type="dxa"/>
          </w:tcPr>
          <w:p w14:paraId="2B7397BC" w14:textId="4A06EB56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58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59" w:author="Никита Гринь" w:date="2026-08-04T16:46:00Z">
              <w:r w:rsidRPr="009D69A6">
                <w:rPr>
                  <w:rFonts w:ascii="Arial" w:eastAsia="Arial" w:hAnsi="Arial" w:cs="Arial"/>
                  <w:color w:val="000000"/>
                  <w:rPrChange w:id="3360" w:author="Никита Гринь" w:date="2026-08-04T16:47:00Z" w16du:dateUtc="2026-08-04T13:47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CHAT-T-21</w:t>
              </w:r>
            </w:ins>
          </w:p>
        </w:tc>
        <w:tc>
          <w:tcPr>
            <w:tcW w:w="5137" w:type="dxa"/>
          </w:tcPr>
          <w:p w14:paraId="0C90C557" w14:textId="5D2EE7DA" w:rsid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1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62" w:author="Никита Гринь" w:date="2026-08-04T16:46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63" w:author="Никита Гринь" w:date="2026-08-04T16:47:00Z" w16du:dateUtc="2026-08-04T13:47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Работа чата по периодам: утро/день в рабочее время; вечер у границы закрытия; после рабочего дня; ночь; выходные/праздники — онлайн или офлайн по расписанию </w:t>
              </w:r>
              <w:r w:rsidRPr="009D69A6">
                <w:rPr>
                  <w:rFonts w:ascii="Arial" w:eastAsia="Arial" w:hAnsi="Arial" w:cs="Arial"/>
                  <w:color w:val="000000"/>
                </w:rPr>
                <w:t>§4.8</w:t>
              </w:r>
            </w:ins>
          </w:p>
        </w:tc>
        <w:tc>
          <w:tcPr>
            <w:tcW w:w="1819" w:type="dxa"/>
          </w:tcPr>
          <w:p w14:paraId="28EF5D5E" w14:textId="5D87C389" w:rsid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4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65" w:author="Никита Гринь" w:date="2026-08-04T16:47:00Z">
              <w:r w:rsidRPr="009D69A6">
                <w:rPr>
                  <w:rFonts w:ascii="Arial" w:eastAsia="Arial" w:hAnsi="Arial" w:cs="Arial"/>
                  <w:color w:val="000000"/>
                </w:rPr>
                <w:t>UC-K4, FR-CHAT-04, FR-CHAT-15</w:t>
              </w:r>
            </w:ins>
          </w:p>
        </w:tc>
      </w:tr>
      <w:tr w:rsidR="009D69A6" w14:paraId="3B10D748" w14:textId="77777777" w:rsidTr="009D43E8">
        <w:trPr>
          <w:ins w:id="3366" w:author="Никита Гринь" w:date="2026-08-04T16:58:00Z"/>
        </w:trPr>
        <w:tc>
          <w:tcPr>
            <w:tcW w:w="963" w:type="dxa"/>
          </w:tcPr>
          <w:p w14:paraId="06A00682" w14:textId="6593EFD7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7" w:author="Никита Гринь" w:date="2026-08-04T16:58:00Z" w16du:dateUtc="2026-08-04T13:58:00Z"/>
                <w:rFonts w:ascii="Arial" w:eastAsia="Arial" w:hAnsi="Arial" w:cs="Arial"/>
                <w:color w:val="000000"/>
              </w:rPr>
            </w:pPr>
            <w:ins w:id="3368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rPrChange w:id="3369" w:author="Никита Гринь" w:date="2026-08-04T16:58:00Z" w16du:dateUtc="2026-08-04T13:58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CHAT-T-22</w:t>
              </w:r>
            </w:ins>
          </w:p>
        </w:tc>
        <w:tc>
          <w:tcPr>
            <w:tcW w:w="5137" w:type="dxa"/>
          </w:tcPr>
          <w:p w14:paraId="44266013" w14:textId="3480FE23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70" w:author="Никита Гринь" w:date="2026-08-04T16:58:00Z" w16du:dateUtc="2026-08-04T13:58:00Z"/>
                <w:rFonts w:ascii="Arial" w:eastAsia="Arial" w:hAnsi="Arial" w:cs="Arial"/>
                <w:color w:val="000000"/>
                <w:lang w:val="ru-RU"/>
              </w:rPr>
            </w:pPr>
            <w:ins w:id="3371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72" w:author="Никита Гринь" w:date="2026-08-04T16:58:00Z" w16du:dateUtc="2026-08-04T13:58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Нет </w:t>
              </w:r>
              <w:r w:rsidRPr="009D69A6">
                <w:rPr>
                  <w:rFonts w:ascii="Arial" w:eastAsia="Arial" w:hAnsi="Arial" w:cs="Arial"/>
                  <w:color w:val="000000"/>
                </w:rPr>
                <w:t>online</w:t>
              </w:r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73" w:author="Никита Гринь" w:date="2026-08-04T16:58:00Z" w16du:dateUtc="2026-08-04T13:58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-операторов в скилл-группе → клиенту автосообщение об отсутствии операторов (§4.4.15); текст из настроек; СУЗ не вызывается</w:t>
              </w:r>
            </w:ins>
          </w:p>
        </w:tc>
        <w:tc>
          <w:tcPr>
            <w:tcW w:w="1819" w:type="dxa"/>
          </w:tcPr>
          <w:p w14:paraId="0F40913F" w14:textId="6FD728AF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74" w:author="Никита Гринь" w:date="2026-08-04T16:58:00Z" w16du:dateUtc="2026-08-04T13:58:00Z"/>
                <w:rFonts w:ascii="Arial" w:eastAsia="Arial" w:hAnsi="Arial" w:cs="Arial"/>
                <w:color w:val="000000"/>
              </w:rPr>
            </w:pPr>
            <w:ins w:id="3375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</w:rPr>
                <w:t>FR-CHAT-15a (или FR-CHAT-18)</w:t>
              </w:r>
            </w:ins>
          </w:p>
        </w:tc>
      </w:tr>
    </w:tbl>
    <w:p w14:paraId="54E69E5A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3376" w:name="bookmark=id.lebtif1qix1e" w:colFirst="0" w:colLast="0"/>
      <w:bookmarkEnd w:id="337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.7.3.1. Пошаговые сценарии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E55D1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77" w:name="bookmark=id.y8vk6r20xa39" w:colFirst="0" w:colLast="0"/>
      <w:bookmarkEnd w:id="3377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Клиент с сайта начинает диалог</w:t>
      </w:r>
    </w:p>
    <w:tbl>
      <w:tblPr>
        <w:tblStyle w:val="8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8566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4801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E7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CEDEC42" w14:textId="77777777" w:rsidTr="009D43E8">
        <w:tc>
          <w:tcPr>
            <w:tcW w:w="2640" w:type="dxa"/>
          </w:tcPr>
          <w:p w14:paraId="46368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58E3E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Старт диалога через виджет сайта банка</w:t>
            </w:r>
          </w:p>
        </w:tc>
      </w:tr>
      <w:tr w:rsidR="009D43E8" w:rsidRPr="0050000B" w14:paraId="60882EC8" w14:textId="77777777" w:rsidTr="009D43E8">
        <w:tc>
          <w:tcPr>
            <w:tcW w:w="2640" w:type="dxa"/>
          </w:tcPr>
          <w:p w14:paraId="3E8D5A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4FD2A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размещ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на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-странице; оператор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</w:t>
            </w:r>
          </w:p>
        </w:tc>
      </w:tr>
      <w:tr w:rsidR="009D43E8" w14:paraId="0979B5B3" w14:textId="77777777" w:rsidTr="009D43E8">
        <w:tc>
          <w:tcPr>
            <w:tcW w:w="2640" w:type="dxa"/>
          </w:tcPr>
          <w:p w14:paraId="63779F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F3759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открывает виджет на сайте. 2. Заполняет форму входа (тема опциональна). </w:t>
            </w:r>
            <w:r>
              <w:rPr>
                <w:rFonts w:ascii="Arial" w:eastAsia="Arial" w:hAnsi="Arial" w:cs="Arial"/>
                <w:color w:val="000000"/>
              </w:rPr>
              <w:t>3. Отправляет первое сообщение. 4. Оператор принимает диалог.</w:t>
            </w:r>
          </w:p>
        </w:tc>
      </w:tr>
      <w:tr w:rsidR="009D43E8" w:rsidRPr="0050000B" w14:paraId="5AB00577" w14:textId="77777777" w:rsidTr="009D43E8">
        <w:tc>
          <w:tcPr>
            <w:tcW w:w="2640" w:type="dxa"/>
          </w:tcPr>
          <w:p w14:paraId="1D3C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FD83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в АРМ оператора; клиент получает ответ;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страницы) видна в карточке клиента.</w:t>
            </w:r>
          </w:p>
        </w:tc>
      </w:tr>
      <w:tr w:rsidR="009D43E8" w14:paraId="756E4C87" w14:textId="77777777" w:rsidTr="009D43E8">
        <w:tc>
          <w:tcPr>
            <w:tcW w:w="2640" w:type="dxa"/>
          </w:tcPr>
          <w:p w14:paraId="2DCE8C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F9CE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556C8BA" w14:textId="77777777" w:rsidTr="009D43E8">
        <w:tc>
          <w:tcPr>
            <w:tcW w:w="2640" w:type="dxa"/>
          </w:tcPr>
          <w:p w14:paraId="237ABE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6E04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</w:t>
            </w:r>
          </w:p>
        </w:tc>
      </w:tr>
    </w:tbl>
    <w:p w14:paraId="7D5F6DFE" w14:textId="77777777" w:rsidR="009D43E8" w:rsidRDefault="00317F00">
      <w:pPr>
        <w:pStyle w:val="5"/>
        <w:rPr>
          <w:rFonts w:ascii="Arial" w:eastAsia="Arial" w:hAnsi="Arial" w:cs="Arial"/>
        </w:rPr>
      </w:pPr>
      <w:bookmarkStart w:id="3378" w:name="bookmark=id.duf6e1ri30as" w:colFirst="0" w:colLast="0"/>
      <w:bookmarkEnd w:id="3378"/>
      <w:r>
        <w:rPr>
          <w:rFonts w:ascii="Arial" w:eastAsia="Arial" w:hAnsi="Arial" w:cs="Arial"/>
        </w:rPr>
        <w:t>CHAT-T-02 — Автоназначение / очередь</w:t>
      </w:r>
    </w:p>
    <w:tbl>
      <w:tblPr>
        <w:tblStyle w:val="7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CC98C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BB5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92F0B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3B5A431" w14:textId="77777777" w:rsidTr="009D43E8">
        <w:tc>
          <w:tcPr>
            <w:tcW w:w="2640" w:type="dxa"/>
          </w:tcPr>
          <w:p w14:paraId="4B1E3E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6244C7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попадает в очередь и назначается оператору</w:t>
            </w:r>
          </w:p>
        </w:tc>
      </w:tr>
      <w:tr w:rsidR="009D43E8" w14:paraId="4527C6A9" w14:textId="77777777" w:rsidTr="009D43E8">
        <w:tc>
          <w:tcPr>
            <w:tcW w:w="2640" w:type="dxa"/>
          </w:tcPr>
          <w:p w14:paraId="6A689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48D8ED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9"/>
                <w:id w:val="20461745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Настроено автоназначение; ≥1 оператор online.</w:t>
                </w:r>
              </w:sdtContent>
            </w:sdt>
          </w:p>
        </w:tc>
      </w:tr>
      <w:tr w:rsidR="009D43E8" w:rsidRPr="0050000B" w14:paraId="54886E2C" w14:textId="77777777" w:rsidTr="009D43E8">
        <w:tc>
          <w:tcPr>
            <w:tcW w:w="2640" w:type="dxa"/>
          </w:tcPr>
          <w:p w14:paraId="21FD1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68918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 Клиент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(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-01). 2. Проверить «Мои диалоги» / «Общую очередь» оператора.</w:t>
            </w:r>
          </w:p>
        </w:tc>
      </w:tr>
      <w:tr w:rsidR="009D43E8" w:rsidRPr="0050000B" w14:paraId="6509BB6F" w14:textId="77777777" w:rsidTr="009D43E8">
        <w:tc>
          <w:tcPr>
            <w:tcW w:w="2640" w:type="dxa"/>
          </w:tcPr>
          <w:p w14:paraId="10F76C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7F11B2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назначен по правилам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 или доступен в общей очереди.</w:t>
            </w:r>
          </w:p>
        </w:tc>
      </w:tr>
      <w:tr w:rsidR="009D43E8" w14:paraId="2593D80C" w14:textId="77777777" w:rsidTr="009D43E8">
        <w:tc>
          <w:tcPr>
            <w:tcW w:w="2640" w:type="dxa"/>
          </w:tcPr>
          <w:p w14:paraId="41687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FD265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3EFAF6CC" w14:textId="77777777" w:rsidTr="009D43E8">
        <w:tc>
          <w:tcPr>
            <w:tcW w:w="2640" w:type="dxa"/>
          </w:tcPr>
          <w:p w14:paraId="33D40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8026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UC-O1, UC-O5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4.4.6</w:t>
            </w:r>
          </w:p>
        </w:tc>
      </w:tr>
    </w:tbl>
    <w:p w14:paraId="3CDAB9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79" w:name="bookmark=id.pm344tfway80" w:colFirst="0" w:colLast="0"/>
      <w:bookmarkEnd w:id="3379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АРМ: данные клиента и история</w:t>
      </w:r>
    </w:p>
    <w:tbl>
      <w:tblPr>
        <w:tblStyle w:val="7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09B6F9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B1C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6125FF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D2C8FED" w14:textId="77777777" w:rsidTr="009D43E8">
        <w:tc>
          <w:tcPr>
            <w:tcW w:w="2640" w:type="dxa"/>
          </w:tcPr>
          <w:p w14:paraId="4B9FE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0E570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Карточка клиента и история в АРМ</w:t>
            </w:r>
          </w:p>
        </w:tc>
      </w:tr>
      <w:tr w:rsidR="009D43E8" w:rsidRPr="0050000B" w14:paraId="11CF4A98" w14:textId="77777777" w:rsidTr="009D43E8">
        <w:tc>
          <w:tcPr>
            <w:tcW w:w="2640" w:type="dxa"/>
          </w:tcPr>
          <w:p w14:paraId="019A2D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2DBB58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диалог; у клиента есть предыдущие обращения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1BA90E41" w14:textId="77777777" w:rsidTr="009D43E8">
        <w:tc>
          <w:tcPr>
            <w:tcW w:w="2640" w:type="dxa"/>
          </w:tcPr>
          <w:p w14:paraId="586D6C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8EF9EB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Открыть диалог в АРМ. 2. Проверить панель данных клиента.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3. Прокрутить историю сообщений.</w:t>
            </w:r>
          </w:p>
        </w:tc>
      </w:tr>
      <w:tr w:rsidR="009D43E8" w:rsidRPr="0050000B" w14:paraId="39D8F600" w14:textId="77777777" w:rsidTr="009D43E8">
        <w:tc>
          <w:tcPr>
            <w:tcW w:w="2640" w:type="dxa"/>
          </w:tcPr>
          <w:p w14:paraId="3F948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412EC2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№ диалога,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время визита,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(кликабельная ссылка), браузер/ОС — в карточке клиента (компактный вид; полные поля 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/история — компактный предпросмотр, полный список при раскрытии.</w:t>
            </w:r>
          </w:p>
        </w:tc>
      </w:tr>
      <w:tr w:rsidR="009D43E8" w14:paraId="3DA60BF1" w14:textId="77777777" w:rsidTr="009D43E8">
        <w:tc>
          <w:tcPr>
            <w:tcW w:w="2640" w:type="dxa"/>
          </w:tcPr>
          <w:p w14:paraId="53622B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824FA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D44B974" w14:textId="77777777" w:rsidTr="009D43E8">
        <w:tc>
          <w:tcPr>
            <w:tcW w:w="2640" w:type="dxa"/>
          </w:tcPr>
          <w:p w14:paraId="2624F9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374A7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4.4.12</w:t>
            </w:r>
          </w:p>
        </w:tc>
      </w:tr>
    </w:tbl>
    <w:p w14:paraId="308B72EE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0" w:name="bookmark=id.vhg39p5pjv5q" w:colFirst="0" w:colLast="0"/>
      <w:bookmarkEnd w:id="3380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-04 — Подсказка суфлера из СУЗ</w:t>
      </w:r>
    </w:p>
    <w:tbl>
      <w:tblPr>
        <w:tblStyle w:val="7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71CBAD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C4D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B255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6F1194B7" w14:textId="77777777" w:rsidTr="009D43E8">
        <w:tc>
          <w:tcPr>
            <w:tcW w:w="2640" w:type="dxa"/>
          </w:tcPr>
          <w:p w14:paraId="2DD948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3AF16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в АРМ по сообщению клиента</w:t>
            </w:r>
          </w:p>
        </w:tc>
      </w:tr>
      <w:tr w:rsidR="009D43E8" w:rsidRPr="0050000B" w14:paraId="53FE9A5B" w14:textId="77777777" w:rsidTr="009D43E8">
        <w:tc>
          <w:tcPr>
            <w:tcW w:w="2640" w:type="dxa"/>
          </w:tcPr>
          <w:p w14:paraId="108322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C1D4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статью по теме сообщения.</w:t>
            </w:r>
          </w:p>
        </w:tc>
      </w:tr>
      <w:tr w:rsidR="009D43E8" w14:paraId="2DA4AE8A" w14:textId="77777777" w:rsidTr="009D43E8">
        <w:tc>
          <w:tcPr>
            <w:tcW w:w="2640" w:type="dxa"/>
          </w:tcPr>
          <w:p w14:paraId="697489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36CE91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вопрос по продукту банка. 2. Дождаться подсказки в правой панели. </w:t>
            </w:r>
            <w:r>
              <w:rPr>
                <w:rFonts w:ascii="Arial" w:eastAsia="Arial" w:hAnsi="Arial" w:cs="Arial"/>
                <w:color w:val="000000"/>
              </w:rPr>
              <w:t>3. Проверить ссылку источника (название статьи, не «СУЗ»).</w:t>
            </w:r>
          </w:p>
        </w:tc>
      </w:tr>
      <w:tr w:rsidR="009D43E8" w:rsidRPr="0050000B" w14:paraId="742092A0" w14:textId="77777777" w:rsidTr="009D43E8">
        <w:tc>
          <w:tcPr>
            <w:tcW w:w="2640" w:type="dxa"/>
          </w:tcPr>
          <w:p w14:paraId="21C89E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86CE1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подсказки: компактный предпросмотр; при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с текстом из СУЗ,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«Вставить в ответ»,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230"/>
                <w:id w:val="-109551278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и обратной связью §4.3.2.5; время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клик по названию статьи открывает е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новой вкладке.</w:t>
            </w:r>
          </w:p>
        </w:tc>
      </w:tr>
      <w:tr w:rsidR="009D43E8" w14:paraId="46FF02F8" w14:textId="77777777" w:rsidTr="009D43E8">
        <w:tc>
          <w:tcPr>
            <w:tcW w:w="2640" w:type="dxa"/>
          </w:tcPr>
          <w:p w14:paraId="20A5F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1982B8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Bitrix</w:t>
            </w:r>
          </w:p>
        </w:tc>
      </w:tr>
      <w:tr w:rsidR="009D43E8" w14:paraId="054678EA" w14:textId="77777777" w:rsidTr="009D43E8">
        <w:tc>
          <w:tcPr>
            <w:tcW w:w="2640" w:type="dxa"/>
          </w:tcPr>
          <w:p w14:paraId="4021CE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BED2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4.3.2.4</w:t>
            </w:r>
          </w:p>
        </w:tc>
      </w:tr>
    </w:tbl>
    <w:p w14:paraId="7B9955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1" w:name="bookmark=id.buqkrv3g65vs" w:colFirst="0" w:colLast="0"/>
      <w:bookmarkEnd w:id="3381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Ответ клиенту без ссылок СУЗ</w:t>
      </w:r>
    </w:p>
    <w:tbl>
      <w:tblPr>
        <w:tblStyle w:val="7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76A362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641F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0152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176C4139" w14:textId="77777777" w:rsidTr="009D43E8">
        <w:tc>
          <w:tcPr>
            <w:tcW w:w="2640" w:type="dxa"/>
          </w:tcPr>
          <w:p w14:paraId="20AC41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B6406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не видит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в ответе</w:t>
            </w:r>
          </w:p>
        </w:tc>
      </w:tr>
      <w:tr w:rsidR="009D43E8" w14:paraId="4F19D6A2" w14:textId="77777777" w:rsidTr="009D43E8">
        <w:tc>
          <w:tcPr>
            <w:tcW w:w="2640" w:type="dxa"/>
          </w:tcPr>
          <w:p w14:paraId="2F0ED5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71296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 выполнен.</w:t>
            </w:r>
          </w:p>
        </w:tc>
      </w:tr>
      <w:tr w:rsidR="009D43E8" w14:paraId="57AA3818" w14:textId="77777777" w:rsidTr="009D43E8">
        <w:tc>
          <w:tcPr>
            <w:tcW w:w="2640" w:type="dxa"/>
          </w:tcPr>
          <w:p w14:paraId="2D4BDB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22104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отправляет ответ на основе подсказки. </w:t>
            </w:r>
            <w:r>
              <w:rPr>
                <w:rFonts w:ascii="Arial" w:eastAsia="Arial" w:hAnsi="Arial" w:cs="Arial"/>
                <w:color w:val="000000"/>
              </w:rPr>
              <w:t>2. Проверить виджет клиента.</w:t>
            </w:r>
          </w:p>
        </w:tc>
      </w:tr>
      <w:tr w:rsidR="009D43E8" w:rsidRPr="0050000B" w14:paraId="3E448F5C" w14:textId="77777777" w:rsidTr="009D43E8">
        <w:tc>
          <w:tcPr>
            <w:tcW w:w="2640" w:type="dxa"/>
          </w:tcPr>
          <w:p w14:paraId="3836D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55F2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Сообщение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СУЗ; оператор при этом видел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31"/>
                <w:id w:val="18243508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в панели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14:paraId="37C51372" w14:textId="77777777" w:rsidTr="009D43E8">
        <w:tc>
          <w:tcPr>
            <w:tcW w:w="2640" w:type="dxa"/>
          </w:tcPr>
          <w:p w14:paraId="673C90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7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6294D6B4" w14:textId="77777777" w:rsidTr="009D43E8">
        <w:tc>
          <w:tcPr>
            <w:tcW w:w="2640" w:type="dxa"/>
          </w:tcPr>
          <w:p w14:paraId="1E87D2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B9AF4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10F7216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Закрытие диалога, история сохранена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C4A37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C97F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424A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C6FAC1D" w14:textId="77777777" w:rsidTr="009D43E8">
        <w:tc>
          <w:tcPr>
            <w:tcW w:w="2640" w:type="dxa"/>
          </w:tcPr>
          <w:p w14:paraId="26427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E91DA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Закрытие диалога с обязательной тематикой и сохранением истории</w:t>
            </w:r>
          </w:p>
        </w:tc>
      </w:tr>
      <w:tr w:rsidR="009D43E8" w:rsidRPr="0050000B" w14:paraId="6515803C" w14:textId="77777777" w:rsidTr="009D43E8">
        <w:tc>
          <w:tcPr>
            <w:tcW w:w="2640" w:type="dxa"/>
          </w:tcPr>
          <w:p w14:paraId="032A91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13209C36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диалог в АРМ;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2E3A843E" w14:textId="77777777" w:rsidTr="009D43E8">
        <w:tc>
          <w:tcPr>
            <w:tcW w:w="2640" w:type="dxa"/>
          </w:tcPr>
          <w:p w14:paraId="04E56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084B5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Завершить переписку. 2. Нажать «Закрыть». 3. Выбрать тематику (обязательно). </w:t>
            </w:r>
            <w:r>
              <w:t>4. Подтвердить закрытие. 5. Открыть историю/карточку клиента повторно.</w:t>
            </w:r>
          </w:p>
        </w:tc>
      </w:tr>
      <w:tr w:rsidR="009D43E8" w:rsidRPr="0050000B" w14:paraId="63F36299" w14:textId="77777777" w:rsidTr="009D43E8">
        <w:tc>
          <w:tcPr>
            <w:tcW w:w="2640" w:type="dxa"/>
          </w:tcPr>
          <w:p w14:paraId="15F00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3A1DE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закрыт; тематика сохранена; история переписки доступна; при необходимости показан </w:t>
            </w:r>
            <w:r>
              <w:t>post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 xml:space="preserve"> опрос клиенту.</w:t>
            </w:r>
          </w:p>
        </w:tc>
      </w:tr>
      <w:tr w:rsidR="009D43E8" w14:paraId="26E5043D" w14:textId="77777777" w:rsidTr="009D43E8">
        <w:tc>
          <w:tcPr>
            <w:tcW w:w="2640" w:type="dxa"/>
          </w:tcPr>
          <w:p w14:paraId="0B1A8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131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70B13D8A" w14:textId="77777777" w:rsidTr="009D43E8">
        <w:tc>
          <w:tcPr>
            <w:tcW w:w="2640" w:type="dxa"/>
          </w:tcPr>
          <w:p w14:paraId="3AE04C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E4FC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UC-O4 · FR-CHAT-08 · 4.4</w:t>
            </w:r>
          </w:p>
        </w:tc>
      </w:tr>
    </w:tbl>
    <w:p w14:paraId="02FD9821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2" w:name="bookmark=id.mrkbc8pru4ob" w:colFirst="0" w:colLast="0"/>
      <w:bookmarkEnd w:id="3382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-07 — Админ: настройка виджета и точек размещения</w:t>
      </w:r>
    </w:p>
    <w:tbl>
      <w:tblPr>
        <w:tblStyle w:val="7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5A5136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1CA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67731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4366378" w14:textId="77777777" w:rsidTr="009D43E8">
        <w:tc>
          <w:tcPr>
            <w:tcW w:w="2640" w:type="dxa"/>
          </w:tcPr>
          <w:p w14:paraId="48E67B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4D0DC4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конфигурации виджета для точки размещения</w:t>
            </w:r>
          </w:p>
        </w:tc>
      </w:tr>
      <w:tr w:rsidR="009D43E8" w:rsidRPr="0050000B" w14:paraId="7BD231A3" w14:textId="77777777" w:rsidTr="009D43E8">
        <w:tc>
          <w:tcPr>
            <w:tcW w:w="2640" w:type="dxa"/>
          </w:tcPr>
          <w:p w14:paraId="5592B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7894B4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КЦ авторизован в панели; создан хотя бы один отдел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1).</w:t>
            </w:r>
          </w:p>
        </w:tc>
      </w:tr>
      <w:tr w:rsidR="009D43E8" w:rsidRPr="0050000B" w14:paraId="4546D7B9" w14:textId="77777777" w:rsidTr="009D43E8">
        <w:tc>
          <w:tcPr>
            <w:tcW w:w="2640" w:type="dxa"/>
          </w:tcPr>
          <w:p w14:paraId="49C73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AE52EF1" w14:textId="781B54A6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32"/>
                <w:id w:val="-196049204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«Каналы → Виджеты». 2. Создать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="00317F00"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точки (сайт / </w:t>
            </w:r>
            <w:ins w:id="3383" w:author="Никита Гринь" w:date="2026-08-03T14:13:00Z" w16du:dateUtc="2026-08-03T11:13:00Z">
              <w:r w:rsidR="005F798B">
                <w:rPr>
                  <w:lang w:val="ru-RU"/>
                </w:rPr>
                <w:t>иные каналы банка</w:t>
              </w:r>
              <w:r w:rsidR="005F798B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3384"/>
            <w:del w:id="3385" w:author="Никита Гринь" w:date="2026-08-03T14:13:00Z" w16du:dateUtc="2026-08-03T11:13:00Z"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>ИБ / М-банкинг</w:delText>
              </w:r>
              <w:commentRangeEnd w:id="3384"/>
              <w:r w:rsidR="00096124" w:rsidRPr="003C42DA" w:rsidDel="005F798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384"/>
              </w:r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 лендинг). 3. Настроить параметры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 (дизайн, </w:t>
            </w:r>
            <w:r w:rsidR="00317F00">
              <w:rPr>
                <w:rFonts w:ascii="Arial" w:eastAsia="Arial" w:hAnsi="Arial" w:cs="Arial"/>
                <w:color w:val="000000"/>
              </w:rPr>
              <w:t>CSP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форма, маршрутизация). 4. Скопировать </w:t>
            </w:r>
            <w:r w:rsidR="00317F00">
              <w:rPr>
                <w:rFonts w:ascii="Arial" w:eastAsia="Arial" w:hAnsi="Arial" w:cs="Arial"/>
                <w:color w:val="000000"/>
              </w:rPr>
              <w:t>embed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-код. 5. Проверить предпросмотр. 6. Убедиться, что мессенджеры (</w:t>
            </w:r>
            <w:r w:rsidR="00317F00">
              <w:rPr>
                <w:rFonts w:ascii="Arial" w:eastAsia="Arial" w:hAnsi="Arial" w:cs="Arial"/>
                <w:color w:val="000000"/>
              </w:rPr>
              <w:t>Telegram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Viber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 w:rsidR="00317F00">
              <w:rPr>
                <w:rFonts w:ascii="Arial" w:eastAsia="Arial" w:hAnsi="Arial" w:cs="Arial"/>
                <w:color w:val="000000"/>
              </w:rPr>
              <w:t>VK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OK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="00317F00">
              <w:rPr>
                <w:rFonts w:ascii="Arial" w:eastAsia="Arial" w:hAnsi="Arial" w:cs="Arial"/>
                <w:color w:val="000000"/>
              </w:rPr>
              <w:t>API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настраиваются в отдельных разделах панели (не через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.5.3.1).</w:t>
            </w:r>
          </w:p>
        </w:tc>
      </w:tr>
      <w:tr w:rsidR="009D43E8" w14:paraId="48DDC11E" w14:textId="77777777" w:rsidTr="009D43E8">
        <w:tc>
          <w:tcPr>
            <w:tcW w:w="2640" w:type="dxa"/>
          </w:tcPr>
          <w:p w14:paraId="49CEBD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1B5938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Код встраивания сгенерирован; виджет отображается в предпросмотре; в списке каналов виджет отдел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от адаптеров мессенджеров, соцсетей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</w:t>
            </w:r>
            <w:r>
              <w:rPr>
                <w:rFonts w:ascii="Arial" w:eastAsia="Arial" w:hAnsi="Arial" w:cs="Arial"/>
                <w:color w:val="000000"/>
              </w:rPr>
              <w:t>[34]).</w:t>
            </w:r>
          </w:p>
        </w:tc>
      </w:tr>
      <w:tr w:rsidR="009D43E8" w14:paraId="465B4E5B" w14:textId="77777777" w:rsidTr="009D43E8">
        <w:tc>
          <w:tcPr>
            <w:tcW w:w="2640" w:type="dxa"/>
          </w:tcPr>
          <w:p w14:paraId="7E466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EC99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08D6134" w14:textId="77777777" w:rsidTr="009D43E8">
        <w:tc>
          <w:tcPr>
            <w:tcW w:w="2640" w:type="dxa"/>
          </w:tcPr>
          <w:p w14:paraId="37D9C8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8DEA5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UC-A1, UC-A2, FR-CHAT-01, FR-CC-09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4.1.9, §4.4</w:t>
            </w:r>
          </w:p>
        </w:tc>
      </w:tr>
    </w:tbl>
    <w:p w14:paraId="5A92D0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Вход в АРМ через </w:t>
      </w:r>
      <w:r>
        <w:rPr>
          <w:b/>
        </w:rPr>
        <w:t>AD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D6DD0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4ABC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722D1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E1AA0F9" w14:textId="77777777" w:rsidTr="009D43E8">
        <w:tc>
          <w:tcPr>
            <w:tcW w:w="2640" w:type="dxa"/>
          </w:tcPr>
          <w:p w14:paraId="56E9C9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1F1A3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Авторизация оператора онлайн-чата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</w:p>
        </w:tc>
      </w:tr>
      <w:tr w:rsidR="009D43E8" w:rsidRPr="0050000B" w14:paraId="304DA881" w14:textId="77777777" w:rsidTr="009D43E8">
        <w:tc>
          <w:tcPr>
            <w:tcW w:w="2640" w:type="dxa"/>
          </w:tcPr>
          <w:p w14:paraId="2E9E35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6817AB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Стенд с интеграцией </w:t>
            </w:r>
            <w:r>
              <w:t>AD</w:t>
            </w:r>
            <w:r w:rsidRPr="009962AA">
              <w:rPr>
                <w:lang w:val="ru-RU"/>
              </w:rPr>
              <w:t xml:space="preserve"> (после готовности ДРиРИТ / </w:t>
            </w:r>
            <w:r>
              <w:t>VII</w:t>
            </w:r>
            <w:r w:rsidRPr="009962AA">
              <w:rPr>
                <w:lang w:val="ru-RU"/>
              </w:rPr>
              <w:t>.5 №4). Учётная запись тестового оператора в нужной группе.</w:t>
            </w:r>
          </w:p>
        </w:tc>
      </w:tr>
      <w:tr w:rsidR="009D43E8" w:rsidRPr="0050000B" w14:paraId="12AAF101" w14:textId="77777777" w:rsidTr="009D43E8">
        <w:tc>
          <w:tcPr>
            <w:tcW w:w="2640" w:type="dxa"/>
          </w:tcPr>
          <w:p w14:paraId="2E4637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6CD07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АРМ без локального пароля приложения (</w:t>
            </w:r>
            <w:r>
              <w:t>SSO</w:t>
            </w:r>
            <w:r w:rsidRPr="009962AA">
              <w:rPr>
                <w:lang w:val="ru-RU"/>
              </w:rPr>
              <w:t>/</w:t>
            </w:r>
            <w:r>
              <w:t>AD</w:t>
            </w:r>
            <w:r w:rsidRPr="009962AA">
              <w:rPr>
                <w:lang w:val="ru-RU"/>
              </w:rPr>
              <w:t>). 2. Войти доменной УЗ. 3. Проверить доступ к очередям по роли.</w:t>
            </w:r>
          </w:p>
        </w:tc>
      </w:tr>
      <w:tr w:rsidR="009D43E8" w:rsidRPr="0050000B" w14:paraId="4345A99E" w14:textId="77777777" w:rsidTr="009D43E8">
        <w:tc>
          <w:tcPr>
            <w:tcW w:w="2640" w:type="dxa"/>
          </w:tcPr>
          <w:p w14:paraId="42EC5F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112A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Успешный вход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  <w:r w:rsidRPr="009962AA">
              <w:rPr>
                <w:lang w:val="ru-RU"/>
              </w:rPr>
              <w:t xml:space="preserve">; права соответствуют роли. Если </w:t>
            </w:r>
            <w:r>
              <w:t>AD</w:t>
            </w:r>
            <w:r w:rsidRPr="009962AA">
              <w:rPr>
                <w:lang w:val="ru-RU"/>
              </w:rPr>
              <w:t xml:space="preserve"> на стенде ещё не готов — статус «открыто», зафиксировать блокер.</w:t>
            </w:r>
          </w:p>
        </w:tc>
      </w:tr>
      <w:tr w:rsidR="009D43E8" w14:paraId="24A4B79E" w14:textId="77777777" w:rsidTr="009D43E8">
        <w:tc>
          <w:tcPr>
            <w:tcW w:w="2640" w:type="dxa"/>
          </w:tcPr>
          <w:p w14:paraId="6288E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840A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AD test</w:t>
            </w:r>
          </w:p>
        </w:tc>
      </w:tr>
      <w:tr w:rsidR="009D43E8" w14:paraId="3712CD50" w14:textId="77777777" w:rsidTr="009D43E8">
        <w:tc>
          <w:tcPr>
            <w:tcW w:w="2640" w:type="dxa"/>
          </w:tcPr>
          <w:p w14:paraId="5E24F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0D5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FR-CHAT-19 · 4.4 · VII.5 №4</w:t>
            </w:r>
          </w:p>
        </w:tc>
      </w:tr>
    </w:tbl>
    <w:p w14:paraId="675B50C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Супервизор: наблюдение и перевод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85B05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37A1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229CA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50A587A8" w14:textId="77777777" w:rsidTr="009D43E8">
        <w:tc>
          <w:tcPr>
            <w:tcW w:w="2640" w:type="dxa"/>
          </w:tcPr>
          <w:p w14:paraId="26F09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65FB4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Супервизор видит диалоги и переназначает</w:t>
            </w:r>
          </w:p>
        </w:tc>
      </w:tr>
      <w:tr w:rsidR="009D43E8" w:rsidRPr="0050000B" w14:paraId="44E68010" w14:textId="77777777" w:rsidTr="009D43E8">
        <w:tc>
          <w:tcPr>
            <w:tcW w:w="2640" w:type="dxa"/>
          </w:tcPr>
          <w:p w14:paraId="79521F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5E8F9225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 супервизора; есть активный диалог у оператора </w:t>
            </w:r>
            <w:r>
              <w:t>A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30BBD56D" w14:textId="77777777" w:rsidTr="009D43E8">
        <w:tc>
          <w:tcPr>
            <w:tcW w:w="2640" w:type="dxa"/>
          </w:tcPr>
          <w:p w14:paraId="59CBD1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Шаги</w:t>
            </w:r>
          </w:p>
        </w:tc>
        <w:tc>
          <w:tcPr>
            <w:tcW w:w="6180" w:type="dxa"/>
          </w:tcPr>
          <w:p w14:paraId="7B3EBBE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экран супервизора. 2. Найти активный диалог оператора </w:t>
            </w:r>
            <w:r>
              <w:t>A</w:t>
            </w:r>
            <w:r w:rsidRPr="009962AA">
              <w:rPr>
                <w:lang w:val="ru-RU"/>
              </w:rPr>
              <w:t xml:space="preserve">. 3. </w:t>
            </w:r>
            <w:r>
              <w:t>Перевести/переназначить на оператора B. 4. Проверить АРМ B.</w:t>
            </w:r>
          </w:p>
        </w:tc>
      </w:tr>
      <w:tr w:rsidR="009D43E8" w:rsidRPr="0050000B" w14:paraId="034E88E1" w14:textId="77777777" w:rsidTr="009D43E8">
        <w:tc>
          <w:tcPr>
            <w:tcW w:w="2640" w:type="dxa"/>
          </w:tcPr>
          <w:p w14:paraId="30F79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D465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доступен супервизору для наблюдения; после перевода отображается у оператора </w:t>
            </w:r>
            <w:r>
              <w:t>B</w:t>
            </w:r>
            <w:r w:rsidRPr="009962AA">
              <w:rPr>
                <w:lang w:val="ru-RU"/>
              </w:rPr>
              <w:t xml:space="preserve"> и снимается с </w:t>
            </w:r>
            <w:r>
              <w:t>A</w:t>
            </w:r>
            <w:r w:rsidRPr="009962AA">
              <w:rPr>
                <w:lang w:val="ru-RU"/>
              </w:rPr>
              <w:t xml:space="preserve"> (по правилам маршрутизации).</w:t>
            </w:r>
          </w:p>
        </w:tc>
      </w:tr>
      <w:tr w:rsidR="009D43E8" w14:paraId="4B206C54" w14:textId="77777777" w:rsidTr="009D43E8">
        <w:tc>
          <w:tcPr>
            <w:tcW w:w="2640" w:type="dxa"/>
          </w:tcPr>
          <w:p w14:paraId="76E5D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2C93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41F99D5" w14:textId="77777777" w:rsidTr="009D43E8">
        <w:tc>
          <w:tcPr>
            <w:tcW w:w="2640" w:type="dxa"/>
          </w:tcPr>
          <w:p w14:paraId="35E8A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876E4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UC-S1, UC-S2 · FR-CHAT-18 · 4.4</w:t>
            </w:r>
          </w:p>
        </w:tc>
      </w:tr>
    </w:tbl>
    <w:p w14:paraId="0B5D62C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 xml:space="preserve">CHAT-T-10 — </w:t>
      </w:r>
      <w:commentRangeStart w:id="3386"/>
      <w:commentRangeStart w:id="3387"/>
      <w:r>
        <w:rPr>
          <w:b/>
        </w:rPr>
        <w:t>Бот первой линии</w:t>
      </w:r>
      <w:commentRangeEnd w:id="3386"/>
      <w:r w:rsidR="0089667D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3386"/>
      </w:r>
      <w:commentRangeEnd w:id="3387"/>
      <w:r w:rsidR="009D69A6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3387"/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719F75C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A29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0DEE2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6F96C931" w14:textId="77777777" w:rsidTr="009D43E8">
        <w:tc>
          <w:tcPr>
            <w:tcW w:w="2640" w:type="dxa"/>
          </w:tcPr>
          <w:p w14:paraId="0D77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8A366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первой линии с эскалацией на оператора</w:t>
            </w:r>
          </w:p>
        </w:tc>
      </w:tr>
      <w:tr w:rsidR="009D43E8" w:rsidRPr="0050000B" w14:paraId="29316775" w14:textId="77777777" w:rsidTr="009D43E8">
        <w:tc>
          <w:tcPr>
            <w:tcW w:w="2640" w:type="dxa"/>
          </w:tcPr>
          <w:p w14:paraId="06B147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5A0266D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Администратор включил сценарий бота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4); оператор </w:t>
            </w:r>
            <w:r>
              <w:t>online</w:t>
            </w:r>
            <w:r w:rsidRPr="009962AA">
              <w:rPr>
                <w:lang w:val="ru-RU"/>
              </w:rPr>
              <w:t xml:space="preserve"> для эскалации.</w:t>
            </w:r>
          </w:p>
        </w:tc>
      </w:tr>
      <w:tr w:rsidR="009D43E8" w:rsidRPr="006100D9" w14:paraId="3986519F" w14:textId="77777777" w:rsidTr="009D43E8">
        <w:tc>
          <w:tcPr>
            <w:tcW w:w="2640" w:type="dxa"/>
          </w:tcPr>
          <w:p w14:paraId="675AC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0034B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начинает диалог в виджете. 2. Получить ответ/меню бота. 3. Инициировать эскалацию </w:t>
            </w:r>
            <w:r>
              <w:t>(запрос оператора / условие сценария). 4. Проверить назначение на оператора.</w:t>
            </w:r>
          </w:p>
        </w:tc>
      </w:tr>
      <w:tr w:rsidR="009D43E8" w:rsidRPr="0050000B" w14:paraId="3F81AA16" w14:textId="77777777" w:rsidTr="009D43E8">
        <w:tc>
          <w:tcPr>
            <w:tcW w:w="2640" w:type="dxa"/>
          </w:tcPr>
          <w:p w14:paraId="70F603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8E3A01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обрабатывает первую линию; при эскалации диалог попадает к оператору без потери истории клиента.</w:t>
            </w:r>
          </w:p>
        </w:tc>
      </w:tr>
      <w:tr w:rsidR="009D43E8" w14:paraId="59AC3023" w14:textId="77777777" w:rsidTr="009D43E8">
        <w:tc>
          <w:tcPr>
            <w:tcW w:w="2640" w:type="dxa"/>
          </w:tcPr>
          <w:p w14:paraId="6C66E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1D31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399988EA" w14:textId="77777777" w:rsidTr="009D43E8">
        <w:tc>
          <w:tcPr>
            <w:tcW w:w="2640" w:type="dxa"/>
          </w:tcPr>
          <w:p w14:paraId="3DBF88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77D82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UC-A4, UC-O7 · FR-CHAT-17 · 4.4</w:t>
            </w:r>
          </w:p>
        </w:tc>
      </w:tr>
    </w:tbl>
    <w:p w14:paraId="5226455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CHAT-T-11 — Оперативная панель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4D8FD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3FB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47A59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10753A3" w14:textId="77777777" w:rsidTr="009D43E8">
        <w:tc>
          <w:tcPr>
            <w:tcW w:w="2640" w:type="dxa"/>
          </w:tcPr>
          <w:p w14:paraId="137BD2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044F8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Оперативная панель: диалоги + сопутствующая информация в </w:t>
            </w:r>
            <w:r>
              <w:t>real</w:t>
            </w:r>
            <w:r w:rsidRPr="009962AA">
              <w:rPr>
                <w:lang w:val="ru-RU"/>
              </w:rPr>
              <w:t>-</w:t>
            </w:r>
            <w:r>
              <w:t>time</w:t>
            </w:r>
          </w:p>
        </w:tc>
      </w:tr>
      <w:tr w:rsidR="009D43E8" w:rsidRPr="0050000B" w14:paraId="588CDB0F" w14:textId="77777777" w:rsidTr="009D43E8">
        <w:tc>
          <w:tcPr>
            <w:tcW w:w="2640" w:type="dxa"/>
          </w:tcPr>
          <w:p w14:paraId="51205A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12B634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супервизора или аналитика; есть активные диалоги телефонии и/или онлайн-чата.</w:t>
            </w:r>
          </w:p>
        </w:tc>
      </w:tr>
      <w:tr w:rsidR="009D43E8" w:rsidRPr="0050000B" w14:paraId="221057F3" w14:textId="77777777" w:rsidTr="009D43E8">
        <w:tc>
          <w:tcPr>
            <w:tcW w:w="2640" w:type="dxa"/>
          </w:tcPr>
          <w:p w14:paraId="2EBCAB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7152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оперативную панель. 2. Проверить наличие списка/карточек диалогов (не только </w:t>
            </w:r>
            <w:r>
              <w:t>KPI</w:t>
            </w:r>
            <w:r w:rsidRPr="009962AA">
              <w:rPr>
                <w:lang w:val="ru-RU"/>
              </w:rPr>
              <w:t>). 3. Открыть карточку диалога и сопутствующие поля (канал, оператор, тематика, времена, подсказка/отметка).</w:t>
            </w:r>
          </w:p>
        </w:tc>
      </w:tr>
      <w:tr w:rsidR="009D43E8" w:rsidRPr="0050000B" w14:paraId="5C461F35" w14:textId="77777777" w:rsidTr="009D43E8">
        <w:tc>
          <w:tcPr>
            <w:tcW w:w="2640" w:type="dxa"/>
          </w:tcPr>
          <w:p w14:paraId="680ABE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F362C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 реальном времени видны диалоги со сопутствующей информацией; сводные показатели дополняют список, но не заменяют его (§4.7.3.1).</w:t>
            </w:r>
          </w:p>
        </w:tc>
      </w:tr>
      <w:tr w:rsidR="009D43E8" w14:paraId="591A55AA" w14:textId="77777777" w:rsidTr="009D43E8">
        <w:tc>
          <w:tcPr>
            <w:tcW w:w="2640" w:type="dxa"/>
          </w:tcPr>
          <w:p w14:paraId="09281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29E3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25FC20A4" w14:textId="77777777" w:rsidTr="009D43E8">
        <w:tc>
          <w:tcPr>
            <w:tcW w:w="2640" w:type="dxa"/>
          </w:tcPr>
          <w:p w14:paraId="62552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Связь</w:t>
            </w:r>
          </w:p>
        </w:tc>
        <w:tc>
          <w:tcPr>
            <w:tcW w:w="6180" w:type="dxa"/>
          </w:tcPr>
          <w:p w14:paraId="78EC8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UC-CHAT-R1 · FR-RPT-CC-03 · 4.7.3.1</w:t>
            </w:r>
          </w:p>
        </w:tc>
      </w:tr>
    </w:tbl>
    <w:p w14:paraId="547D0AB8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-12 — Мессенджер: сообщение → АРМ → ответ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B8FCF6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1118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DA30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749C4222" w14:textId="77777777" w:rsidTr="009D43E8">
        <w:tc>
          <w:tcPr>
            <w:tcW w:w="2640" w:type="dxa"/>
          </w:tcPr>
          <w:p w14:paraId="67140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6548C6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Канал мессенджера (</w:t>
            </w:r>
            <w:r>
              <w:t>Telegram</w:t>
            </w:r>
            <w:r w:rsidRPr="009962AA">
              <w:rPr>
                <w:lang w:val="ru-RU"/>
              </w:rPr>
              <w:t>/</w:t>
            </w:r>
            <w:r>
              <w:t>Viber</w:t>
            </w:r>
            <w:r w:rsidRPr="009962AA">
              <w:rPr>
                <w:lang w:val="ru-RU"/>
              </w:rPr>
              <w:t>): сквозной ответ</w:t>
            </w:r>
          </w:p>
        </w:tc>
      </w:tr>
      <w:tr w:rsidR="009D43E8" w:rsidRPr="0050000B" w14:paraId="1B15A8CF" w14:textId="77777777" w:rsidTr="009D43E8">
        <w:tc>
          <w:tcPr>
            <w:tcW w:w="2640" w:type="dxa"/>
          </w:tcPr>
          <w:p w14:paraId="29A1F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6252BF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Адаптер мессенджера настроен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5);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50000B" w14:paraId="02B716F1" w14:textId="77777777" w:rsidTr="009D43E8">
        <w:tc>
          <w:tcPr>
            <w:tcW w:w="2640" w:type="dxa"/>
          </w:tcPr>
          <w:p w14:paraId="28F9D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3F39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пишет в мессенджер. 2. Диалог появляется в АРМ. 3. Оператор отвечает. 4. Клиент получает ответ в мессенджере.</w:t>
            </w:r>
          </w:p>
        </w:tc>
      </w:tr>
      <w:tr w:rsidR="009D43E8" w:rsidRPr="0050000B" w14:paraId="07AF946B" w14:textId="77777777" w:rsidTr="009D43E8">
        <w:tc>
          <w:tcPr>
            <w:tcW w:w="2640" w:type="dxa"/>
          </w:tcPr>
          <w:p w14:paraId="44F7C7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0ABB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Сообщение доставлено в единое АРМ; ответ клиента уходит в тот же канал; канал идентифицирован в карточке диалога.</w:t>
            </w:r>
          </w:p>
        </w:tc>
      </w:tr>
      <w:tr w:rsidR="009D43E8" w14:paraId="0303F53A" w14:textId="77777777" w:rsidTr="009D43E8">
        <w:tc>
          <w:tcPr>
            <w:tcW w:w="2640" w:type="dxa"/>
          </w:tcPr>
          <w:p w14:paraId="75DD92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04F08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test-бот мессенджера</w:t>
            </w:r>
          </w:p>
        </w:tc>
      </w:tr>
      <w:tr w:rsidR="009D43E8" w14:paraId="033B9FFC" w14:textId="77777777" w:rsidTr="009D43E8">
        <w:tc>
          <w:tcPr>
            <w:tcW w:w="2640" w:type="dxa"/>
          </w:tcPr>
          <w:p w14:paraId="49E37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64800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UC-K2, UC-A5 · 4.4.6</w:t>
            </w:r>
          </w:p>
        </w:tc>
      </w:tr>
    </w:tbl>
    <w:p w14:paraId="5AD6EC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8" w:name="bookmark=id.y9qgv9hphv9h" w:colFirst="0" w:colLast="0"/>
      <w:bookmarkEnd w:id="3388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-13 — Единая история между каналами</w:t>
      </w:r>
    </w:p>
    <w:tbl>
      <w:tblPr>
        <w:tblStyle w:val="7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39456A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4AE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DB37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4DE2D6F4" w14:textId="77777777" w:rsidTr="009D43E8">
        <w:tc>
          <w:tcPr>
            <w:tcW w:w="2640" w:type="dxa"/>
          </w:tcPr>
          <w:p w14:paraId="371246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321AC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Кросс-канальная история и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</w:t>
            </w:r>
          </w:p>
        </w:tc>
      </w:tr>
      <w:tr w:rsidR="009D43E8" w:rsidRPr="0050000B" w14:paraId="72EAD418" w14:textId="77777777" w:rsidTr="009D43E8">
        <w:tc>
          <w:tcPr>
            <w:tcW w:w="2640" w:type="dxa"/>
          </w:tcPr>
          <w:p w14:paraId="125D3A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D9B89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клиент ранее обращался по телефону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 онлайн-чате; идентификаторы сопоставлены (телефон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2E369F33" w14:textId="77777777" w:rsidTr="009D43E8">
        <w:tc>
          <w:tcPr>
            <w:tcW w:w="2640" w:type="dxa"/>
          </w:tcPr>
          <w:p w14:paraId="35D79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389"/>
            <w:commentRangeStart w:id="3390"/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  <w:commentRangeEnd w:id="3389"/>
            <w:r w:rsidR="002A746C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389"/>
            </w:r>
            <w:commentRangeEnd w:id="3390"/>
            <w:r w:rsidR="00EB4DBB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390"/>
            </w:r>
          </w:p>
        </w:tc>
        <w:tc>
          <w:tcPr>
            <w:tcW w:w="5280" w:type="dxa"/>
          </w:tcPr>
          <w:p w14:paraId="2BF6981F" w14:textId="77777777" w:rsidR="009D43E8" w:rsidRPr="00BE749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с тем же телефоном открывает диалог в онлайн-чате. 2. Оператор принимает диалог в АРМ. 3. Открыть панель истории /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4. Запросить детальный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(если настроен ручной вызов). 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5. Отправить новое сообщение клиента и проверить подсказку суфл</w:t>
            </w:r>
            <w:r w:rsidRPr="00BE7492">
              <w:rPr>
                <w:rFonts w:ascii="Arial" w:eastAsia="Arial" w:hAnsi="Arial" w:cs="Arial"/>
                <w:lang w:val="ru-RU"/>
              </w:rPr>
              <w:t>е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:rsidRPr="0050000B" w14:paraId="02A12E6E" w14:textId="77777777" w:rsidTr="009D43E8">
        <w:tc>
          <w:tcPr>
            <w:tcW w:w="2640" w:type="dxa"/>
          </w:tcPr>
          <w:p w14:paraId="00863B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8A08F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истории видны обращения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+ онлайн-чат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выжимку из звонка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/ФИО оператора); подсказка учитывает контекст предыдущих диалогов (§4.3.1.13–14, §4.3.2.11–12).</w:t>
            </w:r>
          </w:p>
        </w:tc>
      </w:tr>
      <w:tr w:rsidR="009D43E8" w14:paraId="05ABF8DE" w14:textId="77777777" w:rsidTr="009D43E8">
        <w:tc>
          <w:tcPr>
            <w:tcW w:w="2640" w:type="dxa"/>
          </w:tcPr>
          <w:p w14:paraId="7C7E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2C70FD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Oktell</w:t>
            </w:r>
          </w:p>
        </w:tc>
      </w:tr>
      <w:tr w:rsidR="009D43E8" w14:paraId="4535DBDA" w14:textId="77777777" w:rsidTr="009D43E8">
        <w:tc>
          <w:tcPr>
            <w:tcW w:w="2640" w:type="dxa"/>
          </w:tcPr>
          <w:p w14:paraId="31770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E11A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UC-K3, FR-SUF-15, FR-CHAT-07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4.3.1.13, 4.3.1.14, 4.3.2.11, 4.3.2.12</w:t>
            </w:r>
          </w:p>
        </w:tc>
      </w:tr>
    </w:tbl>
    <w:p w14:paraId="21752DA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CHAT-T-14 — Отчёт за период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00D4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657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BCD6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797D369" w14:textId="77777777" w:rsidTr="009D43E8">
        <w:tc>
          <w:tcPr>
            <w:tcW w:w="2640" w:type="dxa"/>
          </w:tcPr>
          <w:p w14:paraId="67E74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E33E2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Свод/отчёт онлайн-чата за период с выгрузкой</w:t>
            </w:r>
          </w:p>
        </w:tc>
      </w:tr>
      <w:tr w:rsidR="009D43E8" w:rsidRPr="0050000B" w14:paraId="6F7F545E" w14:textId="77777777" w:rsidTr="009D43E8">
        <w:tc>
          <w:tcPr>
            <w:tcW w:w="2640" w:type="dxa"/>
          </w:tcPr>
          <w:p w14:paraId="36963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B1353B7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Есть закрытые диалоги за период; роль аналитика/админа.</w:t>
            </w:r>
          </w:p>
        </w:tc>
      </w:tr>
      <w:tr w:rsidR="009D43E8" w:rsidRPr="006100D9" w14:paraId="3966FA8E" w14:textId="77777777" w:rsidTr="009D43E8">
        <w:tc>
          <w:tcPr>
            <w:tcW w:w="2640" w:type="dxa"/>
          </w:tcPr>
          <w:p w14:paraId="02D47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D2D2E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отчётность онлайн-чата / дашборд за период. 2. Задать фильтры канал/период. 3. Проверить ключевые метрики по формулам свода §4.4.41. </w:t>
            </w:r>
            <w:r>
              <w:t>4. Выгрузить xlsx/pdf.</w:t>
            </w:r>
          </w:p>
        </w:tc>
      </w:tr>
      <w:tr w:rsidR="009D43E8" w:rsidRPr="0050000B" w14:paraId="66C5359F" w14:textId="77777777" w:rsidTr="009D43E8">
        <w:tc>
          <w:tcPr>
            <w:tcW w:w="2640" w:type="dxa"/>
          </w:tcPr>
          <w:p w14:paraId="3EA6E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1222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Отчёт сформирован; значения согласуются с тестовыми диалогами; файл выгрузки открывается.</w:t>
            </w:r>
          </w:p>
        </w:tc>
      </w:tr>
      <w:tr w:rsidR="009D43E8" w14:paraId="330E549B" w14:textId="77777777" w:rsidTr="009D43E8">
        <w:tc>
          <w:tcPr>
            <w:tcW w:w="2640" w:type="dxa"/>
          </w:tcPr>
          <w:p w14:paraId="36A6F4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E0DD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1559E5B8" w14:textId="77777777" w:rsidTr="009D43E8">
        <w:tc>
          <w:tcPr>
            <w:tcW w:w="2640" w:type="dxa"/>
          </w:tcPr>
          <w:p w14:paraId="47D085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A3BB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UC-CHAT-R2 · 4.4.41 / 4.7.4</w:t>
            </w:r>
          </w:p>
        </w:tc>
      </w:tr>
    </w:tbl>
    <w:p w14:paraId="34CE824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CHAT-T-15 — Офлайн-обращение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D895D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680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E5E2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FAB3602" w14:textId="77777777" w:rsidTr="009D43E8">
        <w:tc>
          <w:tcPr>
            <w:tcW w:w="2640" w:type="dxa"/>
          </w:tcPr>
          <w:p w14:paraId="59E36A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47536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Офлайн-сообщение вне рабочего времени / без операторов</w:t>
            </w:r>
          </w:p>
        </w:tc>
      </w:tr>
      <w:tr w:rsidR="009D43E8" w:rsidRPr="0050000B" w14:paraId="5C3CA547" w14:textId="77777777" w:rsidTr="009D43E8">
        <w:tc>
          <w:tcPr>
            <w:tcW w:w="2640" w:type="dxa"/>
          </w:tcPr>
          <w:p w14:paraId="0643BB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F74506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Настроено нерабочее время или отсутствуют </w:t>
            </w:r>
            <w:r>
              <w:t>online</w:t>
            </w:r>
            <w:r w:rsidRPr="009962AA">
              <w:rPr>
                <w:lang w:val="ru-RU"/>
              </w:rPr>
              <w:t>-операторы; виджет принимает офлайн.</w:t>
            </w:r>
          </w:p>
        </w:tc>
      </w:tr>
      <w:tr w:rsidR="009D43E8" w:rsidRPr="0050000B" w14:paraId="36BF6CBC" w14:textId="77777777" w:rsidTr="009D43E8">
        <w:tc>
          <w:tcPr>
            <w:tcW w:w="2640" w:type="dxa"/>
          </w:tcPr>
          <w:p w14:paraId="1D9D81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3E78AE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оставляет вопрос в нерабочее время (или при отсутствии </w:t>
            </w:r>
            <w:r>
              <w:t>online</w:t>
            </w:r>
            <w:r w:rsidRPr="009962AA">
              <w:rPr>
                <w:lang w:val="ru-RU"/>
              </w:rPr>
              <w:t>). 2. Проверить текст клиенту о возможности оставить вопрос. 3. В рабочее время оператор обрабатывает офлайн-обращение из очереди.</w:t>
            </w:r>
          </w:p>
        </w:tc>
      </w:tr>
      <w:tr w:rsidR="009D43E8" w:rsidRPr="0050000B" w14:paraId="6D53AF97" w14:textId="77777777" w:rsidTr="009D43E8">
        <w:tc>
          <w:tcPr>
            <w:tcW w:w="2640" w:type="dxa"/>
          </w:tcPr>
          <w:p w14:paraId="68BB4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3B121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Обращение сохранено как офлайн; попало в очередь; обработано оператором; в статистике отражено как офлайн.</w:t>
            </w:r>
          </w:p>
        </w:tc>
      </w:tr>
      <w:tr w:rsidR="009D43E8" w14:paraId="427351A3" w14:textId="77777777" w:rsidTr="009D43E8">
        <w:tc>
          <w:tcPr>
            <w:tcW w:w="2640" w:type="dxa"/>
          </w:tcPr>
          <w:p w14:paraId="3E841C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D4D1D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2BB94B3C" w14:textId="77777777" w:rsidTr="009D43E8">
        <w:tc>
          <w:tcPr>
            <w:tcW w:w="2640" w:type="dxa"/>
          </w:tcPr>
          <w:p w14:paraId="5D0FA2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E06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UC-K4 · FR-CHAT-15 · 4.4</w:t>
            </w:r>
          </w:p>
        </w:tc>
      </w:tr>
    </w:tbl>
    <w:p w14:paraId="7E8800D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CHAT-T-16 — Авто-диалог §4.3.2.8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D21B9A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94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FF74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6100D9" w14:paraId="5E3B1896" w14:textId="77777777" w:rsidTr="009D43E8">
        <w:tc>
          <w:tcPr>
            <w:tcW w:w="2640" w:type="dxa"/>
          </w:tcPr>
          <w:p w14:paraId="01DBF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ED0E05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Автоматизированный диалоговый сценарий/ветка 4.3.2.8</w:t>
            </w:r>
          </w:p>
        </w:tc>
      </w:tr>
      <w:tr w:rsidR="009D43E8" w:rsidRPr="0050000B" w14:paraId="48EA6547" w14:textId="77777777" w:rsidTr="009D43E8">
        <w:tc>
          <w:tcPr>
            <w:tcW w:w="2640" w:type="dxa"/>
          </w:tcPr>
          <w:p w14:paraId="1C2B1F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D538A3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Включён соответствующий авто-сценарий (бот/сценарий) на стенде.</w:t>
            </w:r>
          </w:p>
        </w:tc>
      </w:tr>
      <w:tr w:rsidR="009D43E8" w:rsidRPr="0050000B" w14:paraId="38E8224F" w14:textId="77777777" w:rsidTr="009D43E8">
        <w:tc>
          <w:tcPr>
            <w:tcW w:w="2640" w:type="dxa"/>
          </w:tcPr>
          <w:p w14:paraId="633C3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Шаги</w:t>
            </w:r>
          </w:p>
        </w:tc>
        <w:tc>
          <w:tcPr>
            <w:tcW w:w="6180" w:type="dxa"/>
          </w:tcPr>
          <w:p w14:paraId="17A1E5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инициирует тему, покрытую авто-сценарием. 2. Пройти шаги авто-диалога. 3. При необходимости проверить эскалацию на оператора.</w:t>
            </w:r>
          </w:p>
        </w:tc>
      </w:tr>
      <w:tr w:rsidR="009D43E8" w:rsidRPr="0050000B" w14:paraId="56CAA756" w14:textId="77777777" w:rsidTr="009D43E8">
        <w:tc>
          <w:tcPr>
            <w:tcW w:w="2640" w:type="dxa"/>
          </w:tcPr>
          <w:p w14:paraId="3C78F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7154A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Сценарий отрабатывает по настройке; клиент получает предусмотренные ответы/кнопки; эскалация сохраняет контекст.</w:t>
            </w:r>
          </w:p>
        </w:tc>
      </w:tr>
      <w:tr w:rsidR="009D43E8" w14:paraId="345283F4" w14:textId="77777777" w:rsidTr="009D43E8">
        <w:tc>
          <w:tcPr>
            <w:tcW w:w="2640" w:type="dxa"/>
          </w:tcPr>
          <w:p w14:paraId="378281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49CF4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5D0C44A" w14:textId="77777777" w:rsidTr="009D43E8">
        <w:tc>
          <w:tcPr>
            <w:tcW w:w="2640" w:type="dxa"/>
          </w:tcPr>
          <w:p w14:paraId="5C9CF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0E03E0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UC-O7 · 4.3.2.8</w:t>
            </w:r>
          </w:p>
        </w:tc>
      </w:tr>
    </w:tbl>
    <w:p w14:paraId="750735B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-17 — Просмотр диалога коллеги (</w:t>
      </w:r>
      <w:r>
        <w:rPr>
          <w:b/>
        </w:rPr>
        <w:t>read</w:t>
      </w:r>
      <w:r w:rsidRPr="009962AA">
        <w:rPr>
          <w:b/>
          <w:lang w:val="ru-RU"/>
        </w:rPr>
        <w:t>-</w:t>
      </w:r>
      <w:r>
        <w:rPr>
          <w:b/>
        </w:rPr>
        <w:t>only</w:t>
      </w:r>
      <w:r w:rsidRPr="009962AA">
        <w:rPr>
          <w:b/>
          <w:lang w:val="ru-RU"/>
        </w:rPr>
        <w:t>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2A79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A52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A03DC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18028BF" w14:textId="77777777" w:rsidTr="009D43E8">
        <w:tc>
          <w:tcPr>
            <w:tcW w:w="2640" w:type="dxa"/>
          </w:tcPr>
          <w:p w14:paraId="25751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8A874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Оператор/супервизор открывает диалог коллеги без права писать от его имени</w:t>
            </w:r>
          </w:p>
        </w:tc>
      </w:tr>
      <w:tr w:rsidR="009D43E8" w:rsidRPr="0050000B" w14:paraId="771217EC" w14:textId="77777777" w:rsidTr="009D43E8">
        <w:tc>
          <w:tcPr>
            <w:tcW w:w="2640" w:type="dxa"/>
          </w:tcPr>
          <w:p w14:paraId="7CA7E0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F4A790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Есть диалог у коллеги; у текущего пользователя есть право просмотра (по </w:t>
            </w:r>
            <w:r>
              <w:t>RBAC</w:t>
            </w:r>
            <w:r w:rsidRPr="009962AA">
              <w:rPr>
                <w:lang w:val="ru-RU"/>
              </w:rPr>
              <w:t>).</w:t>
            </w:r>
          </w:p>
        </w:tc>
      </w:tr>
      <w:tr w:rsidR="009D43E8" w:rsidRPr="0050000B" w14:paraId="6F93F817" w14:textId="77777777" w:rsidTr="009D43E8">
        <w:tc>
          <w:tcPr>
            <w:tcW w:w="2640" w:type="dxa"/>
          </w:tcPr>
          <w:p w14:paraId="0C2CA7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82D5E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раздел «Диалоги коллег» / список. 2. Выбрать диалог коллеги. 3. Попытаться ввести сообщение.</w:t>
            </w:r>
          </w:p>
        </w:tc>
      </w:tr>
      <w:tr w:rsidR="009D43E8" w:rsidRPr="0050000B" w14:paraId="677E2039" w14:textId="77777777" w:rsidTr="009D43E8">
        <w:tc>
          <w:tcPr>
            <w:tcW w:w="2640" w:type="dxa"/>
          </w:tcPr>
          <w:p w14:paraId="1AA16D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DF7D3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История видна; поле ввода недоступно (</w:t>
            </w:r>
            <w:r>
              <w:t>read</w:t>
            </w:r>
            <w:r w:rsidRPr="009962AA">
              <w:rPr>
                <w:lang w:val="ru-RU"/>
              </w:rPr>
              <w:t>-</w:t>
            </w:r>
            <w:r>
              <w:t>only</w:t>
            </w:r>
            <w:r w:rsidRPr="009962AA">
              <w:rPr>
                <w:lang w:val="ru-RU"/>
              </w:rPr>
              <w:t>) либо отправка блокируется; подпись режима просмотра отображается.</w:t>
            </w:r>
          </w:p>
        </w:tc>
      </w:tr>
      <w:tr w:rsidR="009D43E8" w14:paraId="7F4C3505" w14:textId="77777777" w:rsidTr="009D43E8">
        <w:tc>
          <w:tcPr>
            <w:tcW w:w="2640" w:type="dxa"/>
          </w:tcPr>
          <w:p w14:paraId="6CA724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1D8A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0CDE1F78" w14:textId="77777777" w:rsidTr="009D43E8">
        <w:tc>
          <w:tcPr>
            <w:tcW w:w="2640" w:type="dxa"/>
          </w:tcPr>
          <w:p w14:paraId="299B0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7183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UC-O8 · 4.4</w:t>
            </w:r>
          </w:p>
        </w:tc>
      </w:tr>
    </w:tbl>
    <w:p w14:paraId="4069FD4F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-18 — Черновик сообщения клиента в виджете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8EA045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279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36AF2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45CE32C" w14:textId="77777777" w:rsidTr="009D43E8">
        <w:tc>
          <w:tcPr>
            <w:tcW w:w="2640" w:type="dxa"/>
          </w:tcPr>
          <w:p w14:paraId="34B65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35D7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Черновик в виджете до отправки не теряется при навигации в рамках сессии</w:t>
            </w:r>
          </w:p>
        </w:tc>
      </w:tr>
      <w:tr w:rsidR="009D43E8" w:rsidRPr="0050000B" w14:paraId="02A406C8" w14:textId="77777777" w:rsidTr="009D43E8">
        <w:tc>
          <w:tcPr>
            <w:tcW w:w="2640" w:type="dxa"/>
          </w:tcPr>
          <w:p w14:paraId="3A83E9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19BD76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Виджет на </w:t>
            </w:r>
            <w:r>
              <w:t>test</w:t>
            </w:r>
            <w:r w:rsidRPr="009962AA">
              <w:rPr>
                <w:lang w:val="ru-RU"/>
              </w:rPr>
              <w:t>-странице; функция черновика включена (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-09).</w:t>
            </w:r>
          </w:p>
        </w:tc>
      </w:tr>
      <w:tr w:rsidR="009D43E8" w:rsidRPr="006100D9" w14:paraId="35AB5FB2" w14:textId="77777777" w:rsidTr="009D43E8">
        <w:tc>
          <w:tcPr>
            <w:tcW w:w="2640" w:type="dxa"/>
          </w:tcPr>
          <w:p w14:paraId="69A4D1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2F82B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вводит текст, не отправляя. 2. Свернуть/развернуть виджет (или перейти и вернуться в рамках правил продукта). </w:t>
            </w:r>
            <w:r>
              <w:t>3. Проверить сохранность черновика. 4. Отправить сообщение.</w:t>
            </w:r>
          </w:p>
        </w:tc>
      </w:tr>
      <w:tr w:rsidR="009D43E8" w:rsidRPr="0050000B" w14:paraId="24DBAFF6" w14:textId="77777777" w:rsidTr="009D43E8">
        <w:tc>
          <w:tcPr>
            <w:tcW w:w="2640" w:type="dxa"/>
          </w:tcPr>
          <w:p w14:paraId="0A82E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BFA1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Черновик сохранён до отправки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-09; после отправки становится сообщением в диалоге.</w:t>
            </w:r>
          </w:p>
        </w:tc>
      </w:tr>
      <w:tr w:rsidR="009D43E8" w14:paraId="18ED5B7D" w14:textId="77777777" w:rsidTr="009D43E8">
        <w:tc>
          <w:tcPr>
            <w:tcW w:w="2640" w:type="dxa"/>
          </w:tcPr>
          <w:p w14:paraId="1AFA29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0A0FBD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633AD824" w14:textId="77777777" w:rsidTr="009D43E8">
        <w:tc>
          <w:tcPr>
            <w:tcW w:w="2640" w:type="dxa"/>
          </w:tcPr>
          <w:p w14:paraId="64DB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55D4E3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FR-CHAT-09 · 4.4</w:t>
            </w:r>
          </w:p>
        </w:tc>
      </w:tr>
    </w:tbl>
    <w:p w14:paraId="6382D39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CHAT-T-19 — Блокировка клиента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7F63D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FD15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042F16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858505B" w14:textId="77777777" w:rsidTr="009D43E8">
        <w:tc>
          <w:tcPr>
            <w:tcW w:w="2640" w:type="dxa"/>
          </w:tcPr>
          <w:p w14:paraId="3B2667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4B6BF9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Блокировка спам-клиента и отклонение повторного обращения</w:t>
            </w:r>
          </w:p>
        </w:tc>
      </w:tr>
      <w:tr w:rsidR="009D43E8" w:rsidRPr="0050000B" w14:paraId="66BD1781" w14:textId="77777777" w:rsidTr="009D43E8">
        <w:tc>
          <w:tcPr>
            <w:tcW w:w="2640" w:type="dxa"/>
          </w:tcPr>
          <w:p w14:paraId="3F0F69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D44E2C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 правом блокировки; тестовый клиент.</w:t>
            </w:r>
          </w:p>
        </w:tc>
      </w:tr>
      <w:tr w:rsidR="009D43E8" w:rsidRPr="006100D9" w14:paraId="3669E68B" w14:textId="77777777" w:rsidTr="009D43E8">
        <w:tc>
          <w:tcPr>
            <w:tcW w:w="2640" w:type="dxa"/>
          </w:tcPr>
          <w:p w14:paraId="7F3B8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A666C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Заблокировать клиента из АРМ/админки. 2. Попытаться начать новый диалог тем же клиентом. </w:t>
            </w:r>
            <w:r>
              <w:t>3. Проверить журнал блокировки.</w:t>
            </w:r>
          </w:p>
        </w:tc>
      </w:tr>
      <w:tr w:rsidR="009D43E8" w:rsidRPr="0050000B" w14:paraId="423B7982" w14:textId="77777777" w:rsidTr="009D43E8">
        <w:tc>
          <w:tcPr>
            <w:tcW w:w="2640" w:type="dxa"/>
          </w:tcPr>
          <w:p w14:paraId="17BE41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8D298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Новый диалог отклонён/не создаётся; факт блокировки зафиксирован; разблокировка возможна уполномоченной ролью.</w:t>
            </w:r>
          </w:p>
        </w:tc>
      </w:tr>
      <w:tr w:rsidR="009D43E8" w14:paraId="36676FE1" w14:textId="77777777" w:rsidTr="009D43E8">
        <w:tc>
          <w:tcPr>
            <w:tcW w:w="2640" w:type="dxa"/>
          </w:tcPr>
          <w:p w14:paraId="7EB15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43F2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738DE12" w14:textId="77777777" w:rsidTr="009D43E8">
        <w:tc>
          <w:tcPr>
            <w:tcW w:w="2640" w:type="dxa"/>
          </w:tcPr>
          <w:p w14:paraId="393BD6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794E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FR-CHAT-10 · 4.4.44.5</w:t>
            </w:r>
          </w:p>
        </w:tc>
      </w:tr>
    </w:tbl>
    <w:p w14:paraId="1BAC2B90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-20 — Классификация отказ / потерянный / офлайн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DB87D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0FF0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9911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6EDDDF8D" w14:textId="77777777" w:rsidTr="009D43E8">
        <w:tc>
          <w:tcPr>
            <w:tcW w:w="2640" w:type="dxa"/>
          </w:tcPr>
          <w:p w14:paraId="39A1E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35CEC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Система корректно классифицирует незавершённые обращения</w:t>
            </w:r>
          </w:p>
        </w:tc>
      </w:tr>
      <w:tr w:rsidR="009D43E8" w:rsidRPr="0050000B" w14:paraId="0451D96E" w14:textId="77777777" w:rsidTr="009D43E8">
        <w:tc>
          <w:tcPr>
            <w:tcW w:w="2640" w:type="dxa"/>
          </w:tcPr>
          <w:p w14:paraId="50D61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02C735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Настроены таймауты; можно смоделировать отказ клиента, потерю и офлайн.</w:t>
            </w:r>
          </w:p>
        </w:tc>
      </w:tr>
      <w:tr w:rsidR="009D43E8" w:rsidRPr="006100D9" w14:paraId="20CD0EF7" w14:textId="77777777" w:rsidTr="009D43E8">
        <w:tc>
          <w:tcPr>
            <w:tcW w:w="2640" w:type="dxa"/>
          </w:tcPr>
          <w:p w14:paraId="530EF7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04CE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Создать диалог и закрыть его клиентом до ответа (отказ). 2. Создать диалог и дождаться таймаута в очереди при </w:t>
            </w:r>
            <w:r>
              <w:t>online</w:t>
            </w:r>
            <w:r w:rsidRPr="009962AA">
              <w:rPr>
                <w:lang w:val="ru-RU"/>
              </w:rPr>
              <w:t xml:space="preserve">-операторах (пропущенный/потерянный — по правилам). </w:t>
            </w:r>
            <w:r>
              <w:t>3. Создать офлайн-обращение. 4. Проверить статусы/отчёт.</w:t>
            </w:r>
          </w:p>
        </w:tc>
      </w:tr>
      <w:tr w:rsidR="009D43E8" w:rsidRPr="0050000B" w14:paraId="4D7DD578" w14:textId="77777777" w:rsidTr="009D43E8">
        <w:tc>
          <w:tcPr>
            <w:tcW w:w="2640" w:type="dxa"/>
          </w:tcPr>
          <w:p w14:paraId="75C3D0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4146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Каждый кейс имеет корректную классификацию в АРМ/отчётности (отказ / потерянный / офлайн)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-15.</w:t>
            </w:r>
          </w:p>
        </w:tc>
      </w:tr>
      <w:tr w:rsidR="009D43E8" w14:paraId="0F224D5E" w14:textId="77777777" w:rsidTr="009D43E8">
        <w:tc>
          <w:tcPr>
            <w:tcW w:w="2640" w:type="dxa"/>
          </w:tcPr>
          <w:p w14:paraId="6F7328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FE56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B24412B" w14:textId="77777777" w:rsidTr="009D43E8">
        <w:tc>
          <w:tcPr>
            <w:tcW w:w="2640" w:type="dxa"/>
          </w:tcPr>
          <w:p w14:paraId="31FEB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4CDE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FR-CHAT-15 · UC-K4 · 4.4</w:t>
            </w:r>
          </w:p>
        </w:tc>
      </w:tr>
    </w:tbl>
    <w:p w14:paraId="38AE09C6" w14:textId="02D2C0B1" w:rsidR="00681ADE" w:rsidRDefault="00681ADE">
      <w:pPr>
        <w:pStyle w:val="3"/>
        <w:rPr>
          <w:ins w:id="3391" w:author="Никита Гринь" w:date="2026-08-04T15:32:00Z" w16du:dateUtc="2026-08-04T12:32:00Z"/>
          <w:rFonts w:ascii="Arial" w:eastAsia="Arial" w:hAnsi="Arial" w:cs="Arial"/>
          <w:lang w:val="ru-RU"/>
        </w:rPr>
      </w:pPr>
      <w:bookmarkStart w:id="3392" w:name="bookmark=id.o1ajy93ttmn7" w:colFirst="0" w:colLast="0"/>
      <w:bookmarkStart w:id="3393" w:name="bookmark=id.jo1os88ly94e" w:colFirst="0" w:colLast="0"/>
      <w:bookmarkEnd w:id="3392"/>
      <w:bookmarkEnd w:id="3393"/>
    </w:p>
    <w:p w14:paraId="554E2A04" w14:textId="64076607" w:rsidR="009D69A6" w:rsidRPr="009D69A6" w:rsidRDefault="009D69A6" w:rsidP="00681ADE">
      <w:pPr>
        <w:rPr>
          <w:ins w:id="3394" w:author="Никита Гринь" w:date="2026-08-04T16:48:00Z" w16du:dateUtc="2026-08-04T13:48:00Z"/>
          <w:b/>
          <w:bCs/>
          <w:lang w:val="ru-RU"/>
        </w:rPr>
      </w:pPr>
      <w:ins w:id="3395" w:author="Никита Гринь" w:date="2026-08-04T16:48:00Z">
        <w:r w:rsidRPr="009D69A6">
          <w:rPr>
            <w:b/>
            <w:bCs/>
          </w:rPr>
          <w:t>CHAT</w:t>
        </w:r>
        <w:r w:rsidRPr="009D69A6">
          <w:rPr>
            <w:b/>
            <w:bCs/>
            <w:lang w:val="ru-RU"/>
            <w:rPrChange w:id="3396" w:author="Никита Гринь" w:date="2026-08-04T16:48:00Z" w16du:dateUtc="2026-08-04T13:48:00Z">
              <w:rPr>
                <w:b/>
                <w:bCs/>
              </w:rPr>
            </w:rPrChange>
          </w:rPr>
          <w:t>-</w:t>
        </w:r>
        <w:r w:rsidRPr="009D69A6">
          <w:rPr>
            <w:b/>
            <w:bCs/>
          </w:rPr>
          <w:t>T</w:t>
        </w:r>
        <w:r w:rsidRPr="009D69A6">
          <w:rPr>
            <w:b/>
            <w:bCs/>
            <w:lang w:val="ru-RU"/>
            <w:rPrChange w:id="3397" w:author="Никита Гринь" w:date="2026-08-04T16:48:00Z" w16du:dateUtc="2026-08-04T13:48:00Z">
              <w:rPr>
                <w:b/>
                <w:bCs/>
              </w:rPr>
            </w:rPrChange>
          </w:rPr>
          <w:t>-21 — Работа чата утром, вечером, после рабочего дня, ночью, в выходные</w:t>
        </w:r>
      </w:ins>
    </w:p>
    <w:tbl>
      <w:tblPr>
        <w:tblStyle w:val="af3"/>
        <w:tblW w:w="9918" w:type="dxa"/>
        <w:tblLook w:val="04A0" w:firstRow="1" w:lastRow="0" w:firstColumn="1" w:lastColumn="0" w:noHBand="0" w:noVBand="1"/>
        <w:tblPrChange w:id="3398" w:author="Никита Гринь" w:date="2026-08-04T16:49:00Z" w16du:dateUtc="2026-08-04T13:49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739"/>
        <w:gridCol w:w="8179"/>
        <w:tblGridChange w:id="3399">
          <w:tblGrid>
            <w:gridCol w:w="1739"/>
            <w:gridCol w:w="2720"/>
            <w:gridCol w:w="5459"/>
          </w:tblGrid>
        </w:tblGridChange>
      </w:tblGrid>
      <w:tr w:rsidR="009D69A6" w:rsidRPr="009D69A6" w14:paraId="7A7F5C5B" w14:textId="77777777" w:rsidTr="009D69A6">
        <w:trPr>
          <w:trHeight w:val="292"/>
          <w:ins w:id="3400" w:author="Никита Гринь" w:date="2026-08-04T16:49:00Z"/>
          <w:trPrChange w:id="3401" w:author="Никита Гринь" w:date="2026-08-04T16:49:00Z" w16du:dateUtc="2026-08-04T13:49:00Z">
            <w:trPr>
              <w:gridAfter w:val="0"/>
              <w:trHeight w:val="292"/>
            </w:trPr>
          </w:trPrChange>
        </w:trPr>
        <w:tc>
          <w:tcPr>
            <w:tcW w:w="1739" w:type="dxa"/>
            <w:noWrap/>
            <w:hideMark/>
            <w:tcPrChange w:id="3402" w:author="Никита Гринь" w:date="2026-08-04T16:49:00Z" w16du:dateUtc="2026-08-04T13:49:00Z">
              <w:tcPr>
                <w:tcW w:w="1020" w:type="dxa"/>
                <w:noWrap/>
                <w:hideMark/>
              </w:tcPr>
            </w:tcPrChange>
          </w:tcPr>
          <w:p w14:paraId="0BEFA4B2" w14:textId="77777777" w:rsidR="009D69A6" w:rsidRPr="009D69A6" w:rsidRDefault="009D69A6">
            <w:pPr>
              <w:rPr>
                <w:ins w:id="3403" w:author="Никита Гринь" w:date="2026-08-04T16:49:00Z"/>
                <w:b/>
                <w:bCs/>
              </w:rPr>
            </w:pPr>
            <w:ins w:id="3404" w:author="Никита Гринь" w:date="2026-08-04T16:49:00Z">
              <w:r w:rsidRPr="009D69A6">
                <w:rPr>
                  <w:b/>
                  <w:bCs/>
                </w:rPr>
                <w:t>Поле</w:t>
              </w:r>
            </w:ins>
          </w:p>
        </w:tc>
        <w:tc>
          <w:tcPr>
            <w:tcW w:w="8179" w:type="dxa"/>
            <w:noWrap/>
            <w:hideMark/>
            <w:tcPrChange w:id="3405" w:author="Никита Гринь" w:date="2026-08-04T16:49:00Z" w16du:dateUtc="2026-08-04T13:49:00Z">
              <w:tcPr>
                <w:tcW w:w="1252" w:type="dxa"/>
                <w:noWrap/>
                <w:hideMark/>
              </w:tcPr>
            </w:tcPrChange>
          </w:tcPr>
          <w:p w14:paraId="038E05C1" w14:textId="77777777" w:rsidR="009D69A6" w:rsidRPr="009D69A6" w:rsidRDefault="009D69A6">
            <w:pPr>
              <w:rPr>
                <w:ins w:id="3406" w:author="Никита Гринь" w:date="2026-08-04T16:49:00Z"/>
                <w:b/>
                <w:bCs/>
              </w:rPr>
            </w:pPr>
            <w:ins w:id="3407" w:author="Никита Гринь" w:date="2026-08-04T16:49:00Z">
              <w:r w:rsidRPr="009D69A6">
                <w:rPr>
                  <w:b/>
                  <w:bCs/>
                </w:rPr>
                <w:t>Значение</w:t>
              </w:r>
            </w:ins>
          </w:p>
        </w:tc>
      </w:tr>
      <w:tr w:rsidR="009D69A6" w:rsidRPr="0050000B" w14:paraId="3098CFCE" w14:textId="77777777" w:rsidTr="009D69A6">
        <w:trPr>
          <w:trHeight w:val="540"/>
          <w:ins w:id="3408" w:author="Никита Гринь" w:date="2026-08-04T16:49:00Z"/>
          <w:trPrChange w:id="3409" w:author="Никита Гринь" w:date="2026-08-04T16:49:00Z" w16du:dateUtc="2026-08-04T13:49:00Z">
            <w:trPr>
              <w:gridAfter w:val="0"/>
              <w:trHeight w:val="540"/>
            </w:trPr>
          </w:trPrChange>
        </w:trPr>
        <w:tc>
          <w:tcPr>
            <w:tcW w:w="1739" w:type="dxa"/>
            <w:hideMark/>
            <w:tcPrChange w:id="3410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3070573" w14:textId="77777777" w:rsidR="009D69A6" w:rsidRPr="009D69A6" w:rsidRDefault="009D69A6" w:rsidP="009D69A6">
            <w:pPr>
              <w:rPr>
                <w:ins w:id="3411" w:author="Никита Гринь" w:date="2026-08-04T16:49:00Z"/>
                <w:b/>
                <w:bCs/>
              </w:rPr>
            </w:pPr>
            <w:ins w:id="3412" w:author="Никита Гринь" w:date="2026-08-04T16:49:00Z">
              <w:r w:rsidRPr="009D69A6">
                <w:rPr>
                  <w:b/>
                  <w:bCs/>
                </w:rPr>
                <w:t>Название</w:t>
              </w:r>
            </w:ins>
          </w:p>
        </w:tc>
        <w:tc>
          <w:tcPr>
            <w:tcW w:w="8179" w:type="dxa"/>
            <w:hideMark/>
            <w:tcPrChange w:id="3413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3F68BFF4" w14:textId="77777777" w:rsidR="009D69A6" w:rsidRPr="009D69A6" w:rsidRDefault="009D69A6" w:rsidP="009D69A6">
            <w:pPr>
              <w:rPr>
                <w:ins w:id="3414" w:author="Никита Гринь" w:date="2026-08-04T16:49:00Z"/>
                <w:b/>
                <w:bCs/>
                <w:lang w:val="ru-RU"/>
                <w:rPrChange w:id="3415" w:author="Никита Гринь" w:date="2026-08-04T16:49:00Z" w16du:dateUtc="2026-08-04T13:49:00Z">
                  <w:rPr>
                    <w:ins w:id="3416" w:author="Никита Гринь" w:date="2026-08-04T16:49:00Z"/>
                    <w:b/>
                    <w:bCs/>
                  </w:rPr>
                </w:rPrChange>
              </w:rPr>
            </w:pPr>
            <w:ins w:id="3417" w:author="Никита Гринь" w:date="2026-08-04T16:49:00Z">
              <w:r w:rsidRPr="009D69A6">
                <w:rPr>
                  <w:b/>
                  <w:bCs/>
                  <w:lang w:val="ru-RU"/>
                  <w:rPrChange w:id="341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Проверка онлайн-чата в рабочее и нерабочее время</w:t>
              </w:r>
            </w:ins>
          </w:p>
        </w:tc>
      </w:tr>
      <w:tr w:rsidR="009D69A6" w:rsidRPr="0050000B" w14:paraId="6EC109CB" w14:textId="77777777" w:rsidTr="009D69A6">
        <w:trPr>
          <w:trHeight w:val="3060"/>
          <w:ins w:id="3419" w:author="Никита Гринь" w:date="2026-08-04T16:49:00Z"/>
          <w:trPrChange w:id="3420" w:author="Никита Гринь" w:date="2026-08-04T16:49:00Z" w16du:dateUtc="2026-08-04T13:49:00Z">
            <w:trPr>
              <w:gridAfter w:val="0"/>
              <w:trHeight w:val="3060"/>
            </w:trPr>
          </w:trPrChange>
        </w:trPr>
        <w:tc>
          <w:tcPr>
            <w:tcW w:w="1739" w:type="dxa"/>
            <w:hideMark/>
            <w:tcPrChange w:id="3421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7168EC59" w14:textId="77777777" w:rsidR="009D69A6" w:rsidRPr="009D69A6" w:rsidRDefault="009D69A6" w:rsidP="009D69A6">
            <w:pPr>
              <w:rPr>
                <w:ins w:id="3422" w:author="Никита Гринь" w:date="2026-08-04T16:49:00Z"/>
                <w:b/>
                <w:bCs/>
              </w:rPr>
            </w:pPr>
            <w:ins w:id="3423" w:author="Никита Гринь" w:date="2026-08-04T16:49:00Z">
              <w:r w:rsidRPr="009D69A6">
                <w:rPr>
                  <w:b/>
                  <w:bCs/>
                </w:rPr>
                <w:lastRenderedPageBreak/>
                <w:t>Предусловия</w:t>
              </w:r>
            </w:ins>
          </w:p>
        </w:tc>
        <w:tc>
          <w:tcPr>
            <w:tcW w:w="8179" w:type="dxa"/>
            <w:hideMark/>
            <w:tcPrChange w:id="3424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613FFC5B" w14:textId="77777777" w:rsidR="009D69A6" w:rsidRPr="009D69A6" w:rsidRDefault="009D69A6" w:rsidP="009D69A6">
            <w:pPr>
              <w:rPr>
                <w:ins w:id="3425" w:author="Никита Гринь" w:date="2026-08-04T16:49:00Z"/>
                <w:b/>
                <w:bCs/>
                <w:lang w:val="ru-RU"/>
                <w:rPrChange w:id="3426" w:author="Никита Гринь" w:date="2026-08-04T16:49:00Z" w16du:dateUtc="2026-08-04T13:49:00Z">
                  <w:rPr>
                    <w:ins w:id="3427" w:author="Никита Гринь" w:date="2026-08-04T16:49:00Z"/>
                    <w:b/>
                    <w:bCs/>
                  </w:rPr>
                </w:rPrChange>
              </w:rPr>
            </w:pPr>
            <w:ins w:id="3428" w:author="Никита Гринь" w:date="2026-08-04T16:49:00Z">
              <w:r w:rsidRPr="009D69A6">
                <w:rPr>
                  <w:b/>
                  <w:bCs/>
                  <w:lang w:val="ru-RU"/>
                  <w:rPrChange w:id="342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В админке задано расписание онлайн-чата по §4.8 ТТ: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3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пн–пт 9:00–20:00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3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(кроме праздников РБ); вне этих часов — нерабочее время; настроен текст виджета для нерабочего времени; есть ≥1 оператор для проверки в «рабочем» окне</w:t>
              </w:r>
            </w:ins>
          </w:p>
        </w:tc>
      </w:tr>
      <w:tr w:rsidR="009D69A6" w:rsidRPr="0050000B" w14:paraId="14119A58" w14:textId="77777777" w:rsidTr="009D69A6">
        <w:trPr>
          <w:trHeight w:val="8192"/>
          <w:ins w:id="3432" w:author="Никита Гринь" w:date="2026-08-04T16:49:00Z"/>
          <w:trPrChange w:id="3433" w:author="Никита Гринь" w:date="2026-08-04T16:49:00Z" w16du:dateUtc="2026-08-04T13:49:00Z">
            <w:trPr>
              <w:gridAfter w:val="0"/>
              <w:trHeight w:val="8192"/>
            </w:trPr>
          </w:trPrChange>
        </w:trPr>
        <w:tc>
          <w:tcPr>
            <w:tcW w:w="1739" w:type="dxa"/>
            <w:hideMark/>
            <w:tcPrChange w:id="3434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7EA1AFAC" w14:textId="77777777" w:rsidR="009D69A6" w:rsidRPr="009D69A6" w:rsidRDefault="009D69A6" w:rsidP="009D69A6">
            <w:pPr>
              <w:rPr>
                <w:ins w:id="3435" w:author="Никита Гринь" w:date="2026-08-04T16:49:00Z"/>
                <w:b/>
                <w:bCs/>
              </w:rPr>
            </w:pPr>
            <w:ins w:id="3436" w:author="Никита Гринь" w:date="2026-08-04T16:49:00Z">
              <w:r w:rsidRPr="009D69A6">
                <w:rPr>
                  <w:b/>
                  <w:bCs/>
                </w:rPr>
                <w:t>Шаги</w:t>
              </w:r>
            </w:ins>
          </w:p>
        </w:tc>
        <w:tc>
          <w:tcPr>
            <w:tcW w:w="8179" w:type="dxa"/>
            <w:hideMark/>
            <w:tcPrChange w:id="3437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1BDD4E4D" w14:textId="77777777" w:rsidR="009D69A6" w:rsidRPr="009D69A6" w:rsidRDefault="009D69A6" w:rsidP="009D69A6">
            <w:pPr>
              <w:rPr>
                <w:ins w:id="3438" w:author="Никита Гринь" w:date="2026-08-04T16:49:00Z"/>
                <w:b/>
                <w:bCs/>
                <w:lang w:val="ru-RU"/>
                <w:rPrChange w:id="3439" w:author="Никита Гринь" w:date="2026-08-04T16:49:00Z" w16du:dateUtc="2026-08-04T13:49:00Z">
                  <w:rPr>
                    <w:ins w:id="3440" w:author="Никита Гринь" w:date="2026-08-04T16:49:00Z"/>
                    <w:b/>
                    <w:bCs/>
                  </w:rPr>
                </w:rPrChange>
              </w:rPr>
            </w:pPr>
            <w:ins w:id="3441" w:author="Никита Гринь" w:date="2026-08-04T16:49:00Z">
              <w:r w:rsidRPr="009D69A6">
                <w:rPr>
                  <w:b/>
                  <w:bCs/>
                  <w:lang w:val="ru-RU"/>
                  <w:rPrChange w:id="344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А. Утро / день (рабочее время, напр. </w:t>
              </w:r>
              <w:r w:rsidRPr="00910837">
                <w:rPr>
                  <w:b/>
                  <w:bCs/>
                  <w:lang w:val="ru-RU"/>
                  <w:rPrChange w:id="3443" w:author="Никита Гринь" w:date="2026-08-05T12:12:00Z" w16du:dateUtc="2026-08-05T09:12:00Z">
                    <w:rPr>
                      <w:b/>
                      <w:bCs/>
                    </w:rPr>
                  </w:rPrChange>
                </w:rPr>
                <w:t>10:00 пн–пт).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1) Имитировать текущее время внутри 9:00–20:00. 2) Клиент открывает виджет → начинается онлайн-диалог. 3) Оператор </w:t>
              </w:r>
              <w:r w:rsidRPr="009D69A6">
                <w:rPr>
                  <w:b/>
                  <w:bCs/>
                </w:rPr>
                <w:t>online</w:t>
              </w:r>
              <w:r w:rsidRPr="009D69A6">
                <w:rPr>
                  <w:b/>
                  <w:bCs/>
                  <w:lang w:val="ru-RU"/>
                  <w:rPrChange w:id="344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 принимает и отвечает.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Б. Вечер у границы (напр. 19:50).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4) Клиент начинает диалог до 20:00 → назначается оператору как онлайн.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В. После рабочего дня (напр. </w:t>
              </w:r>
              <w:r w:rsidRPr="00910837">
                <w:rPr>
                  <w:b/>
                  <w:bCs/>
                  <w:lang w:val="ru-RU"/>
                  <w:rPrChange w:id="3449" w:author="Никита Гринь" w:date="2026-08-05T12:12:00Z" w16du:dateUtc="2026-08-05T09:12:00Z">
                    <w:rPr>
                      <w:b/>
                      <w:bCs/>
                    </w:rPr>
                  </w:rPrChange>
                </w:rPr>
                <w:t>20:15 пн–пт).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5) Клиент открывает виджет → сообщение о нерабочем времени (текст из настроек), можно оставить вопрос (офлайн). 6) Обращение в офлайн-очереди, не назначается как </w:t>
              </w:r>
              <w:r w:rsidRPr="009D69A6">
                <w:rPr>
                  <w:b/>
                  <w:bCs/>
                </w:rPr>
                <w:t>online</w:t>
              </w:r>
              <w:r w:rsidRPr="009D69A6">
                <w:rPr>
                  <w:b/>
                  <w:bCs/>
                  <w:lang w:val="ru-RU"/>
                  <w:rPrChange w:id="345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Г. Ночь (напр. 02:00).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3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7) Повторить п. 5–6 — офлайн.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Д. Выходные / праздник.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8) Имитировать сб/вс или праздник → виджет в режиме нерабочего времени, офлайн-вопрос принимается.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Е. Возврат в рабочее время.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9) Оператор в рабочее время обрабатывает офлайн из очереди; в статистике — признак офлайн.</w:t>
              </w:r>
            </w:ins>
          </w:p>
        </w:tc>
      </w:tr>
      <w:tr w:rsidR="009D69A6" w:rsidRPr="009D69A6" w14:paraId="10ECC782" w14:textId="77777777" w:rsidTr="009D69A6">
        <w:trPr>
          <w:trHeight w:val="3420"/>
          <w:ins w:id="3458" w:author="Никита Гринь" w:date="2026-08-04T16:49:00Z"/>
          <w:trPrChange w:id="3459" w:author="Никита Гринь" w:date="2026-08-04T16:49:00Z" w16du:dateUtc="2026-08-04T13:49:00Z">
            <w:trPr>
              <w:gridAfter w:val="0"/>
              <w:trHeight w:val="3420"/>
            </w:trPr>
          </w:trPrChange>
        </w:trPr>
        <w:tc>
          <w:tcPr>
            <w:tcW w:w="1739" w:type="dxa"/>
            <w:hideMark/>
            <w:tcPrChange w:id="3460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25AE88E" w14:textId="77777777" w:rsidR="009D69A6" w:rsidRPr="009D69A6" w:rsidRDefault="009D69A6" w:rsidP="009D69A6">
            <w:pPr>
              <w:rPr>
                <w:ins w:id="3461" w:author="Никита Гринь" w:date="2026-08-04T16:49:00Z"/>
                <w:b/>
                <w:bCs/>
              </w:rPr>
            </w:pPr>
            <w:ins w:id="3462" w:author="Никита Гринь" w:date="2026-08-04T16:49:00Z">
              <w:r w:rsidRPr="009D69A6">
                <w:rPr>
                  <w:b/>
                  <w:bCs/>
                </w:rPr>
                <w:lastRenderedPageBreak/>
                <w:t>Ожидаемый результат</w:t>
              </w:r>
            </w:ins>
          </w:p>
        </w:tc>
        <w:tc>
          <w:tcPr>
            <w:tcW w:w="8179" w:type="dxa"/>
            <w:hideMark/>
            <w:tcPrChange w:id="3463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7498471B" w14:textId="77777777" w:rsidR="009D69A6" w:rsidRPr="009D69A6" w:rsidRDefault="009D69A6" w:rsidP="009D69A6">
            <w:pPr>
              <w:rPr>
                <w:ins w:id="3464" w:author="Никита Гринь" w:date="2026-08-04T16:49:00Z"/>
                <w:b/>
                <w:bCs/>
              </w:rPr>
            </w:pPr>
            <w:ins w:id="3465" w:author="Никита Гринь" w:date="2026-08-04T16:49:00Z">
              <w:r w:rsidRPr="009D69A6">
                <w:rPr>
                  <w:b/>
                  <w:bCs/>
                  <w:lang w:val="ru-RU"/>
                  <w:rPrChange w:id="346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В интервале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9:00–20:00 пн–пт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(не праздник) — онлайн-обслуживание.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После 20:00, ночью, в выходные и праздники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7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— нерабочий режим: текст клиенту, приём офлайн-вопроса, ответ в рабочее время. </w:t>
              </w:r>
              <w:r w:rsidRPr="009D69A6">
                <w:rPr>
                  <w:b/>
                  <w:bCs/>
                </w:rPr>
                <w:t>Классификация офлайн — как в CHAT-T-15/20.</w:t>
              </w:r>
            </w:ins>
          </w:p>
        </w:tc>
      </w:tr>
      <w:tr w:rsidR="009D69A6" w:rsidRPr="0050000B" w14:paraId="10435303" w14:textId="77777777" w:rsidTr="009D69A6">
        <w:trPr>
          <w:trHeight w:val="1080"/>
          <w:ins w:id="3471" w:author="Никита Гринь" w:date="2026-08-04T16:49:00Z"/>
          <w:trPrChange w:id="3472" w:author="Никита Гринь" w:date="2026-08-04T16:49:00Z" w16du:dateUtc="2026-08-04T13:49:00Z">
            <w:trPr>
              <w:gridAfter w:val="0"/>
              <w:trHeight w:val="1080"/>
            </w:trPr>
          </w:trPrChange>
        </w:trPr>
        <w:tc>
          <w:tcPr>
            <w:tcW w:w="1739" w:type="dxa"/>
            <w:hideMark/>
            <w:tcPrChange w:id="3473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66AE719C" w14:textId="77777777" w:rsidR="009D69A6" w:rsidRPr="009D69A6" w:rsidRDefault="009D69A6" w:rsidP="009D69A6">
            <w:pPr>
              <w:rPr>
                <w:ins w:id="3474" w:author="Никита Гринь" w:date="2026-08-04T16:49:00Z"/>
                <w:b/>
                <w:bCs/>
              </w:rPr>
            </w:pPr>
            <w:ins w:id="3475" w:author="Никита Гринь" w:date="2026-08-04T16:49:00Z">
              <w:r w:rsidRPr="009D69A6">
                <w:rPr>
                  <w:b/>
                  <w:bCs/>
                </w:rPr>
                <w:t>Стенд</w:t>
              </w:r>
            </w:ins>
          </w:p>
        </w:tc>
        <w:tc>
          <w:tcPr>
            <w:tcW w:w="8179" w:type="dxa"/>
            <w:hideMark/>
            <w:tcPrChange w:id="3476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4D494E07" w14:textId="77777777" w:rsidR="009D69A6" w:rsidRPr="009D69A6" w:rsidRDefault="009D69A6" w:rsidP="009D69A6">
            <w:pPr>
              <w:rPr>
                <w:ins w:id="3477" w:author="Никита Гринь" w:date="2026-08-04T16:49:00Z"/>
                <w:b/>
                <w:bCs/>
                <w:lang w:val="ru-RU"/>
                <w:rPrChange w:id="3478" w:author="Никита Гринь" w:date="2026-08-04T16:49:00Z" w16du:dateUtc="2026-08-04T13:49:00Z">
                  <w:rPr>
                    <w:ins w:id="3479" w:author="Никита Гринь" w:date="2026-08-04T16:49:00Z"/>
                    <w:b/>
                    <w:bCs/>
                  </w:rPr>
                </w:rPrChange>
              </w:rPr>
            </w:pPr>
            <w:ins w:id="3480" w:author="Никита Гринь" w:date="2026-08-04T16:49:00Z">
              <w:r w:rsidRPr="009D69A6">
                <w:rPr>
                  <w:b/>
                  <w:bCs/>
                  <w:lang w:val="ru-RU"/>
                  <w:rPrChange w:id="348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Тестовый контур онлайн-чата (переключение часов стенда / тестовое «сейчас»)</w:t>
              </w:r>
            </w:ins>
          </w:p>
        </w:tc>
      </w:tr>
      <w:tr w:rsidR="009D69A6" w:rsidRPr="0050000B" w14:paraId="6F7696C0" w14:textId="77777777" w:rsidTr="009D69A6">
        <w:trPr>
          <w:trHeight w:val="1260"/>
          <w:ins w:id="3482" w:author="Никита Гринь" w:date="2026-08-04T16:49:00Z"/>
          <w:trPrChange w:id="3483" w:author="Никита Гринь" w:date="2026-08-04T16:49:00Z" w16du:dateUtc="2026-08-04T13:49:00Z">
            <w:trPr>
              <w:gridAfter w:val="0"/>
              <w:trHeight w:val="1260"/>
            </w:trPr>
          </w:trPrChange>
        </w:trPr>
        <w:tc>
          <w:tcPr>
            <w:tcW w:w="1739" w:type="dxa"/>
            <w:hideMark/>
            <w:tcPrChange w:id="3484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1D46639" w14:textId="77777777" w:rsidR="009D69A6" w:rsidRPr="009D69A6" w:rsidRDefault="009D69A6" w:rsidP="009D69A6">
            <w:pPr>
              <w:rPr>
                <w:ins w:id="3485" w:author="Никита Гринь" w:date="2026-08-04T16:49:00Z"/>
                <w:b/>
                <w:bCs/>
              </w:rPr>
            </w:pPr>
            <w:ins w:id="3486" w:author="Никита Гринь" w:date="2026-08-04T16:49:00Z">
              <w:r w:rsidRPr="009D69A6">
                <w:rPr>
                  <w:b/>
                  <w:bCs/>
                </w:rPr>
                <w:t>Связь</w:t>
              </w:r>
            </w:ins>
          </w:p>
        </w:tc>
        <w:tc>
          <w:tcPr>
            <w:tcW w:w="8179" w:type="dxa"/>
            <w:hideMark/>
            <w:tcPrChange w:id="3487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4C623ACD" w14:textId="77777777" w:rsidR="009D69A6" w:rsidRPr="009D69A6" w:rsidRDefault="009D69A6" w:rsidP="009D69A6">
            <w:pPr>
              <w:rPr>
                <w:ins w:id="3488" w:author="Никита Гринь" w:date="2026-08-04T16:49:00Z"/>
                <w:b/>
                <w:bCs/>
                <w:lang w:val="ru-RU"/>
                <w:rPrChange w:id="3489" w:author="Никита Гринь" w:date="2026-08-04T16:49:00Z" w16du:dateUtc="2026-08-04T13:49:00Z">
                  <w:rPr>
                    <w:ins w:id="3490" w:author="Никита Гринь" w:date="2026-08-04T16:49:00Z"/>
                    <w:b/>
                    <w:bCs/>
                  </w:rPr>
                </w:rPrChange>
              </w:rPr>
            </w:pPr>
            <w:ins w:id="3491" w:author="Никита Гринь" w:date="2026-08-04T16:49:00Z">
              <w:r w:rsidRPr="009D69A6">
                <w:rPr>
                  <w:b/>
                  <w:bCs/>
                </w:rPr>
                <w:t>UC</w:t>
              </w:r>
              <w:r w:rsidRPr="009D69A6">
                <w:rPr>
                  <w:b/>
                  <w:bCs/>
                  <w:lang w:val="ru-RU"/>
                  <w:rPrChange w:id="349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K</w:t>
              </w:r>
              <w:r w:rsidRPr="009D69A6">
                <w:rPr>
                  <w:b/>
                  <w:bCs/>
                  <w:lang w:val="ru-RU"/>
                  <w:rPrChange w:id="3493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4, </w:t>
              </w:r>
              <w:r w:rsidRPr="009D69A6">
                <w:rPr>
                  <w:b/>
                  <w:bCs/>
                </w:rPr>
                <w:t>FR</w:t>
              </w:r>
              <w:r w:rsidRPr="009D69A6">
                <w:rPr>
                  <w:b/>
                  <w:bCs/>
                  <w:lang w:val="ru-RU"/>
                  <w:rPrChange w:id="349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CHAT</w:t>
              </w:r>
              <w:r w:rsidRPr="009D69A6">
                <w:rPr>
                  <w:b/>
                  <w:bCs/>
                  <w:lang w:val="ru-RU"/>
                  <w:rPrChange w:id="349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-04, </w:t>
              </w:r>
              <w:r w:rsidRPr="009D69A6">
                <w:rPr>
                  <w:b/>
                  <w:bCs/>
                </w:rPr>
                <w:t>FR</w:t>
              </w:r>
              <w:r w:rsidRPr="009D69A6">
                <w:rPr>
                  <w:b/>
                  <w:bCs/>
                  <w:lang w:val="ru-RU"/>
                  <w:rPrChange w:id="349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CHAT</w:t>
              </w:r>
              <w:r w:rsidRPr="009D69A6">
                <w:rPr>
                  <w:b/>
                  <w:bCs/>
                  <w:lang w:val="ru-RU"/>
                  <w:rPrChange w:id="349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-15 ·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9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§4.8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9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(режим работы операторов онлайн-чата), §4.4</w:t>
              </w:r>
            </w:ins>
          </w:p>
        </w:tc>
      </w:tr>
    </w:tbl>
    <w:p w14:paraId="041ECF2D" w14:textId="77777777" w:rsidR="00EB4DBB" w:rsidRDefault="00EB4DBB" w:rsidP="00681ADE">
      <w:pPr>
        <w:rPr>
          <w:ins w:id="3500" w:author="Никита Гринь" w:date="2026-08-04T17:07:00Z" w16du:dateUtc="2026-08-04T14:07:00Z"/>
          <w:b/>
          <w:bCs/>
          <w:lang w:val="ru-RU"/>
        </w:rPr>
      </w:pPr>
    </w:p>
    <w:p w14:paraId="7F17B563" w14:textId="77777777" w:rsidR="00EB4DBB" w:rsidRDefault="00EB4DBB" w:rsidP="00681ADE">
      <w:pPr>
        <w:rPr>
          <w:ins w:id="3501" w:author="Никита Гринь" w:date="2026-08-04T17:07:00Z" w16du:dateUtc="2026-08-04T14:07:00Z"/>
          <w:b/>
          <w:bCs/>
          <w:lang w:val="ru-RU"/>
        </w:rPr>
      </w:pPr>
    </w:p>
    <w:p w14:paraId="4F01C7B2" w14:textId="10D2B934" w:rsidR="00EB4DBB" w:rsidRDefault="00EB4DBB" w:rsidP="00681ADE">
      <w:pPr>
        <w:rPr>
          <w:ins w:id="3502" w:author="Никита Гринь" w:date="2026-08-04T17:04:00Z" w16du:dateUtc="2026-08-04T14:04:00Z"/>
          <w:b/>
          <w:bCs/>
          <w:lang w:val="ru-RU"/>
        </w:rPr>
      </w:pPr>
      <w:ins w:id="3503" w:author="Никита Гринь" w:date="2026-08-04T17:07:00Z">
        <w:r w:rsidRPr="00EB4DBB">
          <w:rPr>
            <w:b/>
            <w:bCs/>
          </w:rPr>
          <w:t>CHAT-T-22</w:t>
        </w:r>
      </w:ins>
    </w:p>
    <w:tbl>
      <w:tblPr>
        <w:tblStyle w:val="af3"/>
        <w:tblW w:w="9634" w:type="dxa"/>
        <w:tblLook w:val="04A0" w:firstRow="1" w:lastRow="0" w:firstColumn="1" w:lastColumn="0" w:noHBand="0" w:noVBand="1"/>
        <w:tblPrChange w:id="3504" w:author="Никита Гринь" w:date="2026-08-04T17:07:00Z" w16du:dateUtc="2026-08-04T14:07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739"/>
        <w:gridCol w:w="7895"/>
        <w:tblGridChange w:id="3505">
          <w:tblGrid>
            <w:gridCol w:w="1739"/>
            <w:gridCol w:w="2123"/>
            <w:gridCol w:w="5772"/>
          </w:tblGrid>
        </w:tblGridChange>
      </w:tblGrid>
      <w:tr w:rsidR="00EB4DBB" w:rsidRPr="00EB4DBB" w14:paraId="13277BBC" w14:textId="77777777" w:rsidTr="00EB4DBB">
        <w:trPr>
          <w:trHeight w:val="292"/>
          <w:ins w:id="3506" w:author="Никита Гринь" w:date="2026-08-04T17:06:00Z"/>
          <w:trPrChange w:id="3507" w:author="Никита Гринь" w:date="2026-08-04T17:07:00Z" w16du:dateUtc="2026-08-04T14:07:00Z">
            <w:trPr>
              <w:gridAfter w:val="0"/>
              <w:trHeight w:val="292"/>
            </w:trPr>
          </w:trPrChange>
        </w:trPr>
        <w:tc>
          <w:tcPr>
            <w:tcW w:w="1739" w:type="dxa"/>
            <w:noWrap/>
            <w:hideMark/>
            <w:tcPrChange w:id="3508" w:author="Никита Гринь" w:date="2026-08-04T17:07:00Z" w16du:dateUtc="2026-08-04T14:07:00Z">
              <w:tcPr>
                <w:tcW w:w="1020" w:type="dxa"/>
                <w:noWrap/>
                <w:hideMark/>
              </w:tcPr>
            </w:tcPrChange>
          </w:tcPr>
          <w:p w14:paraId="2213EF6D" w14:textId="2299BB6B" w:rsidR="00EB4DBB" w:rsidRPr="00EB4DBB" w:rsidRDefault="00EB4DBB">
            <w:pPr>
              <w:rPr>
                <w:ins w:id="3509" w:author="Никита Гринь" w:date="2026-08-04T17:06:00Z"/>
                <w:b/>
                <w:bCs/>
              </w:rPr>
            </w:pPr>
            <w:ins w:id="3510" w:author="Никита Гринь" w:date="2026-08-04T17:06:00Z">
              <w:r w:rsidRPr="00EB4DBB">
                <w:rPr>
                  <w:b/>
                  <w:bCs/>
                </w:rPr>
                <w:t>Поле</w:t>
              </w:r>
            </w:ins>
          </w:p>
        </w:tc>
        <w:tc>
          <w:tcPr>
            <w:tcW w:w="7895" w:type="dxa"/>
            <w:noWrap/>
            <w:hideMark/>
            <w:tcPrChange w:id="3511" w:author="Никита Гринь" w:date="2026-08-04T17:07:00Z" w16du:dateUtc="2026-08-04T14:07:00Z">
              <w:tcPr>
                <w:tcW w:w="1020" w:type="dxa"/>
                <w:noWrap/>
                <w:hideMark/>
              </w:tcPr>
            </w:tcPrChange>
          </w:tcPr>
          <w:p w14:paraId="71D4FE2A" w14:textId="77777777" w:rsidR="00EB4DBB" w:rsidRPr="00EB4DBB" w:rsidRDefault="00EB4DBB">
            <w:pPr>
              <w:rPr>
                <w:ins w:id="3512" w:author="Никита Гринь" w:date="2026-08-04T17:06:00Z"/>
                <w:b/>
                <w:bCs/>
              </w:rPr>
            </w:pPr>
            <w:ins w:id="3513" w:author="Никита Гринь" w:date="2026-08-04T17:06:00Z">
              <w:r w:rsidRPr="00EB4DBB">
                <w:rPr>
                  <w:b/>
                  <w:bCs/>
                </w:rPr>
                <w:t>Значение</w:t>
              </w:r>
            </w:ins>
          </w:p>
        </w:tc>
      </w:tr>
      <w:tr w:rsidR="00EB4DBB" w:rsidRPr="0050000B" w14:paraId="3DACD1FE" w14:textId="77777777" w:rsidTr="00EB4DBB">
        <w:trPr>
          <w:trHeight w:val="720"/>
          <w:ins w:id="3514" w:author="Никита Гринь" w:date="2026-08-04T17:06:00Z"/>
          <w:trPrChange w:id="3515" w:author="Никита Гринь" w:date="2026-08-04T17:07:00Z" w16du:dateUtc="2026-08-04T14:07:00Z">
            <w:trPr>
              <w:gridAfter w:val="0"/>
              <w:trHeight w:val="720"/>
            </w:trPr>
          </w:trPrChange>
        </w:trPr>
        <w:tc>
          <w:tcPr>
            <w:tcW w:w="1739" w:type="dxa"/>
            <w:hideMark/>
            <w:tcPrChange w:id="3516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6CC2931E" w14:textId="77777777" w:rsidR="00EB4DBB" w:rsidRPr="00EB4DBB" w:rsidRDefault="00EB4DBB" w:rsidP="00EB4DBB">
            <w:pPr>
              <w:rPr>
                <w:ins w:id="3517" w:author="Никита Гринь" w:date="2026-08-04T17:06:00Z"/>
                <w:b/>
                <w:bCs/>
              </w:rPr>
            </w:pPr>
            <w:ins w:id="3518" w:author="Никита Гринь" w:date="2026-08-04T17:06:00Z">
              <w:r w:rsidRPr="00EB4DBB">
                <w:rPr>
                  <w:b/>
                  <w:bCs/>
                </w:rPr>
                <w:t>Название</w:t>
              </w:r>
            </w:ins>
          </w:p>
        </w:tc>
        <w:tc>
          <w:tcPr>
            <w:tcW w:w="7895" w:type="dxa"/>
            <w:hideMark/>
            <w:tcPrChange w:id="3519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F92CC19" w14:textId="77777777" w:rsidR="00EB4DBB" w:rsidRPr="00EB4DBB" w:rsidRDefault="00EB4DBB" w:rsidP="00EB4DBB">
            <w:pPr>
              <w:rPr>
                <w:ins w:id="3520" w:author="Никита Гринь" w:date="2026-08-04T17:06:00Z"/>
                <w:b/>
                <w:bCs/>
                <w:lang w:val="ru-RU"/>
                <w:rPrChange w:id="3521" w:author="Никита Гринь" w:date="2026-08-04T17:06:00Z" w16du:dateUtc="2026-08-04T14:06:00Z">
                  <w:rPr>
                    <w:ins w:id="3522" w:author="Никита Гринь" w:date="2026-08-04T17:06:00Z"/>
                    <w:b/>
                    <w:bCs/>
                  </w:rPr>
                </w:rPrChange>
              </w:rPr>
            </w:pPr>
            <w:ins w:id="3523" w:author="Никита Гринь" w:date="2026-08-04T17:06:00Z">
              <w:r w:rsidRPr="00EB4DBB">
                <w:rPr>
                  <w:b/>
                  <w:bCs/>
                  <w:lang w:val="ru-RU"/>
                  <w:rPrChange w:id="3524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>Автосообщение при отсутствии операторов в скилл-группе</w:t>
              </w:r>
            </w:ins>
          </w:p>
        </w:tc>
      </w:tr>
      <w:tr w:rsidR="00EB4DBB" w:rsidRPr="0050000B" w14:paraId="14591CC7" w14:textId="77777777" w:rsidTr="00EB4DBB">
        <w:trPr>
          <w:trHeight w:val="1440"/>
          <w:ins w:id="3525" w:author="Никита Гринь" w:date="2026-08-04T17:06:00Z"/>
          <w:trPrChange w:id="3526" w:author="Никита Гринь" w:date="2026-08-04T17:07:00Z" w16du:dateUtc="2026-08-04T14:07:00Z">
            <w:trPr>
              <w:gridAfter w:val="0"/>
              <w:trHeight w:val="1440"/>
            </w:trPr>
          </w:trPrChange>
        </w:trPr>
        <w:tc>
          <w:tcPr>
            <w:tcW w:w="1739" w:type="dxa"/>
            <w:hideMark/>
            <w:tcPrChange w:id="3527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2A00E14E" w14:textId="77777777" w:rsidR="00EB4DBB" w:rsidRPr="00EB4DBB" w:rsidRDefault="00EB4DBB" w:rsidP="00EB4DBB">
            <w:pPr>
              <w:rPr>
                <w:ins w:id="3528" w:author="Никита Гринь" w:date="2026-08-04T17:06:00Z"/>
                <w:b/>
                <w:bCs/>
              </w:rPr>
            </w:pPr>
            <w:ins w:id="3529" w:author="Никита Гринь" w:date="2026-08-04T17:06:00Z">
              <w:r w:rsidRPr="00EB4DBB">
                <w:rPr>
                  <w:b/>
                  <w:bCs/>
                </w:rPr>
                <w:t>Предусловия</w:t>
              </w:r>
            </w:ins>
          </w:p>
        </w:tc>
        <w:tc>
          <w:tcPr>
            <w:tcW w:w="7895" w:type="dxa"/>
            <w:hideMark/>
            <w:tcPrChange w:id="3530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ED0339D" w14:textId="77777777" w:rsidR="00EB4DBB" w:rsidRPr="00EB4DBB" w:rsidRDefault="00EB4DBB" w:rsidP="00EB4DBB">
            <w:pPr>
              <w:rPr>
                <w:ins w:id="3531" w:author="Никита Гринь" w:date="2026-08-04T17:06:00Z"/>
                <w:b/>
                <w:bCs/>
                <w:lang w:val="ru-RU"/>
                <w:rPrChange w:id="3532" w:author="Никита Гринь" w:date="2026-08-04T17:06:00Z" w16du:dateUtc="2026-08-04T14:06:00Z">
                  <w:rPr>
                    <w:ins w:id="3533" w:author="Никита Гринь" w:date="2026-08-04T17:06:00Z"/>
                    <w:b/>
                    <w:bCs/>
                  </w:rPr>
                </w:rPrChange>
              </w:rPr>
            </w:pPr>
            <w:ins w:id="3534" w:author="Никита Гринь" w:date="2026-08-04T17:06:00Z">
              <w:r w:rsidRPr="00EB4DBB">
                <w:rPr>
                  <w:b/>
                  <w:bCs/>
                  <w:lang w:val="ru-RU"/>
                  <w:rPrChange w:id="3535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Скилл-группа настроена; все её операторы не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36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(</w:t>
              </w:r>
              <w:r w:rsidRPr="00EB4DBB">
                <w:rPr>
                  <w:b/>
                  <w:bCs/>
                </w:rPr>
                <w:t>offline</w:t>
              </w:r>
              <w:r w:rsidRPr="00EB4DBB">
                <w:rPr>
                  <w:b/>
                  <w:bCs/>
                  <w:lang w:val="ru-RU"/>
                  <w:rPrChange w:id="3537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>/обед/нет на смене); задан текст сообщения §4.4.15</w:t>
              </w:r>
            </w:ins>
          </w:p>
        </w:tc>
      </w:tr>
      <w:tr w:rsidR="00EB4DBB" w:rsidRPr="0050000B" w14:paraId="556C5C05" w14:textId="77777777" w:rsidTr="00EB4DBB">
        <w:trPr>
          <w:trHeight w:val="4140"/>
          <w:ins w:id="3538" w:author="Никита Гринь" w:date="2026-08-04T17:06:00Z"/>
          <w:trPrChange w:id="3539" w:author="Никита Гринь" w:date="2026-08-04T17:07:00Z" w16du:dateUtc="2026-08-04T14:07:00Z">
            <w:trPr>
              <w:gridAfter w:val="0"/>
              <w:trHeight w:val="4140"/>
            </w:trPr>
          </w:trPrChange>
        </w:trPr>
        <w:tc>
          <w:tcPr>
            <w:tcW w:w="1739" w:type="dxa"/>
            <w:hideMark/>
            <w:tcPrChange w:id="3540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39B1B2D2" w14:textId="77777777" w:rsidR="00EB4DBB" w:rsidRPr="00EB4DBB" w:rsidRDefault="00EB4DBB" w:rsidP="00EB4DBB">
            <w:pPr>
              <w:rPr>
                <w:ins w:id="3541" w:author="Никита Гринь" w:date="2026-08-04T17:06:00Z"/>
                <w:b/>
                <w:bCs/>
              </w:rPr>
            </w:pPr>
            <w:ins w:id="3542" w:author="Никита Гринь" w:date="2026-08-04T17:06:00Z">
              <w:r w:rsidRPr="00EB4DBB">
                <w:rPr>
                  <w:b/>
                  <w:bCs/>
                </w:rPr>
                <w:lastRenderedPageBreak/>
                <w:t>Шаги</w:t>
              </w:r>
            </w:ins>
          </w:p>
        </w:tc>
        <w:tc>
          <w:tcPr>
            <w:tcW w:w="7895" w:type="dxa"/>
            <w:hideMark/>
            <w:tcPrChange w:id="3543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125E26D" w14:textId="77777777" w:rsidR="00EB4DBB" w:rsidRPr="00EB4DBB" w:rsidRDefault="00EB4DBB" w:rsidP="00EB4DBB">
            <w:pPr>
              <w:rPr>
                <w:ins w:id="3544" w:author="Никита Гринь" w:date="2026-08-04T17:06:00Z"/>
                <w:b/>
                <w:bCs/>
                <w:lang w:val="ru-RU"/>
                <w:rPrChange w:id="3545" w:author="Никита Гринь" w:date="2026-08-04T17:06:00Z" w16du:dateUtc="2026-08-04T14:06:00Z">
                  <w:rPr>
                    <w:ins w:id="3546" w:author="Никита Гринь" w:date="2026-08-04T17:06:00Z"/>
                    <w:b/>
                    <w:bCs/>
                  </w:rPr>
                </w:rPrChange>
              </w:rPr>
            </w:pPr>
            <w:ins w:id="3547" w:author="Никита Гринь" w:date="2026-08-04T17:06:00Z">
              <w:r w:rsidRPr="00EB4DBB">
                <w:rPr>
                  <w:b/>
                  <w:bCs/>
                  <w:lang w:val="ru-RU"/>
                  <w:rPrChange w:id="3548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1. Клиент пишет в виджет/канал, маршрутизация на эту группу. 2. Проверить: клиенту показано сообщение об отсутствии операторов. 3. Убедиться, что это текст из настроек, а не ответ из СУЗ. 4. При возможности оставить вопрос — обращение в офлайн. 5. Вернуть одного оператора в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49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→ новые обращения идут на оператора.</w:t>
              </w:r>
            </w:ins>
          </w:p>
        </w:tc>
      </w:tr>
      <w:tr w:rsidR="00EB4DBB" w:rsidRPr="0050000B" w14:paraId="022E46F8" w14:textId="77777777" w:rsidTr="00EB4DBB">
        <w:trPr>
          <w:trHeight w:val="1260"/>
          <w:ins w:id="3550" w:author="Никита Гринь" w:date="2026-08-04T17:06:00Z"/>
          <w:trPrChange w:id="3551" w:author="Никита Гринь" w:date="2026-08-04T17:07:00Z" w16du:dateUtc="2026-08-04T14:07:00Z">
            <w:trPr>
              <w:gridAfter w:val="0"/>
              <w:trHeight w:val="1260"/>
            </w:trPr>
          </w:trPrChange>
        </w:trPr>
        <w:tc>
          <w:tcPr>
            <w:tcW w:w="1739" w:type="dxa"/>
            <w:hideMark/>
            <w:tcPrChange w:id="3552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3912FF5D" w14:textId="77777777" w:rsidR="00EB4DBB" w:rsidRPr="00EB4DBB" w:rsidRDefault="00EB4DBB" w:rsidP="00EB4DBB">
            <w:pPr>
              <w:rPr>
                <w:ins w:id="3553" w:author="Никита Гринь" w:date="2026-08-04T17:06:00Z"/>
                <w:b/>
                <w:bCs/>
              </w:rPr>
            </w:pPr>
            <w:ins w:id="3554" w:author="Никита Гринь" w:date="2026-08-04T17:06:00Z">
              <w:r w:rsidRPr="00EB4DBB">
                <w:rPr>
                  <w:b/>
                  <w:bCs/>
                </w:rPr>
                <w:t>Ожидаемый результат</w:t>
              </w:r>
            </w:ins>
          </w:p>
        </w:tc>
        <w:tc>
          <w:tcPr>
            <w:tcW w:w="7895" w:type="dxa"/>
            <w:hideMark/>
            <w:tcPrChange w:id="3555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28DB5A91" w14:textId="77777777" w:rsidR="00EB4DBB" w:rsidRPr="00EB4DBB" w:rsidRDefault="00EB4DBB" w:rsidP="00EB4DBB">
            <w:pPr>
              <w:rPr>
                <w:ins w:id="3556" w:author="Никита Гринь" w:date="2026-08-04T17:06:00Z"/>
                <w:b/>
                <w:bCs/>
                <w:lang w:val="ru-RU"/>
                <w:rPrChange w:id="3557" w:author="Никита Гринь" w:date="2026-08-04T17:06:00Z" w16du:dateUtc="2026-08-04T14:06:00Z">
                  <w:rPr>
                    <w:ins w:id="3558" w:author="Никита Гринь" w:date="2026-08-04T17:06:00Z"/>
                    <w:b/>
                    <w:bCs/>
                  </w:rPr>
                </w:rPrChange>
              </w:rPr>
            </w:pPr>
            <w:ins w:id="3559" w:author="Никита Гринь" w:date="2026-08-04T17:06:00Z">
              <w:r w:rsidRPr="00EB4DBB">
                <w:rPr>
                  <w:b/>
                  <w:bCs/>
                  <w:lang w:val="ru-RU"/>
                  <w:rPrChange w:id="3560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Срабатывает §4.4.15; без операторов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61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в группе клиент информирован автоматически</w:t>
              </w:r>
            </w:ins>
          </w:p>
        </w:tc>
      </w:tr>
      <w:tr w:rsidR="00EB4DBB" w:rsidRPr="00EB4DBB" w14:paraId="6AC1B465" w14:textId="77777777" w:rsidTr="00EB4DBB">
        <w:trPr>
          <w:trHeight w:val="292"/>
          <w:ins w:id="3562" w:author="Никита Гринь" w:date="2026-08-04T17:06:00Z"/>
          <w:trPrChange w:id="3563" w:author="Никита Гринь" w:date="2026-08-04T17:07:00Z" w16du:dateUtc="2026-08-04T14:07:00Z">
            <w:trPr>
              <w:gridAfter w:val="0"/>
              <w:trHeight w:val="292"/>
            </w:trPr>
          </w:trPrChange>
        </w:trPr>
        <w:tc>
          <w:tcPr>
            <w:tcW w:w="1739" w:type="dxa"/>
            <w:hideMark/>
            <w:tcPrChange w:id="3564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446546D9" w14:textId="77777777" w:rsidR="00EB4DBB" w:rsidRPr="00EB4DBB" w:rsidRDefault="00EB4DBB" w:rsidP="00EB4DBB">
            <w:pPr>
              <w:rPr>
                <w:ins w:id="3565" w:author="Никита Гринь" w:date="2026-08-04T17:06:00Z"/>
                <w:b/>
                <w:bCs/>
              </w:rPr>
            </w:pPr>
            <w:ins w:id="3566" w:author="Никита Гринь" w:date="2026-08-04T17:06:00Z">
              <w:r w:rsidRPr="00EB4DBB">
                <w:rPr>
                  <w:b/>
                  <w:bCs/>
                </w:rPr>
                <w:t>Связь</w:t>
              </w:r>
            </w:ins>
          </w:p>
        </w:tc>
        <w:tc>
          <w:tcPr>
            <w:tcW w:w="7895" w:type="dxa"/>
            <w:hideMark/>
            <w:tcPrChange w:id="3567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C5BD9DB" w14:textId="77777777" w:rsidR="00EB4DBB" w:rsidRPr="00EB4DBB" w:rsidRDefault="00EB4DBB" w:rsidP="00EB4DBB">
            <w:pPr>
              <w:rPr>
                <w:ins w:id="3568" w:author="Никита Гринь" w:date="2026-08-04T17:06:00Z"/>
                <w:b/>
                <w:bCs/>
              </w:rPr>
            </w:pPr>
            <w:ins w:id="3569" w:author="Никита Гринь" w:date="2026-08-04T17:06:00Z">
              <w:r w:rsidRPr="00EB4DBB">
                <w:rPr>
                  <w:b/>
                  <w:bCs/>
                </w:rPr>
                <w:t>04.04.2015</w:t>
              </w:r>
            </w:ins>
          </w:p>
        </w:tc>
      </w:tr>
    </w:tbl>
    <w:p w14:paraId="22B5E694" w14:textId="77777777" w:rsidR="00EB4DBB" w:rsidRDefault="00EB4DBB" w:rsidP="00681ADE">
      <w:pPr>
        <w:rPr>
          <w:ins w:id="3570" w:author="Никита Гринь" w:date="2026-08-04T16:48:00Z" w16du:dateUtc="2026-08-04T13:48:00Z"/>
          <w:b/>
          <w:bCs/>
          <w:lang w:val="ru-RU"/>
        </w:rPr>
      </w:pPr>
    </w:p>
    <w:p w14:paraId="57FDDB87" w14:textId="77777777" w:rsidR="009D69A6" w:rsidRDefault="009D69A6" w:rsidP="00681ADE">
      <w:pPr>
        <w:rPr>
          <w:ins w:id="3571" w:author="Никита Гринь" w:date="2026-08-04T17:00:00Z" w16du:dateUtc="2026-08-04T14:00:00Z"/>
          <w:b/>
          <w:bCs/>
          <w:lang w:val="ru-RU"/>
        </w:rPr>
      </w:pPr>
    </w:p>
    <w:p w14:paraId="37D45C2A" w14:textId="3747C92F" w:rsidR="00681ADE" w:rsidRPr="00681ADE" w:rsidRDefault="00681ADE" w:rsidP="00681ADE">
      <w:pPr>
        <w:rPr>
          <w:ins w:id="3572" w:author="Никита Гринь" w:date="2026-08-04T15:32:00Z"/>
          <w:lang w:val="ru-RU"/>
        </w:rPr>
      </w:pPr>
      <w:ins w:id="3573" w:author="Никита Гринь" w:date="2026-08-04T15:32:00Z">
        <w:r w:rsidRPr="00681ADE">
          <w:rPr>
            <w:b/>
            <w:bCs/>
            <w:lang w:val="ru-RU"/>
          </w:rPr>
          <w:t>II.7.</w:t>
        </w:r>
      </w:ins>
      <w:ins w:id="3574" w:author="Никита Гринь" w:date="2026-08-04T15:32:00Z" w16du:dateUtc="2026-08-04T12:32:00Z">
        <w:r>
          <w:rPr>
            <w:b/>
            <w:bCs/>
            <w:lang w:val="ru-RU"/>
          </w:rPr>
          <w:t>3</w:t>
        </w:r>
      </w:ins>
      <w:ins w:id="3575" w:author="Никита Гринь" w:date="2026-08-04T15:32:00Z">
        <w:r w:rsidRPr="00681ADE">
          <w:rPr>
            <w:b/>
            <w:bCs/>
            <w:lang w:val="ru-RU"/>
          </w:rPr>
          <w:t>.</w:t>
        </w:r>
      </w:ins>
      <w:ins w:id="3576" w:author="Никита Гринь" w:date="2026-08-04T15:32:00Z" w16du:dateUtc="2026-08-04T12:32:00Z">
        <w:r>
          <w:rPr>
            <w:b/>
            <w:bCs/>
            <w:lang w:val="ru-RU"/>
          </w:rPr>
          <w:t>2</w:t>
        </w:r>
      </w:ins>
      <w:ins w:id="3577" w:author="Никита Гринь" w:date="2026-08-04T15:32:00Z">
        <w:r w:rsidRPr="00681ADE">
          <w:rPr>
            <w:b/>
            <w:bCs/>
            <w:lang w:val="ru-RU"/>
          </w:rPr>
          <w:t xml:space="preserve"> Приёмка модуля понимания запросов (UC-UND)</w:t>
        </w:r>
      </w:ins>
    </w:p>
    <w:p w14:paraId="68E08D33" w14:textId="77777777" w:rsidR="00681ADE" w:rsidRPr="00681ADE" w:rsidRDefault="00681ADE" w:rsidP="00681ADE">
      <w:pPr>
        <w:rPr>
          <w:ins w:id="3578" w:author="Никита Гринь" w:date="2026-08-04T15:32:00Z"/>
          <w:lang w:val="ru-RU"/>
        </w:rPr>
      </w:pPr>
      <w:ins w:id="3579" w:author="Никита Гринь" w:date="2026-08-04T15:32:00Z">
        <w:r w:rsidRPr="00681ADE">
          <w:rPr>
            <w:lang w:val="ru-RU"/>
          </w:rPr>
          <w:t>Сценарии описаны в </w:t>
        </w:r>
        <w:r w:rsidRPr="00681ADE">
          <w:rPr>
            <w:b/>
            <w:bCs/>
            <w:lang w:val="ru-RU"/>
          </w:rPr>
          <w:t>II.2.3</w:t>
        </w:r>
        <w:r w:rsidRPr="00681ADE">
          <w:rPr>
            <w:lang w:val="ru-RU"/>
          </w:rPr>
          <w:t>. Здесь — критерии приёмки:</w:t>
        </w:r>
      </w:ins>
    </w:p>
    <w:p w14:paraId="0995C47C" w14:textId="77777777" w:rsidR="00681ADE" w:rsidRPr="00681ADE" w:rsidRDefault="00681ADE" w:rsidP="00681ADE">
      <w:pPr>
        <w:rPr>
          <w:ins w:id="3580" w:author="Никита Гринь" w:date="2026-08-04T15:32:00Z"/>
          <w:lang w:val="ru-RU"/>
        </w:rPr>
      </w:pPr>
      <w:ins w:id="3581" w:author="Никита Гринь" w:date="2026-08-04T15:32:00Z">
        <w:r w:rsidRPr="00681ADE">
          <w:rPr>
            <w:b/>
            <w:bCs/>
            <w:lang w:val="ru-RU"/>
          </w:rPr>
          <w:t>UND-T-01.</w:t>
        </w:r>
        <w:r w:rsidRPr="00681ADE">
          <w:rPr>
            <w:lang w:val="ru-RU"/>
          </w:rPr>
          <w:t> Админ БЗ открывает Hub → «Модуль понимания», создаёт эталон, задаёт порог, делает preview → эталон сохранён, виден % (это </w:t>
        </w:r>
        <w:r w:rsidRPr="00681ADE">
          <w:rPr>
            <w:b/>
            <w:bCs/>
            <w:lang w:val="ru-RU"/>
          </w:rPr>
          <w:t>UC-UND-01</w:t>
        </w:r>
        <w:r w:rsidRPr="00681ADE">
          <w:rPr>
            <w:lang w:val="ru-RU"/>
          </w:rPr>
          <w:t>).</w:t>
        </w:r>
      </w:ins>
    </w:p>
    <w:p w14:paraId="519F6C30" w14:textId="77777777" w:rsidR="00681ADE" w:rsidRPr="00681ADE" w:rsidRDefault="00681ADE" w:rsidP="00681ADE">
      <w:pPr>
        <w:rPr>
          <w:ins w:id="3582" w:author="Никита Гринь" w:date="2026-08-04T15:32:00Z"/>
          <w:lang w:val="ru-RU"/>
        </w:rPr>
      </w:pPr>
      <w:ins w:id="3583" w:author="Никита Гринь" w:date="2026-08-04T15:32:00Z">
        <w:r w:rsidRPr="00681ADE">
          <w:rPr>
            <w:b/>
            <w:bCs/>
            <w:lang w:val="ru-RU"/>
          </w:rPr>
          <w:t>UND-T-02.</w:t>
        </w:r>
        <w:r w:rsidRPr="00681ADE">
          <w:rPr>
            <w:lang w:val="ru-RU"/>
          </w:rPr>
          <w:t> Обновили статью в СУЗ на стенде → прошло автообучение, в журнале «обучение запущено/завершено» (это </w:t>
        </w:r>
        <w:r w:rsidRPr="00681ADE">
          <w:rPr>
            <w:b/>
            <w:bCs/>
            <w:lang w:val="ru-RU"/>
          </w:rPr>
          <w:t>UC-UND-01</w:t>
        </w:r>
        <w:r w:rsidRPr="00681ADE">
          <w:rPr>
            <w:lang w:val="ru-RU"/>
          </w:rPr>
          <w:t>).</w:t>
        </w:r>
      </w:ins>
    </w:p>
    <w:p w14:paraId="6C064E8B" w14:textId="77777777" w:rsidR="00681ADE" w:rsidRPr="00681ADE" w:rsidRDefault="00681ADE" w:rsidP="00681ADE">
      <w:pPr>
        <w:rPr>
          <w:ins w:id="3584" w:author="Никита Гринь" w:date="2026-08-04T15:32:00Z"/>
          <w:lang w:val="ru-RU"/>
        </w:rPr>
      </w:pPr>
      <w:ins w:id="3585" w:author="Никита Гринь" w:date="2026-08-04T15:32:00Z">
        <w:r w:rsidRPr="00681ADE">
          <w:rPr>
            <w:b/>
            <w:bCs/>
            <w:lang w:val="ru-RU"/>
          </w:rPr>
          <w:t>UND-T-03.</w:t>
        </w:r>
        <w:r w:rsidRPr="00681ADE">
          <w:rPr>
            <w:lang w:val="ru-RU"/>
          </w:rPr>
          <w:t> Запрос с низкой релевантностью → уточнение или эскалация, без ложной уверенной подсказки (это </w:t>
        </w:r>
        <w:r w:rsidRPr="00681ADE">
          <w:rPr>
            <w:b/>
            <w:bCs/>
            <w:lang w:val="ru-RU"/>
          </w:rPr>
          <w:t>UC-UND-02</w:t>
        </w:r>
        <w:r w:rsidRPr="00681ADE">
          <w:rPr>
            <w:lang w:val="ru-RU"/>
          </w:rPr>
          <w:t>).</w:t>
        </w:r>
      </w:ins>
    </w:p>
    <w:p w14:paraId="5265ED89" w14:textId="18335FB8" w:rsidR="00681ADE" w:rsidRPr="00681ADE" w:rsidRDefault="00681ADE">
      <w:pPr>
        <w:rPr>
          <w:ins w:id="3586" w:author="Никита Гринь" w:date="2026-08-04T15:31:00Z" w16du:dateUtc="2026-08-04T12:31:00Z"/>
          <w:lang w:val="ru-RU"/>
          <w:rPrChange w:id="3587" w:author="Никита Гринь" w:date="2026-08-04T15:33:00Z" w16du:dateUtc="2026-08-04T12:33:00Z">
            <w:rPr>
              <w:ins w:id="3588" w:author="Никита Гринь" w:date="2026-08-04T15:31:00Z" w16du:dateUtc="2026-08-04T12:31:00Z"/>
              <w:rFonts w:ascii="Arial" w:eastAsia="Arial" w:hAnsi="Arial" w:cs="Arial"/>
              <w:lang w:val="ru-RU"/>
            </w:rPr>
          </w:rPrChange>
        </w:rPr>
        <w:pPrChange w:id="3589" w:author="Никита Гринь" w:date="2026-08-04T15:33:00Z" w16du:dateUtc="2026-08-04T12:33:00Z">
          <w:pPr>
            <w:pStyle w:val="3"/>
          </w:pPr>
        </w:pPrChange>
      </w:pPr>
      <w:ins w:id="3590" w:author="Никита Гринь" w:date="2026-08-04T15:32:00Z">
        <w:r w:rsidRPr="00681ADE">
          <w:rPr>
            <w:b/>
            <w:bCs/>
            <w:lang w:val="ru-RU"/>
          </w:rPr>
          <w:t>UND-T-04.</w:t>
        </w:r>
        <w:r w:rsidRPr="00681ADE">
          <w:rPr>
            <w:lang w:val="ru-RU"/>
          </w:rPr>
          <w:t> Черновик эталона в «На модерации» → утвердить/отклонить (это </w:t>
        </w:r>
        <w:r w:rsidRPr="00681ADE">
          <w:rPr>
            <w:b/>
            <w:bCs/>
            <w:lang w:val="ru-RU"/>
          </w:rPr>
          <w:t>UC-UND-03</w:t>
        </w:r>
        <w:r w:rsidRPr="00681ADE">
          <w:rPr>
            <w:lang w:val="ru-RU"/>
          </w:rPr>
          <w:t>).</w:t>
        </w:r>
      </w:ins>
    </w:p>
    <w:p w14:paraId="3E401ED3" w14:textId="336C076F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.7.4. Нагрузочное тестирование КЦ</w:t>
      </w:r>
    </w:p>
    <w:p w14:paraId="3CEB5C52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33"/>
          <w:id w:val="595972261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§4.3.1.4, §4.8;]: 75 операторов,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95 ≤2 с</w:t>
          </w:r>
        </w:sdtContent>
      </w:sdt>
    </w:p>
    <w:p w14:paraId="2C417D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нагрузочного теста КЦ: эмулятор диалогов + фиксация метрик в модуле «Отчетность».</w:t>
      </w:r>
    </w:p>
    <w:p w14:paraId="676CC4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подтверждается способность контура выдерживать пиковую нагрузку телефонии согласно §4.8 ТТ.</w:t>
      </w:r>
    </w:p>
    <w:tbl>
      <w:tblPr>
        <w:tblStyle w:val="73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7"/>
        <w:gridCol w:w="3017"/>
        <w:gridCol w:w="1885"/>
      </w:tblGrid>
      <w:tr w:rsidR="009D43E8" w14:paraId="69B1DE1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2CD6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017" w:type="dxa"/>
          </w:tcPr>
          <w:p w14:paraId="2E08B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1885" w:type="dxa"/>
          </w:tcPr>
          <w:p w14:paraId="20B563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Стенд</w:t>
            </w:r>
          </w:p>
        </w:tc>
      </w:tr>
      <w:tr w:rsidR="009D43E8" w:rsidRPr="0050000B" w14:paraId="7FDD9156" w14:textId="77777777" w:rsidTr="009D43E8">
        <w:tc>
          <w:tcPr>
            <w:tcW w:w="3017" w:type="dxa"/>
          </w:tcPr>
          <w:p w14:paraId="67A13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операторы телефонии</w:t>
            </w:r>
          </w:p>
        </w:tc>
        <w:tc>
          <w:tcPr>
            <w:tcW w:w="3017" w:type="dxa"/>
          </w:tcPr>
          <w:p w14:paraId="2F137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</w:p>
        </w:tc>
        <w:tc>
          <w:tcPr>
            <w:tcW w:w="1885" w:type="dxa"/>
          </w:tcPr>
          <w:p w14:paraId="192A1E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контур КЦ +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0DE1F970" w14:textId="77777777" w:rsidTr="009D43E8">
        <w:tc>
          <w:tcPr>
            <w:tcW w:w="3017" w:type="dxa"/>
          </w:tcPr>
          <w:p w14:paraId="721D7F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017" w:type="dxa"/>
          </w:tcPr>
          <w:p w14:paraId="70ABD4A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4"/>
                <w:id w:val="-40248743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p95 ≤2 с на реплику</w:t>
                </w:r>
              </w:sdtContent>
            </w:sdt>
          </w:p>
        </w:tc>
        <w:tc>
          <w:tcPr>
            <w:tcW w:w="1885" w:type="dxa"/>
          </w:tcPr>
          <w:p w14:paraId="0B09B1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ASR/диалогов</w:t>
            </w:r>
          </w:p>
        </w:tc>
      </w:tr>
      <w:tr w:rsidR="009D43E8" w14:paraId="41160CB8" w14:textId="77777777" w:rsidTr="009D43E8">
        <w:tc>
          <w:tcPr>
            <w:tcW w:w="3017" w:type="dxa"/>
          </w:tcPr>
          <w:p w14:paraId="312A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Параллельно</w:t>
            </w:r>
          </w:p>
        </w:tc>
        <w:tc>
          <w:tcPr>
            <w:tcW w:w="3017" w:type="dxa"/>
          </w:tcPr>
          <w:p w14:paraId="556A61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КЦ (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+ онлайн-чат</w:t>
            </w:r>
          </w:p>
        </w:tc>
        <w:tc>
          <w:tcPr>
            <w:tcW w:w="1885" w:type="dxa"/>
          </w:tcPr>
          <w:p w14:paraId="6D250A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см. </w:t>
            </w:r>
            <w:hyperlink w:anchor="bookmark=id.czf1gpwckqlg">
              <w:r>
                <w:rPr>
                  <w:rFonts w:ascii="Arial" w:eastAsia="Arial" w:hAnsi="Arial" w:cs="Arial"/>
                  <w:color w:val="156082"/>
                </w:rPr>
                <w:t>Приложение B</w:t>
              </w:r>
            </w:hyperlink>
          </w:p>
        </w:tc>
      </w:tr>
    </w:tbl>
    <w:p w14:paraId="05F2D247" w14:textId="447F2876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Метод:</w:t>
      </w:r>
      <w:r w:rsidRPr="003C42DA">
        <w:rPr>
          <w:rFonts w:ascii="Arial" w:eastAsia="Arial" w:hAnsi="Arial" w:cs="Arial"/>
          <w:color w:val="000000"/>
          <w:lang w:val="ru-RU"/>
        </w:rPr>
        <w:t xml:space="preserve"> генератор диалогов (скрипт заказчика/исполнителя) + фиксация метрик в модуле «Отчетность». </w:t>
      </w:r>
      <w:del w:id="3591" w:author="Никита Гринь" w:date="2026-08-04T11:37:00Z" w16du:dateUtc="2026-08-04T08:37:00Z"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Детальные 300+ тест-кейсов — </w:delText>
        </w:r>
        <w:commentRangeStart w:id="3592"/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отдельный документ при</w:delText>
        </w:r>
        <w:r w:rsidRPr="003C42DA" w:rsidDel="00FD7F09">
          <w:rPr>
            <w:rFonts w:ascii="Arial" w:eastAsia="Arial" w:hAnsi="Arial" w:cs="Arial"/>
            <w:b/>
            <w:bCs/>
            <w:lang w:val="ru-RU"/>
          </w:rPr>
          <w:delText>е</w:delText>
        </w:r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мки этапа 6</w:delText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 (не дублировать в ТЗ)</w:delText>
        </w:r>
        <w:commentRangeEnd w:id="3592"/>
        <w:r w:rsidR="00211972" w:rsidRPr="003C42DA" w:rsidDel="00FD7F09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3592"/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4F79A2B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86343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318F8F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0143DC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393B70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E1E51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1F1AE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58889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7D76FA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1C4A386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6628A41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D5EBA59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3593" w:name="bookmark=id.rgkvy5xtrlk4" w:colFirst="0" w:colLast="0"/>
      <w:bookmarkEnd w:id="3593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 Модуль ИИ-ассистент (§2.2.3, §5)</w:t>
      </w:r>
    </w:p>
    <w:p w14:paraId="661FE74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ИИ-ассистент предоставляет сотрудникам банка интеллектуальный чат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 «Ассистент»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(портальный лаунчер или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Операторы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использовать ассистент параллельно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594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595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96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97" w:author="Никита Гринь" w:date="2026-07-31T10:58:00Z" w16du:dateUtc="2026-07-31T07:58:00Z">
            <w:rPr/>
          </w:rPrChange>
        </w:rPr>
        <w:instrText>.</w:instrText>
      </w:r>
      <w:r>
        <w:instrText>var</w:instrText>
      </w:r>
      <w:r w:rsidRPr="003339CA">
        <w:rPr>
          <w:lang w:val="ru-RU"/>
          <w:rPrChange w:id="3598" w:author="Никита Гринь" w:date="2026-07-31T10:58:00Z" w16du:dateUtc="2026-07-31T07:58:00Z">
            <w:rPr/>
          </w:rPrChange>
        </w:rPr>
        <w:instrText>47</w:instrText>
      </w:r>
      <w:r>
        <w:instrText>dt</w:instrText>
      </w:r>
      <w:r w:rsidRPr="003339CA">
        <w:rPr>
          <w:lang w:val="ru-RU"/>
          <w:rPrChange w:id="3599" w:author="Никита Гринь" w:date="2026-07-31T10:58:00Z" w16du:dateUtc="2026-07-31T07:58:00Z">
            <w:rPr/>
          </w:rPrChange>
        </w:rPr>
        <w:instrText>214</w:instrText>
      </w:r>
      <w:r>
        <w:instrText>r</w:instrText>
      </w:r>
      <w:r w:rsidRPr="003339CA">
        <w:rPr>
          <w:lang w:val="ru-RU"/>
          <w:rPrChange w:id="3600" w:author="Никита Гринь" w:date="2026-07-31T10:58:00Z" w16du:dateUtc="2026-07-31T07:58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Поддерживаются внутренние и внешние источники, генерация документов, саммаризация,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/код по политике ИБ; управление — ролями §2.4 п.8–10 и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(п.2).</w:t>
      </w:r>
    </w:p>
    <w:p w14:paraId="70F7C3C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[Прил.1 §2.2.3, §5]: интерфейс для работы модуля ИИ-ассистента — диалог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601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02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03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04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05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§5.2,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§5.4.</w:t>
      </w:r>
    </w:p>
    <w:p w14:paraId="6C1EFD0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06" w:name="bookmark=id.b65su55azlhp" w:colFirst="0" w:colLast="0"/>
      <w:bookmarkEnd w:id="360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7BDE4E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§5.1, §5.2]: назначение модуля ИИ-ассистент</w:t>
      </w:r>
    </w:p>
    <w:p w14:paraId="1A80587F" w14:textId="5116C902" w:rsidR="009D43E8" w:rsidRPr="00CD266C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.1 определяет границы модуля: вкладка «Ассистент», отдельные индексы </w:t>
      </w:r>
      <w:r>
        <w:fldChar w:fldCharType="begin"/>
      </w:r>
      <w:r>
        <w:instrText>HYPERLINK</w:instrText>
      </w:r>
      <w:r w:rsidRPr="003339CA">
        <w:rPr>
          <w:lang w:val="ru-RU"/>
          <w:rPrChange w:id="3607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08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09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10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11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_*</w:t>
      </w:r>
      <w:sdt>
        <w:sdtPr>
          <w:tag w:val="goog_rdk_235"/>
          <w:id w:val="-119182498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</w:t>
          </w:r>
          <w:ins w:id="3612" w:author="Никита Гринь" w:date="2026-08-03T14:16:00Z" w16du:dateUtc="2026-08-03T11:16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не м</w:t>
            </w:r>
          </w:ins>
          <w:ins w:id="3613" w:author="Никита Гринь" w:date="2026-08-03T14:17:00Z" w16du:dateUtc="2026-08-03T11:17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енее </w:t>
            </w:r>
          </w:ins>
          <w:del w:id="3614" w:author="Никита Гринь" w:date="2026-08-03T14:16:00Z" w16du:dateUtc="2026-08-03T11:16:00Z">
            <w:r w:rsidRPr="003C42DA" w:rsidDel="005F798B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</w:del>
          <w:commentRangeStart w:id="3615"/>
          <w:ins w:id="3616" w:author="Солдатенко Евгений Павлович" w:date="2026-07-31T09:13:00Z">
            <w:del w:id="3617" w:author="Никита Гринь" w:date="2026-08-03T14:16:00Z" w16du:dateUtc="2026-08-03T11:16:00Z">
              <w:r w:rsidR="00CD266C" w:rsidRPr="00CD266C" w:rsidDel="005F798B">
                <w:rPr>
                  <w:rFonts w:ascii="Arial Unicode MS" w:eastAsia="Arial Unicode MS" w:hAnsi="Arial Unicode MS" w:cs="Arial Unicode MS"/>
                  <w:color w:val="000000"/>
                  <w:lang w:val="ru-RU"/>
                </w:rPr>
                <w:delText>&gt;=</w:delText>
              </w:r>
            </w:del>
            <w:commentRangeEnd w:id="3615"/>
            <w:r w:rsidR="00CD266C" w:rsidRPr="003C42DA">
              <w:rPr>
                <w:rStyle w:val="a5"/>
                <w:rFonts w:ascii="Arial Unicode MS" w:eastAsia="Arial Unicode MS" w:hAnsi="Arial Unicode MS" w:cs="Arial Unicode MS"/>
                <w:color w:val="000000"/>
                <w:sz w:val="24"/>
                <w:szCs w:val="24"/>
                <w:lang w:val="ru-RU"/>
              </w:rPr>
              <w:commentReference w:id="3615"/>
            </w:r>
          </w:ins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2000 пользователей). </w:t>
          </w:r>
          <w:r w:rsidRPr="00CD266C">
            <w:rPr>
              <w:rFonts w:ascii="Arial Unicode MS" w:eastAsia="Arial Unicode MS" w:hAnsi="Arial Unicode MS" w:cs="Arial Unicode MS"/>
              <w:color w:val="000000"/>
              <w:lang w:val="ru-RU"/>
            </w:rPr>
            <w:t>Он обеспечивает:</w:t>
          </w:r>
        </w:sdtContent>
      </w:sdt>
    </w:p>
    <w:p w14:paraId="48CFC8E4" w14:textId="77777777" w:rsidR="009D43E8" w:rsidRPr="003C42DA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Таблицу «входит / не входит»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КЦ,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вне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65ABAFA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KPI §5.1.17, §5.1.35, историю 10 дней</w:t>
      </w:r>
    </w:p>
    <w:p w14:paraId="41C3F518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t>Ссылку на REST API (</w:t>
      </w:r>
      <w:r>
        <w:rPr>
          <w:rFonts w:ascii="Arial" w:eastAsia="Arial" w:hAnsi="Arial" w:cs="Arial"/>
          <w:b/>
          <w:bCs/>
          <w:color w:val="000000"/>
        </w:rPr>
        <w:t>tz-ai-assistant-belarusbank.md</w:t>
      </w:r>
      <w:r>
        <w:rPr>
          <w:rFonts w:ascii="Arial" w:eastAsia="Arial" w:hAnsi="Arial" w:cs="Arial"/>
          <w:color w:val="000000"/>
        </w:rPr>
        <w:t>)</w:t>
      </w:r>
    </w:p>
    <w:p w14:paraId="159E5F4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сотрудники банка получают безопасный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-инструмент для рабочих задач без смешения с контуром КЦ.</w:t>
      </w:r>
    </w:p>
    <w:p w14:paraId="77B909A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Трассировка:</w:t>
      </w:r>
      <w:r>
        <w:rPr>
          <w:rFonts w:ascii="Arial" w:eastAsia="Arial" w:hAnsi="Arial" w:cs="Arial"/>
          <w:color w:val="000000"/>
        </w:rPr>
        <w:t xml:space="preserve"> пункты </w:t>
      </w:r>
      <w:r>
        <w:rPr>
          <w:rFonts w:ascii="Arial" w:eastAsia="Arial" w:hAnsi="Arial" w:cs="Arial"/>
          <w:b/>
          <w:bCs/>
          <w:color w:val="000000"/>
        </w:rPr>
        <w:t>5.1.1–5.1.41.4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5.2.1–5.2.14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5.3–5.4</w:t>
      </w:r>
      <w:r>
        <w:rPr>
          <w:rFonts w:ascii="Arial" w:eastAsia="Arial" w:hAnsi="Arial" w:cs="Arial"/>
          <w:color w:val="000000"/>
        </w:rPr>
        <w:t xml:space="preserve"> Приложения 1.</w:t>
      </w:r>
    </w:p>
    <w:p w14:paraId="10B4C2C9" w14:textId="77777777" w:rsidR="009D43E8" w:rsidRDefault="00317F00">
      <w:pPr>
        <w:pStyle w:val="3"/>
        <w:rPr>
          <w:rFonts w:ascii="Arial" w:eastAsia="Arial" w:hAnsi="Arial" w:cs="Arial"/>
        </w:rPr>
      </w:pPr>
      <w:bookmarkStart w:id="3618" w:name="bookmark=id.zapvsyl25x9u" w:colFirst="0" w:colLast="0"/>
      <w:bookmarkEnd w:id="3618"/>
      <w:r>
        <w:rPr>
          <w:rFonts w:ascii="Arial" w:eastAsia="Arial" w:hAnsi="Arial" w:cs="Arial"/>
        </w:rPr>
        <w:t>Границы модуля</w:t>
      </w:r>
    </w:p>
    <w:tbl>
      <w:tblPr>
        <w:tblStyle w:val="72"/>
        <w:tblW w:w="86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45"/>
        <w:gridCol w:w="4410"/>
      </w:tblGrid>
      <w:tr w:rsidR="009D43E8" w14:paraId="5067F4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5" w:type="dxa"/>
          </w:tcPr>
          <w:p w14:paraId="01A14E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10" w:type="dxa"/>
          </w:tcPr>
          <w:p w14:paraId="2450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50000B" w14:paraId="1B956A3E" w14:textId="77777777" w:rsidTr="009D43E8">
        <w:tc>
          <w:tcPr>
            <w:tcW w:w="4245" w:type="dxa"/>
          </w:tcPr>
          <w:p w14:paraId="3F1CC34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10" w:type="dxa"/>
          </w:tcPr>
          <w:p w14:paraId="4D7BA5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оператора КЦ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19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20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21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22" w:author="Никита Гринь" w:date="2026-07-31T10:58:00Z" w16du:dateUtc="2026-07-31T07:58:00Z">
                  <w:rPr/>
                </w:rPrChange>
              </w:rPr>
              <w:instrText>.57</w:instrText>
            </w:r>
            <w:r>
              <w:instrText>lpi</w:instrText>
            </w:r>
            <w:r w:rsidRPr="003339CA">
              <w:rPr>
                <w:lang w:val="ru-RU"/>
                <w:rPrChange w:id="3623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vccj</w:instrText>
            </w:r>
            <w:r w:rsidRPr="003339CA">
              <w:rPr>
                <w:lang w:val="ru-RU"/>
                <w:rPrChange w:id="3624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m</w:instrText>
            </w:r>
            <w:r w:rsidRPr="003339CA">
              <w:rPr>
                <w:lang w:val="ru-RU"/>
                <w:rPrChange w:id="3625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1657DD17" w14:textId="77777777" w:rsidTr="009D43E8">
        <w:tc>
          <w:tcPr>
            <w:tcW w:w="4245" w:type="dxa"/>
          </w:tcPr>
          <w:p w14:paraId="4E1997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10" w:type="dxa"/>
          </w:tcPr>
          <w:p w14:paraId="46C88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Детальная спецификация платформы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26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27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28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29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vz</w:instrText>
            </w:r>
            <w:r w:rsidRPr="003339CA">
              <w:rPr>
                <w:lang w:val="ru-RU"/>
                <w:rPrChange w:id="3630" w:author="Никита Гринь" w:date="2026-07-31T10:58:00Z" w16du:dateUtc="2026-07-31T07:58:00Z">
                  <w:rPr/>
                </w:rPrChange>
              </w:rPr>
              <w:instrText>8</w:instrText>
            </w:r>
            <w:r>
              <w:instrText>ssq</w:instrText>
            </w:r>
            <w:r w:rsidRPr="003339CA">
              <w:rPr>
                <w:lang w:val="ru-RU"/>
                <w:rPrChange w:id="3631" w:author="Никита Гринь" w:date="2026-07-31T10:58:00Z" w16du:dateUtc="2026-07-31T07:58:00Z">
                  <w:rPr/>
                </w:rPrChange>
              </w:rPr>
              <w:instrText>4</w:instrText>
            </w:r>
            <w:r>
              <w:instrText>d</w:instrText>
            </w:r>
            <w:r w:rsidRPr="003339CA">
              <w:rPr>
                <w:lang w:val="ru-RU"/>
                <w:rPrChange w:id="3632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zlg</w:instrText>
            </w:r>
            <w:r w:rsidRPr="003339CA">
              <w:rPr>
                <w:lang w:val="ru-RU"/>
                <w:rPrChange w:id="3633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8663718" w14:textId="77777777" w:rsidTr="009D43E8">
        <w:tc>
          <w:tcPr>
            <w:tcW w:w="4245" w:type="dxa"/>
          </w:tcPr>
          <w:p w14:paraId="43C98A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RAG, Query Understanding (§5.2)</w:t>
            </w:r>
          </w:p>
        </w:tc>
        <w:tc>
          <w:tcPr>
            <w:tcW w:w="4410" w:type="dxa"/>
          </w:tcPr>
          <w:p w14:paraId="25C9C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 — отдельный контур</w:t>
            </w:r>
          </w:p>
        </w:tc>
      </w:tr>
      <w:tr w:rsidR="009D43E8" w:rsidRPr="0050000B" w14:paraId="7835A3F3" w14:textId="77777777" w:rsidTr="009D43E8">
        <w:tc>
          <w:tcPr>
            <w:tcW w:w="4245" w:type="dxa"/>
          </w:tcPr>
          <w:p w14:paraId="145C77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10" w:type="dxa"/>
          </w:tcPr>
          <w:p w14:paraId="3A7366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 с клиентами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34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35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36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37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kkdo</w:instrText>
            </w:r>
            <w:r w:rsidRPr="003339CA">
              <w:rPr>
                <w:lang w:val="ru-RU"/>
                <w:rPrChange w:id="3638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hgu</w:instrText>
            </w:r>
            <w:r w:rsidRPr="003339CA">
              <w:rPr>
                <w:lang w:val="ru-RU"/>
                <w:rPrChange w:id="3639" w:author="Никита Гринь" w:date="2026-07-31T10:58:00Z" w16du:dateUtc="2026-07-31T07:58:00Z">
                  <w:rPr/>
                </w:rPrChange>
              </w:rPr>
              <w:instrText>9</w:instrText>
            </w:r>
            <w:r>
              <w:instrText>d</w:instrText>
            </w:r>
            <w:r w:rsidRPr="003339CA">
              <w:rPr>
                <w:lang w:val="ru-RU"/>
                <w:rPrChange w:id="3640" w:author="Никита Гринь" w:date="2026-07-31T10:58:00Z" w16du:dateUtc="2026-07-31T07:58:00Z">
                  <w:rPr/>
                </w:rPrChange>
              </w:rPr>
              <w:instrText>54"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2D1D9A42" w14:textId="77777777" w:rsidTr="009D43E8">
        <w:tc>
          <w:tcPr>
            <w:tcW w:w="4245" w:type="dxa"/>
          </w:tcPr>
          <w:p w14:paraId="3CDFA3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10" w:type="dxa"/>
          </w:tcPr>
          <w:p w14:paraId="6A9339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распознавания документов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41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42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43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44" w:author="Никита Гринь" w:date="2026-07-31T10:58:00Z" w16du:dateUtc="2026-07-31T07:58:00Z">
                  <w:rPr/>
                </w:rPrChange>
              </w:rPr>
              <w:instrText>.5</w:instrText>
            </w:r>
            <w:r>
              <w:instrText>rvh</w:instrText>
            </w:r>
            <w:r w:rsidRPr="003339CA">
              <w:rPr>
                <w:lang w:val="ru-RU"/>
                <w:rPrChange w:id="3645" w:author="Никита Гринь" w:date="2026-07-31T10:58:00Z" w16du:dateUtc="2026-07-31T07:58:00Z">
                  <w:rPr/>
                </w:rPrChange>
              </w:rPr>
              <w:instrText>25</w:instrText>
            </w:r>
            <w:r>
              <w:instrText>btg</w:instrText>
            </w:r>
            <w:r w:rsidRPr="003339CA">
              <w:rPr>
                <w:lang w:val="ru-RU"/>
                <w:rPrChange w:id="3646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h</w:instrText>
            </w:r>
            <w:r w:rsidRPr="003339CA">
              <w:rPr>
                <w:lang w:val="ru-RU"/>
                <w:rPrChange w:id="3647" w:author="Никита Гринь" w:date="2026-07-31T10:58:00Z" w16du:dateUtc="2026-07-31T07:58:00Z">
                  <w:rPr/>
                </w:rPrChange>
              </w:rPr>
              <w:instrText>6"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6164F0A0" w14:textId="77777777" w:rsidTr="009D43E8">
        <w:tc>
          <w:tcPr>
            <w:tcW w:w="4245" w:type="dxa"/>
          </w:tcPr>
          <w:p w14:paraId="63B3A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10" w:type="dxa"/>
          </w:tcPr>
          <w:p w14:paraId="7EA37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53315415" w14:textId="77777777" w:rsidTr="009D43E8">
        <w:tc>
          <w:tcPr>
            <w:tcW w:w="4245" w:type="dxa"/>
          </w:tcPr>
          <w:p w14:paraId="78700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4410" w:type="dxa"/>
          </w:tcPr>
          <w:p w14:paraId="7C6BE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0EC2638" w14:textId="77777777" w:rsidTr="009D43E8">
        <w:tc>
          <w:tcPr>
            <w:tcW w:w="4245" w:type="dxa"/>
          </w:tcPr>
          <w:p w14:paraId="267388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 xml:space="preserve"> (§5.1.35)</w:t>
            </w:r>
          </w:p>
        </w:tc>
        <w:tc>
          <w:tcPr>
            <w:tcW w:w="4410" w:type="dxa"/>
          </w:tcPr>
          <w:p w14:paraId="39565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831B8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71"/>
        <w:tblW w:w="94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3465"/>
        <w:gridCol w:w="3360"/>
      </w:tblGrid>
      <w:tr w:rsidR="009D43E8" w14:paraId="3764A0C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C47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465" w:type="dxa"/>
          </w:tcPr>
          <w:p w14:paraId="7B2B9C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60" w:type="dxa"/>
          </w:tcPr>
          <w:p w14:paraId="531A6A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718F1E8" w14:textId="77777777" w:rsidTr="009D43E8">
        <w:tc>
          <w:tcPr>
            <w:tcW w:w="2640" w:type="dxa"/>
          </w:tcPr>
          <w:p w14:paraId="2A793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3465" w:type="dxa"/>
          </w:tcPr>
          <w:p w14:paraId="06D4B26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6"/>
                <w:id w:val="56029027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3360" w:type="dxa"/>
          </w:tcPr>
          <w:p w14:paraId="28CC7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3E4A862" w14:textId="77777777" w:rsidTr="009D43E8">
        <w:tc>
          <w:tcPr>
            <w:tcW w:w="2640" w:type="dxa"/>
          </w:tcPr>
          <w:p w14:paraId="23052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3465" w:type="dxa"/>
          </w:tcPr>
          <w:p w14:paraId="190EED8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7"/>
                <w:id w:val="3893846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3360" w:type="dxa"/>
          </w:tcPr>
          <w:p w14:paraId="6CBB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6A728027" w14:textId="77777777" w:rsidTr="009D43E8">
        <w:tc>
          <w:tcPr>
            <w:tcW w:w="2640" w:type="dxa"/>
          </w:tcPr>
          <w:p w14:paraId="561C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Галлюцинации</w:t>
            </w:r>
          </w:p>
        </w:tc>
        <w:tc>
          <w:tcPr>
            <w:tcW w:w="3465" w:type="dxa"/>
          </w:tcPr>
          <w:p w14:paraId="24DB817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8"/>
                <w:id w:val="-10264188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3360" w:type="dxa"/>
          </w:tcPr>
          <w:p w14:paraId="1403A2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§3.6</w:t>
            </w:r>
          </w:p>
        </w:tc>
      </w:tr>
      <w:tr w:rsidR="009D43E8" w14:paraId="539AFE60" w14:textId="77777777" w:rsidTr="009D43E8">
        <w:tc>
          <w:tcPr>
            <w:tcW w:w="2640" w:type="dxa"/>
          </w:tcPr>
          <w:p w14:paraId="45AB3B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пользователи</w:t>
            </w:r>
          </w:p>
        </w:tc>
        <w:tc>
          <w:tcPr>
            <w:tcW w:w="3465" w:type="dxa"/>
          </w:tcPr>
          <w:p w14:paraId="5508F89F" w14:textId="4E889244" w:rsidR="009D43E8" w:rsidRDefault="00CD2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648"/>
            <w:commentRangeStart w:id="3649"/>
            <w:ins w:id="3650" w:author="Солдатенко Евгений Павлович" w:date="2026-07-31T09:14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Не менее </w:t>
              </w:r>
              <w:commentRangeEnd w:id="3648"/>
              <w:r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</w:rPr>
                <w:commentReference w:id="3648"/>
              </w:r>
            </w:ins>
            <w:commentRangeEnd w:id="3649"/>
            <w:r w:rsidR="005F798B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649"/>
            </w:r>
            <w:del w:id="3651" w:author="Солдатенко Евгений Павлович" w:date="2026-07-31T09:14:00Z">
              <w:r w:rsidR="00317F00" w:rsidDel="00CD266C">
                <w:rPr>
                  <w:rFonts w:ascii="Arial" w:eastAsia="Arial" w:hAnsi="Arial" w:cs="Arial"/>
                  <w:color w:val="000000"/>
                </w:rPr>
                <w:delText xml:space="preserve">до </w:delText>
              </w:r>
            </w:del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2000</w:t>
            </w:r>
          </w:p>
        </w:tc>
        <w:tc>
          <w:tcPr>
            <w:tcW w:w="3360" w:type="dxa"/>
          </w:tcPr>
          <w:p w14:paraId="5436C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7DE24E2F" w14:textId="77777777" w:rsidTr="009D43E8">
        <w:tc>
          <w:tcPr>
            <w:tcW w:w="2640" w:type="dxa"/>
          </w:tcPr>
          <w:p w14:paraId="7C1D9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3465" w:type="dxa"/>
          </w:tcPr>
          <w:p w14:paraId="15AA9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3360" w:type="dxa"/>
          </w:tcPr>
          <w:p w14:paraId="4D1A1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6DDE6B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8BC61BB" w14:textId="77777777" w:rsidR="009D43E8" w:rsidRDefault="00317F00">
      <w:pPr>
        <w:pStyle w:val="2"/>
        <w:rPr>
          <w:rFonts w:ascii="Arial" w:eastAsia="Arial" w:hAnsi="Arial" w:cs="Arial"/>
        </w:rPr>
      </w:pPr>
      <w:bookmarkStart w:id="3652" w:name="bookmark=id.uz3elrd1f5f6" w:colFirst="0" w:colLast="0"/>
      <w:bookmarkEnd w:id="3652"/>
      <w:r>
        <w:rPr>
          <w:rFonts w:ascii="Arial" w:eastAsia="Arial" w:hAnsi="Arial" w:cs="Arial"/>
        </w:rPr>
        <w:t>III.2. Роли</w:t>
      </w:r>
    </w:p>
    <w:p w14:paraId="3DFDFE5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п.2, 8–10]: роли модуля ИИ-ассистент</w:t>
      </w:r>
    </w:p>
    <w:p w14:paraId="54139E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ассистента — подмножество §2.4: администратор </w:t>
      </w:r>
      <w:r>
        <w:fldChar w:fldCharType="begin"/>
      </w:r>
      <w:r>
        <w:instrText>HYPERLINK</w:instrText>
      </w:r>
      <w:r w:rsidRPr="003339CA">
        <w:rPr>
          <w:lang w:val="ru-RU"/>
          <w:rPrChange w:id="3653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54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55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56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57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модуля, пользователь, аналитик.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Операторы КЦ (п.4–5)могут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пользоваться ассистентом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портального лаунчера; ограничение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запрет «во время сессии» по умолчанию.</w:t>
      </w:r>
    </w:p>
    <w:p w14:paraId="0FA562B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к чату и настройкам соответствует организационной структуре банка через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6C9492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Роли модуля — подмножество </w:t>
      </w:r>
      <w:r>
        <w:rPr>
          <w:rFonts w:ascii="Arial" w:eastAsia="Arial" w:hAnsi="Arial" w:cs="Arial"/>
          <w:b/>
          <w:bCs/>
          <w:color w:val="000000"/>
        </w:rPr>
        <w:t>[Прил.1 §2.4]</w:t>
      </w:r>
    </w:p>
    <w:tbl>
      <w:tblPr>
        <w:tblStyle w:val="70"/>
        <w:tblW w:w="9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1695"/>
        <w:gridCol w:w="1935"/>
        <w:gridCol w:w="2475"/>
        <w:gridCol w:w="2880"/>
      </w:tblGrid>
      <w:tr w:rsidR="009D43E8" w14:paraId="1B24A4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14:paraId="0307E6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§2.4</w:t>
            </w:r>
          </w:p>
        </w:tc>
        <w:tc>
          <w:tcPr>
            <w:tcW w:w="1695" w:type="dxa"/>
          </w:tcPr>
          <w:p w14:paraId="6123E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1935" w:type="dxa"/>
          </w:tcPr>
          <w:p w14:paraId="38F9F8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2475" w:type="dxa"/>
          </w:tcPr>
          <w:p w14:paraId="68CD7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880" w:type="dxa"/>
          </w:tcPr>
          <w:p w14:paraId="2E15F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9D43E8" w14:paraId="3347860B" w14:textId="77777777" w:rsidTr="009D43E8">
        <w:tc>
          <w:tcPr>
            <w:tcW w:w="840" w:type="dxa"/>
          </w:tcPr>
          <w:p w14:paraId="67D20F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695" w:type="dxa"/>
          </w:tcPr>
          <w:p w14:paraId="00B5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935" w:type="dxa"/>
          </w:tcPr>
          <w:p w14:paraId="3F3736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4422F9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QU, промпты, LLM</w:t>
            </w:r>
          </w:p>
        </w:tc>
        <w:tc>
          <w:tcPr>
            <w:tcW w:w="2880" w:type="dxa"/>
          </w:tcPr>
          <w:p w14:paraId="0CC9C2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импорт, пороги QU,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7D61B5DC" w14:textId="77777777" w:rsidTr="009D43E8">
        <w:tc>
          <w:tcPr>
            <w:tcW w:w="840" w:type="dxa"/>
          </w:tcPr>
          <w:p w14:paraId="59EE1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95" w:type="dxa"/>
          </w:tcPr>
          <w:p w14:paraId="1D172D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935" w:type="dxa"/>
          </w:tcPr>
          <w:p w14:paraId="1D4585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0F25A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целиком</w:t>
            </w:r>
          </w:p>
        </w:tc>
        <w:tc>
          <w:tcPr>
            <w:tcW w:w="2880" w:type="dxa"/>
          </w:tcPr>
          <w:p w14:paraId="31F77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Источники, мониторинг §5.1.37, capabilities</w:t>
            </w:r>
          </w:p>
        </w:tc>
      </w:tr>
      <w:tr w:rsidR="009D43E8" w:rsidRPr="0050000B" w14:paraId="6041D566" w14:textId="77777777" w:rsidTr="009D43E8">
        <w:tc>
          <w:tcPr>
            <w:tcW w:w="840" w:type="dxa"/>
          </w:tcPr>
          <w:p w14:paraId="288AA7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695" w:type="dxa"/>
          </w:tcPr>
          <w:p w14:paraId="6A3AF1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935" w:type="dxa"/>
          </w:tcPr>
          <w:p w14:paraId="724C21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475" w:type="dxa"/>
          </w:tcPr>
          <w:p w14:paraId="6D9F1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880" w:type="dxa"/>
          </w:tcPr>
          <w:p w14:paraId="0A93B9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Чат,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58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59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60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61" w:author="Никита Гринь" w:date="2026-07-31T10:58:00Z" w16du:dateUtc="2026-07-31T07:58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662" w:author="Никита Гринь" w:date="2026-07-31T10:58:00Z" w16du:dateUtc="2026-07-31T07:58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вложения, обратная связь</w:t>
            </w:r>
          </w:p>
        </w:tc>
      </w:tr>
      <w:tr w:rsidR="009D43E8" w14:paraId="51927EEA" w14:textId="77777777" w:rsidTr="009D43E8">
        <w:tc>
          <w:tcPr>
            <w:tcW w:w="840" w:type="dxa"/>
          </w:tcPr>
          <w:p w14:paraId="58A483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695" w:type="dxa"/>
          </w:tcPr>
          <w:p w14:paraId="3A679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935" w:type="dxa"/>
          </w:tcPr>
          <w:p w14:paraId="338196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read-only*</w:t>
            </w:r>
          </w:p>
        </w:tc>
        <w:tc>
          <w:tcPr>
            <w:tcW w:w="2475" w:type="dxa"/>
          </w:tcPr>
          <w:p w14:paraId="0D7A0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2880" w:type="dxa"/>
          </w:tcPr>
          <w:p w14:paraId="1D75F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конструктор, экспорт</w:t>
            </w:r>
          </w:p>
        </w:tc>
      </w:tr>
    </w:tbl>
    <w:p w14:paraId="7C1BB9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Просмотр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тов и агрегированных журналов без отправки сообщений в чат.</w:t>
      </w:r>
    </w:p>
    <w:p w14:paraId="4EB257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Примечание (границы с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п. 4–5 (оператор канала телефония / онлайн-чата Контакт-центра)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являются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ролями модуля ИИ-ассистент. Оператор онлайн-чата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видит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вкладку «Ассистент»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01,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-02); оператор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по </w:t>
      </w:r>
      <w:r>
        <w:fldChar w:fldCharType="begin"/>
      </w:r>
      <w:r>
        <w:instrText>HYPERLINK</w:instrText>
      </w:r>
      <w:r w:rsidRPr="003339CA">
        <w:rPr>
          <w:lang w:val="ru-RU"/>
          <w:rPrChange w:id="3663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64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65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66" w:author="Никита Гринь" w:date="2026-07-31T10:58:00Z" w16du:dateUtc="2026-07-31T07:58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3667" w:author="Никита Гринь" w:date="2026-07-31T10:58:00Z" w16du:dateUtc="2026-07-31T07:58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3668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); «Ассистент» — только при явном назначении роли п. 9. </w:t>
      </w:r>
    </w:p>
    <w:p w14:paraId="2AC4D5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10) закрывает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§5.4; отдельная проектная роль «Аудитор» (</w:t>
      </w:r>
      <w:r>
        <w:fldChar w:fldCharType="begin"/>
      </w:r>
      <w:r>
        <w:instrText>HYPERLINK</w:instrText>
      </w:r>
      <w:r w:rsidRPr="003339CA">
        <w:rPr>
          <w:lang w:val="ru-RU"/>
          <w:rPrChange w:id="3669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70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71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72" w:author="Никита Гринь" w:date="2026-07-31T10:58:00Z" w16du:dateUtc="2026-07-31T07:58:00Z">
            <w:rPr/>
          </w:rPrChange>
        </w:rPr>
        <w:instrText>.6</w:instrText>
      </w:r>
      <w:r>
        <w:instrText>bgru</w:instrText>
      </w:r>
      <w:r w:rsidRPr="003339CA">
        <w:rPr>
          <w:lang w:val="ru-RU"/>
          <w:rPrChange w:id="3673" w:author="Никита Гринь" w:date="2026-07-31T10:58:00Z" w16du:dateUtc="2026-07-31T07:58:00Z">
            <w:rPr/>
          </w:rPrChange>
        </w:rPr>
        <w:instrText>03</w:instrText>
      </w:r>
      <w:r>
        <w:instrText>gsk</w:instrText>
      </w:r>
      <w:r w:rsidRPr="003339CA">
        <w:rPr>
          <w:lang w:val="ru-RU"/>
          <w:rPrChange w:id="3674" w:author="Никита Гринь" w:date="2026-07-31T10:58:00Z" w16du:dateUtc="2026-07-31T07:58:00Z">
            <w:rPr/>
          </w:rPrChange>
        </w:rPr>
        <w:instrText>8</w:instrText>
      </w:r>
      <w:r>
        <w:instrText>c</w:instrText>
      </w:r>
      <w:r w:rsidRPr="003339CA">
        <w:rPr>
          <w:lang w:val="ru-RU"/>
          <w:rPrChange w:id="3675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журналы ИБ, не подменяет п. 10.</w:t>
      </w:r>
    </w:p>
    <w:p w14:paraId="5C385FD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76" w:name="bookmark=id.ac0n7a1hdrpk" w:colFirst="0" w:colLast="0"/>
      <w:bookmarkEnd w:id="367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.3. Интерфейсы и макеты</w:t>
      </w:r>
    </w:p>
    <w:p w14:paraId="79C185A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§5.1.18–19]: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«Ассистент», слайды 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-8</w:t>
      </w:r>
    </w:p>
    <w:p w14:paraId="103173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Описание зон чата (</w:t>
      </w:r>
      <w:r>
        <w:rPr>
          <w:rFonts w:ascii="Arial" w:eastAsia="Arial" w:hAnsi="Arial" w:cs="Arial"/>
          <w:color w:val="000000"/>
        </w:rPr>
        <w:t>toolbar</w:t>
      </w:r>
      <w:r w:rsidRPr="003C42DA">
        <w:rPr>
          <w:rFonts w:ascii="Arial" w:eastAsia="Arial" w:hAnsi="Arial" w:cs="Arial"/>
          <w:color w:val="000000"/>
          <w:lang w:val="ru-RU"/>
        </w:rPr>
        <w:t xml:space="preserve">, лента, инструменты, обратная связь) и сквозных слайдов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.8. Макеты — </w:t>
      </w:r>
      <w:commentRangeStart w:id="3677"/>
      <w:commentRangeStart w:id="3678"/>
      <w:r w:rsidRPr="003C42DA">
        <w:rPr>
          <w:rFonts w:ascii="Arial" w:eastAsia="Arial" w:hAnsi="Arial" w:cs="Arial"/>
          <w:color w:val="000000"/>
          <w:lang w:val="ru-RU"/>
        </w:rPr>
        <w:t>иллюстрация</w:t>
      </w:r>
      <w:commentRangeEnd w:id="3677"/>
      <w:r w:rsidR="00CD266C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677"/>
      </w:r>
      <w:commentRangeEnd w:id="3678"/>
      <w:r w:rsidR="00380450" w:rsidRPr="003C42DA">
        <w:rPr>
          <w:rStyle w:val="a5"/>
          <w:rFonts w:ascii="Arial" w:eastAsia="Arial" w:hAnsi="Arial" w:cs="Arial"/>
          <w:color w:val="000000"/>
          <w:sz w:val="24"/>
          <w:szCs w:val="24"/>
          <w:lang w:val="ru-RU"/>
        </w:rPr>
        <w:commentReference w:id="3678"/>
      </w:r>
      <w:r w:rsidRPr="003C42DA">
        <w:rPr>
          <w:rFonts w:ascii="Arial" w:eastAsia="Arial" w:hAnsi="Arial" w:cs="Arial"/>
          <w:color w:val="000000"/>
          <w:lang w:val="ru-RU"/>
        </w:rPr>
        <w:t>, не ослабляют ТТ.</w:t>
      </w:r>
    </w:p>
    <w:p w14:paraId="543AC75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согласуется с заказчиком по нумерованным слайдам до разработки.</w:t>
      </w:r>
    </w:p>
    <w:p w14:paraId="6DFE0A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требования к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§5.1.18–19]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макеты и слайды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иллюстрация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согласования, не ослабляют ТТ. Сквозная нумерация — </w:t>
      </w:r>
      <w:r>
        <w:fldChar w:fldCharType="begin"/>
      </w:r>
      <w:r>
        <w:instrText>HYPERLINK</w:instrText>
      </w:r>
      <w:r w:rsidRPr="003339CA">
        <w:rPr>
          <w:lang w:val="ru-RU"/>
          <w:rPrChange w:id="3679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80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81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82" w:author="Никита Гринь" w:date="2026-07-31T10:58:00Z" w16du:dateUtc="2026-07-31T07:58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3683" w:author="Никита Гринь" w:date="2026-07-31T10:58:00Z" w16du:dateUtc="2026-07-31T07:58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3684" w:author="Никита Гринь" w:date="2026-07-31T10:58:00Z" w16du:dateUtc="2026-07-31T07:58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3685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(слайды 10–17);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ИИ-ассистент</w:t>
      </w:r>
      <w:r w:rsidRPr="003C42DA">
        <w:rPr>
          <w:rFonts w:ascii="Arial" w:eastAsia="Arial" w:hAnsi="Arial" w:cs="Arial"/>
          <w:color w:val="000000"/>
          <w:lang w:val="ru-RU"/>
        </w:rPr>
        <w:t xml:space="preserve"> + экраны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Центра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-4,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45ED7AC6" w14:textId="77777777" w:rsidR="009D43E8" w:rsidRDefault="00317F00">
      <w:pPr>
        <w:pStyle w:val="3"/>
        <w:rPr>
          <w:rFonts w:ascii="Arial" w:eastAsia="Arial" w:hAnsi="Arial" w:cs="Arial"/>
        </w:rPr>
      </w:pPr>
      <w:bookmarkStart w:id="3686" w:name="bookmark=id.q0ig8yhsvs" w:colFirst="0" w:colLast="0"/>
      <w:bookmarkEnd w:id="3686"/>
      <w:r>
        <w:rPr>
          <w:rFonts w:ascii="Arial" w:eastAsia="Arial" w:hAnsi="Arial" w:cs="Arial"/>
        </w:rPr>
        <w:t>Зоны вкладки «Ассистент»</w:t>
      </w:r>
    </w:p>
    <w:tbl>
      <w:tblPr>
        <w:tblStyle w:val="69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6945"/>
      </w:tblGrid>
      <w:tr w:rsidR="009D43E8" w14:paraId="7D5D36A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428B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945" w:type="dxa"/>
          </w:tcPr>
          <w:p w14:paraId="0B34A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3755F929" w14:textId="77777777" w:rsidTr="009D43E8">
        <w:tc>
          <w:tcPr>
            <w:tcW w:w="2055" w:type="dxa"/>
          </w:tcPr>
          <w:p w14:paraId="7C0652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945" w:type="dxa"/>
          </w:tcPr>
          <w:p w14:paraId="7B243340" w14:textId="77777777" w:rsidR="00CE398E" w:rsidRPr="00CE398E" w:rsidRDefault="00317F00" w:rsidP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Выбор базы знаний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(список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/подразделению), «+ Новый», «История» (10 дней), переключатель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E398E" w:rsidRPr="00CE398E">
              <w:rPr>
                <w:rFonts w:ascii="Arial" w:eastAsia="Arial" w:hAnsi="Arial" w:cs="Arial"/>
                <w:color w:val="000000"/>
                <w:lang w:val="ru-RU"/>
              </w:rPr>
              <w:t>При выборе базы знаний на основе СУЗ ответы формируются из RAG-индекса суфлёра (векторная база), который наполняется из СУЗ через интеграцию. Прямых обращений к СУЗ за текстом ответа в момент диалога нет. Ссылки на статьи открывают страницу в СУЗ для просмотра оператором.</w:t>
            </w:r>
          </w:p>
          <w:p w14:paraId="1992FF39" w14:textId="36CF29C4" w:rsidR="009D43E8" w:rsidRPr="00CE398E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:rsidRPr="0050000B" w14:paraId="6FE89A7A" w14:textId="77777777" w:rsidTr="009D43E8">
        <w:tc>
          <w:tcPr>
            <w:tcW w:w="2055" w:type="dxa"/>
          </w:tcPr>
          <w:p w14:paraId="784470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945" w:type="dxa"/>
          </w:tcPr>
          <w:p w14:paraId="74976A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блок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9D43E8" w14:paraId="171D013B" w14:textId="77777777" w:rsidTr="009D43E8">
        <w:tc>
          <w:tcPr>
            <w:tcW w:w="2055" w:type="dxa"/>
          </w:tcPr>
          <w:p w14:paraId="497B2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945" w:type="dxa"/>
          </w:tcPr>
          <w:p w14:paraId="144ADD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9D43E8" w:rsidRPr="0050000B" w14:paraId="54E1A32F" w14:textId="77777777" w:rsidTr="009D43E8">
        <w:tc>
          <w:tcPr>
            <w:tcW w:w="2055" w:type="dxa"/>
          </w:tcPr>
          <w:p w14:paraId="4EC4E0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945" w:type="dxa"/>
          </w:tcPr>
          <w:p w14:paraId="71D6B4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sdt>
              <w:sdtPr>
                <w:tag w:val="goog_rdk_239"/>
                <w:id w:val="12359446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(текст запроса/ответа, не формат файла — §5.1.21–22)</w:t>
            </w:r>
          </w:p>
        </w:tc>
      </w:tr>
      <w:tr w:rsidR="009D43E8" w:rsidRPr="0050000B" w14:paraId="320EFF55" w14:textId="77777777" w:rsidTr="009D43E8">
        <w:tc>
          <w:tcPr>
            <w:tcW w:w="2055" w:type="dxa"/>
          </w:tcPr>
          <w:p w14:paraId="6F3E36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945" w:type="dxa"/>
          </w:tcPr>
          <w:p w14:paraId="40AFC46A" w14:textId="13FE1FB5" w:rsidR="009D43E8" w:rsidRPr="003C42DA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687" w:author="Никита Гринь" w:date="2026-08-03T14:22:00Z" w16du:dateUtc="2026-08-03T11:22:00Z">
              <w:r w:rsidRPr="00380450">
                <w:rPr>
                  <w:rFonts w:ascii="Arial" w:eastAsia="Arial" w:hAnsi="Arial" w:cs="Arial"/>
                  <w:color w:val="000000"/>
                  <w:lang w:val="ru-RU"/>
                </w:rPr>
                <w:t>«Воспользовался» / «Неполный ответ» / «Не воспользовался» (§5.1.19)</w:t>
              </w:r>
              <w:r w:rsidRPr="00380450" w:rsidDel="00380450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commentRangeStart w:id="3688"/>
            <w:del w:id="3689" w:author="Никита Гринь" w:date="2026-08-03T14:22:00Z" w16du:dateUtc="2026-08-03T11:22:00Z"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Полезно / Неполный / Неверно </w:delText>
              </w:r>
              <w:commentRangeEnd w:id="3688"/>
              <w:r w:rsidR="008A2C55" w:rsidRPr="003C42DA" w:rsidDel="00380450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3688"/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R="00317F00" w:rsidDel="00380450">
                <w:rPr>
                  <w:rFonts w:ascii="Arial" w:eastAsia="Arial" w:hAnsi="Arial" w:cs="Arial"/>
                  <w:color w:val="000000"/>
                </w:rPr>
                <w:delText>tooltip</w:delText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: воспользовался / неполный ответ / не воспользовался — §5.1.19)</w:delText>
              </w:r>
            </w:del>
          </w:p>
        </w:tc>
      </w:tr>
    </w:tbl>
    <w:p w14:paraId="04663E25" w14:textId="77777777" w:rsidR="009D43E8" w:rsidRDefault="00317F00">
      <w:pPr>
        <w:pStyle w:val="3"/>
        <w:rPr>
          <w:rFonts w:ascii="Arial" w:eastAsia="Arial" w:hAnsi="Arial" w:cs="Arial"/>
        </w:rPr>
      </w:pPr>
      <w:bookmarkStart w:id="3690" w:name="bookmark=id.yrmgj22jyvdi" w:colFirst="0" w:colLast="0"/>
      <w:bookmarkEnd w:id="3690"/>
      <w:r>
        <w:rPr>
          <w:rFonts w:ascii="Arial" w:eastAsia="Arial" w:hAnsi="Arial" w:cs="Arial"/>
        </w:rPr>
        <w:t>Сводная таблица слайдов</w:t>
      </w:r>
    </w:p>
    <w:tbl>
      <w:tblPr>
        <w:tblStyle w:val="68"/>
        <w:tblW w:w="95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5"/>
        <w:gridCol w:w="1140"/>
        <w:gridCol w:w="4440"/>
        <w:gridCol w:w="3045"/>
      </w:tblGrid>
      <w:tr w:rsidR="009D43E8" w14:paraId="2503EFD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5" w:type="dxa"/>
          </w:tcPr>
          <w:p w14:paraId="616AB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140" w:type="dxa"/>
          </w:tcPr>
          <w:p w14:paraId="55371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4440" w:type="dxa"/>
          </w:tcPr>
          <w:p w14:paraId="3E829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045" w:type="dxa"/>
          </w:tcPr>
          <w:p w14:paraId="33141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7022AC" w14:textId="77777777" w:rsidTr="009D43E8">
        <w:tc>
          <w:tcPr>
            <w:tcW w:w="885" w:type="dxa"/>
          </w:tcPr>
          <w:p w14:paraId="23147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140" w:type="dxa"/>
          </w:tcPr>
          <w:p w14:paraId="62BF8B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4440" w:type="dxa"/>
          </w:tcPr>
          <w:p w14:paraId="6969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3045" w:type="dxa"/>
          </w:tcPr>
          <w:p w14:paraId="06DDE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5.1.18–20</w:t>
            </w:r>
          </w:p>
        </w:tc>
      </w:tr>
      <w:tr w:rsidR="009D43E8" w14:paraId="1DB2504D" w14:textId="77777777" w:rsidTr="009D43E8">
        <w:tc>
          <w:tcPr>
            <w:tcW w:w="885" w:type="dxa"/>
          </w:tcPr>
          <w:p w14:paraId="2DEED0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140" w:type="dxa"/>
          </w:tcPr>
          <w:p w14:paraId="3DC7DB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4440" w:type="dxa"/>
          </w:tcPr>
          <w:p w14:paraId="37456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Состояния интерфейса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(пустой / стриминг / ошибка / уточнение)</w:t>
            </w:r>
          </w:p>
        </w:tc>
        <w:tc>
          <w:tcPr>
            <w:tcW w:w="3045" w:type="dxa"/>
          </w:tcPr>
          <w:p w14:paraId="7C13C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5.1.23, 5.2.13</w:t>
            </w:r>
          </w:p>
        </w:tc>
      </w:tr>
      <w:tr w:rsidR="009D43E8" w14:paraId="2081963F" w14:textId="77777777" w:rsidTr="009D43E8">
        <w:tc>
          <w:tcPr>
            <w:tcW w:w="885" w:type="dxa"/>
          </w:tcPr>
          <w:p w14:paraId="5CBF57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140" w:type="dxa"/>
          </w:tcPr>
          <w:p w14:paraId="339D7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4440" w:type="dxa"/>
          </w:tcPr>
          <w:p w14:paraId="3A852B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3045" w:type="dxa"/>
          </w:tcPr>
          <w:p w14:paraId="21F073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EE84063" w14:textId="77777777" w:rsidTr="009D43E8">
        <w:tc>
          <w:tcPr>
            <w:tcW w:w="885" w:type="dxa"/>
          </w:tcPr>
          <w:p w14:paraId="266DB3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III-4</w:t>
            </w:r>
          </w:p>
        </w:tc>
        <w:tc>
          <w:tcPr>
            <w:tcW w:w="1140" w:type="dxa"/>
          </w:tcPr>
          <w:p w14:paraId="59871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4440" w:type="dxa"/>
          </w:tcPr>
          <w:p w14:paraId="2F9A96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91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92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93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94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695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3045" w:type="dxa"/>
          </w:tcPr>
          <w:p w14:paraId="587C2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5.2.11–12</w:t>
            </w:r>
          </w:p>
        </w:tc>
      </w:tr>
      <w:tr w:rsidR="009D43E8" w14:paraId="4AB32427" w14:textId="77777777" w:rsidTr="009D43E8">
        <w:tc>
          <w:tcPr>
            <w:tcW w:w="885" w:type="dxa"/>
          </w:tcPr>
          <w:p w14:paraId="1EFAE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140" w:type="dxa"/>
          </w:tcPr>
          <w:p w14:paraId="1A2AD6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4440" w:type="dxa"/>
          </w:tcPr>
          <w:p w14:paraId="786F8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045" w:type="dxa"/>
          </w:tcPr>
          <w:p w14:paraId="69B11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70D3A4BD" w14:textId="77777777" w:rsidTr="009D43E8">
        <w:tc>
          <w:tcPr>
            <w:tcW w:w="885" w:type="dxa"/>
          </w:tcPr>
          <w:p w14:paraId="557ED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140" w:type="dxa"/>
          </w:tcPr>
          <w:p w14:paraId="7DE910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4440" w:type="dxa"/>
          </w:tcPr>
          <w:p w14:paraId="712E6C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045" w:type="dxa"/>
          </w:tcPr>
          <w:p w14:paraId="1D1605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5.1.10, 5.1.39</w:t>
            </w:r>
          </w:p>
        </w:tc>
      </w:tr>
      <w:tr w:rsidR="009D43E8" w14:paraId="1836497A" w14:textId="77777777" w:rsidTr="009D43E8">
        <w:tc>
          <w:tcPr>
            <w:tcW w:w="885" w:type="dxa"/>
          </w:tcPr>
          <w:p w14:paraId="0263C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140" w:type="dxa"/>
          </w:tcPr>
          <w:p w14:paraId="49D3C9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4440" w:type="dxa"/>
          </w:tcPr>
          <w:p w14:paraId="5CED5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— реестр RPA</w:t>
            </w:r>
          </w:p>
        </w:tc>
        <w:tc>
          <w:tcPr>
            <w:tcW w:w="3045" w:type="dxa"/>
          </w:tcPr>
          <w:p w14:paraId="17BBBC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4C2BF46" w14:textId="77777777" w:rsidTr="009D43E8">
        <w:tc>
          <w:tcPr>
            <w:tcW w:w="885" w:type="dxa"/>
          </w:tcPr>
          <w:p w14:paraId="75AD9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III-8</w:t>
            </w:r>
          </w:p>
        </w:tc>
        <w:tc>
          <w:tcPr>
            <w:tcW w:w="1140" w:type="dxa"/>
          </w:tcPr>
          <w:p w14:paraId="1EF8E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4440" w:type="dxa"/>
          </w:tcPr>
          <w:p w14:paraId="4D49741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0"/>
                <w:id w:val="-89036566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3045" w:type="dxa"/>
          </w:tcPr>
          <w:p w14:paraId="15F86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6E30DFF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Sect="00AE7475">
          <w:pgSz w:w="12240" w:h="15840"/>
          <w:pgMar w:top="1440" w:right="1440" w:bottom="1440" w:left="1440" w:header="360" w:footer="360" w:gutter="0"/>
          <w:cols w:space="720"/>
          <w:docGrid w:linePitch="326"/>
        </w:sectPr>
      </w:pPr>
    </w:p>
    <w:p w14:paraId="640C99D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10. Макет интерфейса модуля ИИ-ассистента — чат с источниками</w:t>
      </w:r>
    </w:p>
    <w:p w14:paraId="52768CD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970516A" wp14:editId="34F00216">
            <wp:extent cx="4880717" cy="6338888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0717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71098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768CD0C5" wp14:editId="1331FA0C">
            <wp:extent cx="4620376" cy="598646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376" cy="59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458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AA487C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F933DC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747479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492C0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CE17C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15F90F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A49937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11. Макет интерфейса модуля ИИ-ассистента — состояния интерфейса</w:t>
      </w:r>
    </w:p>
    <w:p w14:paraId="23AB5BD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F526829" wp14:editId="1772E9E1">
            <wp:extent cx="4138613" cy="496503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965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A9CE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E830F51" wp14:editId="74EF6134">
            <wp:extent cx="4307859" cy="5757863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859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5433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E70EC5F" wp14:editId="6D28C250">
            <wp:extent cx="4491038" cy="649855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6498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0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B11CD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5160491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8BA181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63B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FE0B9C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12. Макет интерфейса модуля ИИ-ассистента — генерация документа</w:t>
      </w:r>
    </w:p>
    <w:p w14:paraId="0B43B05B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FB3740B" wp14:editId="3277A2F0">
            <wp:extent cx="4914474" cy="5053013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474" cy="505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15B3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0A523C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5A593D4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13. Макет интерфейса Центра настроек —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уточняющие вопросы</w:t>
      </w:r>
    </w:p>
    <w:p w14:paraId="2C901C3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32B29BF8" wp14:editId="09163737">
            <wp:extent cx="8229600" cy="4508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840D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EFCCC39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450DC59" wp14:editId="1D2211FC">
            <wp:extent cx="8229600" cy="45212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3AF8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30E19B9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14. Макет интерфейса модуля ИИ-ассистента — саммаризация аудио и видео</w:t>
      </w:r>
    </w:p>
    <w:p w14:paraId="5A1AEFFB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F18A73F" wp14:editId="2FD4E64B">
            <wp:extent cx="3776663" cy="622212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622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5614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7020B1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15. Макет интерфейса модуля ИИ-ассистента — инструменты код/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315053B1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5938CE3" wp14:editId="5890986F">
            <wp:extent cx="3521915" cy="5881688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915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77CA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165D3D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16. Макет интерфейса Центра настроек — реестр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7A7D539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E34CE77" wp14:editId="0AE1738A">
            <wp:extent cx="8229600" cy="4495800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CE2A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4902B5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61A337A" wp14:editId="36358798">
            <wp:extent cx="8229600" cy="4508500"/>
            <wp:effectExtent l="0" t="0" r="0" b="0"/>
            <wp:docPr id="6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4A95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E9F9581" wp14:editId="0B37540D">
            <wp:extent cx="8229600" cy="44958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5E7A8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34F45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241"/>
          <w:id w:val="21978059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Слайд 17. Макет интерфейса модуля ИИ-ассистента — перевод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RU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↔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EN</w:t>
          </w:r>
        </w:sdtContent>
      </w:sdt>
      <w:r w:rsidR="00317F00"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64A0368F" wp14:editId="715A02DC">
            <wp:extent cx="3824396" cy="6300788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396" cy="630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EA56A" w14:textId="77777777" w:rsidR="009D43E8" w:rsidRPr="003C42DA" w:rsidRDefault="009D43E8">
      <w:pP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D6CBE5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FCF83A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Обратная связь (слайд 10,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-17):</w:t>
      </w:r>
    </w:p>
    <w:tbl>
      <w:tblPr>
        <w:tblStyle w:val="67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0"/>
        <w:gridCol w:w="4365"/>
        <w:gridCol w:w="5580"/>
      </w:tblGrid>
      <w:tr w:rsidR="009D43E8" w14:paraId="4871202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0" w:type="dxa"/>
          </w:tcPr>
          <w:p w14:paraId="46FA4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UI</w:t>
            </w:r>
          </w:p>
        </w:tc>
        <w:tc>
          <w:tcPr>
            <w:tcW w:w="4365" w:type="dxa"/>
          </w:tcPr>
          <w:p w14:paraId="09C04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Tooltip (Прил.1)</w:t>
            </w:r>
          </w:p>
        </w:tc>
        <w:tc>
          <w:tcPr>
            <w:tcW w:w="5580" w:type="dxa"/>
          </w:tcPr>
          <w:p w14:paraId="300B9C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9D43E8" w14:paraId="6595210D" w14:textId="77777777" w:rsidTr="009D43E8">
        <w:tc>
          <w:tcPr>
            <w:tcW w:w="2550" w:type="dxa"/>
          </w:tcPr>
          <w:p w14:paraId="36EBA900" w14:textId="39466286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696" w:author="Никита Гринь" w:date="2026-08-03T14:25:00Z">
              <w:r w:rsidRPr="00380450">
                <w:rPr>
                  <w:rFonts w:ascii="Arial" w:eastAsia="Arial" w:hAnsi="Arial" w:cs="Arial"/>
                  <w:color w:val="000000"/>
                </w:rPr>
                <w:t>Воспользовался</w:t>
              </w:r>
            </w:ins>
            <w:del w:id="3697" w:author="Никита Гринь" w:date="2026-08-03T14:25:00Z" w16du:dateUtc="2026-08-03T11:25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Полезно</w:delText>
              </w:r>
            </w:del>
          </w:p>
        </w:tc>
        <w:tc>
          <w:tcPr>
            <w:tcW w:w="4365" w:type="dxa"/>
          </w:tcPr>
          <w:p w14:paraId="09BF32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Воспользовался</w:t>
            </w:r>
          </w:p>
        </w:tc>
        <w:tc>
          <w:tcPr>
            <w:tcW w:w="5580" w:type="dxa"/>
          </w:tcPr>
          <w:p w14:paraId="06F7A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Оценка сохранена; кнопки блокируются</w:t>
            </w:r>
          </w:p>
        </w:tc>
      </w:tr>
      <w:tr w:rsidR="009D43E8" w14:paraId="36A3C14B" w14:textId="77777777" w:rsidTr="009D43E8">
        <w:tc>
          <w:tcPr>
            <w:tcW w:w="2550" w:type="dxa"/>
          </w:tcPr>
          <w:p w14:paraId="2521CBBD" w14:textId="794D9154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698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Неполный ответ</w:t>
              </w:r>
            </w:ins>
            <w:del w:id="3699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Неполный</w:delText>
              </w:r>
            </w:del>
          </w:p>
        </w:tc>
        <w:tc>
          <w:tcPr>
            <w:tcW w:w="4365" w:type="dxa"/>
          </w:tcPr>
          <w:p w14:paraId="1C91C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Неполный ответ</w:t>
            </w:r>
          </w:p>
        </w:tc>
        <w:tc>
          <w:tcPr>
            <w:tcW w:w="5580" w:type="dxa"/>
          </w:tcPr>
          <w:p w14:paraId="1F951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Callout + chip-уточнения; placeholder «Уточните запрос…»</w:t>
            </w:r>
          </w:p>
        </w:tc>
      </w:tr>
      <w:tr w:rsidR="009D43E8" w14:paraId="2BAFBCFD" w14:textId="77777777" w:rsidTr="009D43E8">
        <w:tc>
          <w:tcPr>
            <w:tcW w:w="2550" w:type="dxa"/>
          </w:tcPr>
          <w:p w14:paraId="433B32F6" w14:textId="67935FC2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700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 воспользовался</w:t>
              </w:r>
            </w:ins>
            <w:commentRangeStart w:id="3701"/>
            <w:commentRangeStart w:id="3702"/>
            <w:del w:id="3703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Неверно</w:delText>
              </w:r>
            </w:del>
          </w:p>
        </w:tc>
        <w:tc>
          <w:tcPr>
            <w:tcW w:w="4365" w:type="dxa"/>
          </w:tcPr>
          <w:p w14:paraId="511E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воспользовался</w:t>
            </w:r>
            <w:commentRangeEnd w:id="3701"/>
            <w:r w:rsidR="0038045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701"/>
            </w:r>
            <w:commentRangeEnd w:id="3702"/>
            <w:r w:rsidR="00380450">
              <w:rPr>
                <w:rStyle w:val="a5"/>
                <w:rFonts w:ascii="Arial" w:eastAsia="Arial" w:hAnsi="Arial" w:cs="Arial"/>
                <w:color w:val="000000"/>
                <w:sz w:val="24"/>
                <w:szCs w:val="24"/>
              </w:rPr>
              <w:commentReference w:id="3702"/>
            </w:r>
          </w:p>
        </w:tc>
        <w:tc>
          <w:tcPr>
            <w:tcW w:w="5580" w:type="dxa"/>
          </w:tcPr>
          <w:p w14:paraId="290E7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Зафиксировано; пользователь может переформулировать</w:t>
            </w:r>
          </w:p>
        </w:tc>
      </w:tr>
    </w:tbl>
    <w:p w14:paraId="0FF2102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Событие </w:t>
      </w:r>
      <w:r>
        <w:rPr>
          <w:rFonts w:ascii="Arial" w:eastAsia="Arial" w:hAnsi="Arial" w:cs="Arial"/>
          <w:color w:val="000000"/>
          <w:sz w:val="22"/>
          <w:szCs w:val="22"/>
        </w:rPr>
        <w:t>FeedbackEvent</w:t>
      </w:r>
      <w:sdt>
        <w:sdtPr>
          <w:tag w:val="goog_rdk_242"/>
          <w:id w:val="-15853417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отч</w:t>
          </w:r>
        </w:sdtContent>
      </w:sdt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тность §5.4 (ASS-T-14).</w:t>
      </w:r>
    </w:p>
    <w:p w14:paraId="546169C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704" w:name="bookmark=id.bpqbnob0bner" w:colFirst="0" w:colLast="0"/>
      <w:bookmarkEnd w:id="370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.4. Пользовательские сценарии</w:t>
      </w:r>
    </w:p>
    <w:p w14:paraId="3823BC14" w14:textId="77777777" w:rsidR="009D43E8" w:rsidRPr="003339C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705" w:author="Никита Гринь" w:date="2026-07-31T10:59:00Z" w16du:dateUtc="2026-07-31T07:59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339CA">
        <w:rPr>
          <w:rFonts w:ascii="Arial" w:eastAsia="Arial" w:hAnsi="Arial" w:cs="Arial"/>
          <w:b/>
          <w:bCs/>
          <w:color w:val="000000"/>
          <w:lang w:val="ru-RU"/>
          <w:rPrChange w:id="3706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7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§5.1–5.2]: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8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9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-01…23,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0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1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2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01</w:t>
      </w:r>
    </w:p>
    <w:p w14:paraId="4DF31B5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Реестр сценариев пользователя и администратора ассистента: от входа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отказа по ИБ.</w:t>
      </w:r>
    </w:p>
    <w:p w14:paraId="026D9F4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покрытие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трассируется к конкретным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84D8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66"/>
        <w:tblW w:w="135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650"/>
        <w:gridCol w:w="1920"/>
      </w:tblGrid>
      <w:tr w:rsidR="009D43E8" w14:paraId="7E66CB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6A52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1980" w:type="dxa"/>
          </w:tcPr>
          <w:p w14:paraId="72F62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650" w:type="dxa"/>
          </w:tcPr>
          <w:p w14:paraId="6993A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20" w:type="dxa"/>
          </w:tcPr>
          <w:p w14:paraId="5FA600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02BEC02" w14:textId="77777777" w:rsidTr="009D43E8">
        <w:tc>
          <w:tcPr>
            <w:tcW w:w="1980" w:type="dxa"/>
          </w:tcPr>
          <w:p w14:paraId="48A2E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1980" w:type="dxa"/>
          </w:tcPr>
          <w:p w14:paraId="2B99319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713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714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715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716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717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7650" w:type="dxa"/>
          </w:tcPr>
          <w:p w14:paraId="2F1117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3"/>
                <w:id w:val="204590320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 и выбирает базу знаний по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фильтрация баз знаний по области доступа.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пустой чат с выбранной базой знаний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1920" w:type="dxa"/>
          </w:tcPr>
          <w:p w14:paraId="3DC9C2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</w:tr>
      <w:tr w:rsidR="009D43E8" w14:paraId="09431759" w14:textId="77777777" w:rsidTr="009D43E8">
        <w:tc>
          <w:tcPr>
            <w:tcW w:w="1980" w:type="dxa"/>
          </w:tcPr>
          <w:p w14:paraId="3009B5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1980" w:type="dxa"/>
          </w:tcPr>
          <w:p w14:paraId="7F77B4B8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4"/>
                <w:id w:val="-100526435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7650" w:type="dxa"/>
          </w:tcPr>
          <w:p w14:paraId="2E5CE2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 запроса.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по индексу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блоком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)» и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20" w:type="dxa"/>
          </w:tcPr>
          <w:p w14:paraId="3C64F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</w:tr>
      <w:tr w:rsidR="009D43E8" w14:paraId="57FB76EB" w14:textId="77777777" w:rsidTr="009D43E8">
        <w:tc>
          <w:tcPr>
            <w:tcW w:w="1980" w:type="dxa"/>
          </w:tcPr>
          <w:p w14:paraId="6DE36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1980" w:type="dxa"/>
          </w:tcPr>
          <w:p w14:paraId="4703F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Комбинированные внутр./внешн. источники</w:t>
            </w:r>
          </w:p>
        </w:tc>
        <w:tc>
          <w:tcPr>
            <w:tcW w:w="7650" w:type="dxa"/>
          </w:tcPr>
          <w:p w14:paraId="7D6230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внутренних и внешних источников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оркестрация инструментов (§5.1.30).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ASS-T-03 (если egress согласован).</w:t>
            </w:r>
          </w:p>
        </w:tc>
        <w:tc>
          <w:tcPr>
            <w:tcW w:w="1920" w:type="dxa"/>
          </w:tcPr>
          <w:p w14:paraId="3AE40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6195D9E4" w14:textId="77777777" w:rsidTr="009D43E8">
        <w:tc>
          <w:tcPr>
            <w:tcW w:w="1980" w:type="dxa"/>
          </w:tcPr>
          <w:p w14:paraId="650DE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1980" w:type="dxa"/>
          </w:tcPr>
          <w:p w14:paraId="62A75B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7650" w:type="dxa"/>
          </w:tcPr>
          <w:p w14:paraId="497D79F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файл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разбиение на фрагменты и суммаризация (§5.1.38).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текстовое резюме документа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20" w:type="dxa"/>
          </w:tcPr>
          <w:p w14:paraId="6DBC0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7A9B4634" w14:textId="77777777" w:rsidTr="009D43E8">
        <w:tc>
          <w:tcPr>
            <w:tcW w:w="1980" w:type="dxa"/>
          </w:tcPr>
          <w:p w14:paraId="4CD4DA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1980" w:type="dxa"/>
          </w:tcPr>
          <w:p w14:paraId="1CDD4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7650" w:type="dxa"/>
          </w:tcPr>
          <w:p w14:paraId="6FA251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аудио или видеофайл.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суммаризация.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20" w:type="dxa"/>
          </w:tcPr>
          <w:p w14:paraId="411917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05388D30" w14:textId="77777777" w:rsidTr="009D43E8">
        <w:tc>
          <w:tcPr>
            <w:tcW w:w="1980" w:type="dxa"/>
          </w:tcPr>
          <w:p w14:paraId="31E1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1980" w:type="dxa"/>
          </w:tcPr>
          <w:p w14:paraId="289A3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7650" w:type="dxa"/>
          </w:tcPr>
          <w:p w14:paraId="40125B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шаблон и формулирует промпт для генерации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языковая модель и библиотека шаблонов (§5.1.8–9).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1B5E21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4A817FCC" w14:textId="77777777" w:rsidTr="009D43E8">
        <w:tc>
          <w:tcPr>
            <w:tcW w:w="1980" w:type="dxa"/>
          </w:tcPr>
          <w:p w14:paraId="658D2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1980" w:type="dxa"/>
          </w:tcPr>
          <w:p w14:paraId="7256E4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текста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(записка, справка,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т)</w:t>
            </w:r>
          </w:p>
        </w:tc>
        <w:tc>
          <w:tcPr>
            <w:tcW w:w="7650" w:type="dxa"/>
          </w:tcPr>
          <w:p w14:paraId="0A9A4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предустановленный шаблон (§5.1.8.1).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черновик текста, доступный для редактирования.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5CABE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5.1.8.1</w:t>
            </w:r>
          </w:p>
        </w:tc>
      </w:tr>
      <w:tr w:rsidR="009D43E8" w14:paraId="241128D0" w14:textId="77777777" w:rsidTr="009D43E8">
        <w:tc>
          <w:tcPr>
            <w:tcW w:w="1980" w:type="dxa"/>
          </w:tcPr>
          <w:p w14:paraId="65107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1980" w:type="dxa"/>
          </w:tcPr>
          <w:p w14:paraId="44FE6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7650" w:type="dxa"/>
          </w:tcPr>
          <w:p w14:paraId="6F8ECE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 или диаграмму.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шаблонам (§5.1.8.2–3).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920" w:type="dxa"/>
          </w:tcPr>
          <w:p w14:paraId="54A6F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</w:tr>
      <w:tr w:rsidR="009D43E8" w14:paraId="3E9E7858" w14:textId="77777777" w:rsidTr="009D43E8">
        <w:tc>
          <w:tcPr>
            <w:tcW w:w="1980" w:type="dxa"/>
          </w:tcPr>
          <w:p w14:paraId="41576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1980" w:type="dxa"/>
          </w:tcPr>
          <w:p w14:paraId="524C4E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7650" w:type="dxa"/>
          </w:tcPr>
          <w:p w14:paraId="546B18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(§5.1.10)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запуска RPA-задачи.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ASS-T-08 (открыто).</w:t>
            </w:r>
          </w:p>
        </w:tc>
        <w:tc>
          <w:tcPr>
            <w:tcW w:w="1920" w:type="dxa"/>
          </w:tcPr>
          <w:p w14:paraId="2B859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6C6226E" w14:textId="77777777" w:rsidTr="009D43E8">
        <w:tc>
          <w:tcPr>
            <w:tcW w:w="1980" w:type="dxa"/>
          </w:tcPr>
          <w:p w14:paraId="607BA8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1980" w:type="dxa"/>
          </w:tcPr>
          <w:p w14:paraId="02F28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7650" w:type="dxa"/>
          </w:tcPr>
          <w:p w14:paraId="2D74FE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-запрос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вызов инструмента в песочнице только чтение и журнал аудита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кода в интерфейсе.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ASS-T-09 (открыто).</w:t>
            </w:r>
          </w:p>
        </w:tc>
        <w:tc>
          <w:tcPr>
            <w:tcW w:w="1920" w:type="dxa"/>
          </w:tcPr>
          <w:p w14:paraId="7C410E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72D2BE9" w14:textId="77777777" w:rsidTr="009D43E8">
        <w:tc>
          <w:tcPr>
            <w:tcW w:w="1980" w:type="dxa"/>
          </w:tcPr>
          <w:p w14:paraId="5A23B7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1980" w:type="dxa"/>
          </w:tcPr>
          <w:p w14:paraId="27528F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7650" w:type="dxa"/>
          </w:tcPr>
          <w:p w14:paraId="254B9A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 из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(§5.1.11).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 smoke.</w:t>
            </w:r>
          </w:p>
        </w:tc>
        <w:tc>
          <w:tcPr>
            <w:tcW w:w="1920" w:type="dxa"/>
          </w:tcPr>
          <w:p w14:paraId="6060A8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15CEC787" w14:textId="77777777" w:rsidTr="009D43E8">
        <w:tc>
          <w:tcPr>
            <w:tcW w:w="1980" w:type="dxa"/>
          </w:tcPr>
          <w:p w14:paraId="1AFA7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1980" w:type="dxa"/>
          </w:tcPr>
          <w:p w14:paraId="1667D41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5"/>
                <w:id w:val="198503078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 (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не файла)</w:t>
            </w:r>
          </w:p>
        </w:tc>
        <w:tc>
          <w:tcPr>
            <w:tcW w:w="7650" w:type="dxa"/>
          </w:tcPr>
          <w:p w14:paraId="28408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6"/>
                <w:id w:val="-14060949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(не файла)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-25, двуязычный блок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+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1920" w:type="dxa"/>
          </w:tcPr>
          <w:p w14:paraId="4FD41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73D35160" w14:textId="77777777" w:rsidTr="009D43E8">
        <w:tc>
          <w:tcPr>
            <w:tcW w:w="1980" w:type="dxa"/>
          </w:tcPr>
          <w:p w14:paraId="38C938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1980" w:type="dxa"/>
          </w:tcPr>
          <w:p w14:paraId="1A827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7650" w:type="dxa"/>
          </w:tcPr>
          <w:p w14:paraId="1A1E49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ответа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(§5.2.13).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предлагаются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 (ветка сценария).</w:t>
            </w:r>
          </w:p>
        </w:tc>
        <w:tc>
          <w:tcPr>
            <w:tcW w:w="1920" w:type="dxa"/>
          </w:tcPr>
          <w:p w14:paraId="16E53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</w:tr>
      <w:tr w:rsidR="009D43E8" w14:paraId="64D93B7D" w14:textId="77777777" w:rsidTr="009D43E8">
        <w:tc>
          <w:tcPr>
            <w:tcW w:w="1980" w:type="dxa"/>
          </w:tcPr>
          <w:p w14:paraId="0CE5B2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1980" w:type="dxa"/>
          </w:tcPr>
          <w:p w14:paraId="6302B3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7650" w:type="dxa"/>
          </w:tcPr>
          <w:p w14:paraId="79BCE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 модулем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«Запрос не распознан» (§5.1.23).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ASS-T-13.</w:t>
            </w:r>
          </w:p>
        </w:tc>
        <w:tc>
          <w:tcPr>
            <w:tcW w:w="1920" w:type="dxa"/>
          </w:tcPr>
          <w:p w14:paraId="5E1BA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3CB66000" w14:textId="77777777" w:rsidTr="009D43E8">
        <w:tc>
          <w:tcPr>
            <w:tcW w:w="1980" w:type="dxa"/>
          </w:tcPr>
          <w:p w14:paraId="7CCC1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UC-ASS-14</w:t>
            </w:r>
          </w:p>
        </w:tc>
        <w:tc>
          <w:tcPr>
            <w:tcW w:w="1980" w:type="dxa"/>
          </w:tcPr>
          <w:p w14:paraId="3DF08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7650" w:type="dxa"/>
          </w:tcPr>
          <w:p w14:paraId="5065C4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(§5.2.14).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модульные тесты и ASS-T.</w:t>
            </w:r>
          </w:p>
        </w:tc>
        <w:tc>
          <w:tcPr>
            <w:tcW w:w="1920" w:type="dxa"/>
          </w:tcPr>
          <w:p w14:paraId="6B3DCB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  <w:tr w:rsidR="009D43E8" w14:paraId="6084A7A5" w14:textId="77777777" w:rsidTr="009D43E8">
        <w:tc>
          <w:tcPr>
            <w:tcW w:w="1980" w:type="dxa"/>
          </w:tcPr>
          <w:p w14:paraId="3B8DA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1980" w:type="dxa"/>
          </w:tcPr>
          <w:p w14:paraId="44002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7650" w:type="dxa"/>
          </w:tcPr>
          <w:p w14:paraId="54413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 (авто или вручную).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истории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учитываются в промпте.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ASS-T-15.</w:t>
            </w:r>
          </w:p>
        </w:tc>
        <w:tc>
          <w:tcPr>
            <w:tcW w:w="1920" w:type="dxa"/>
          </w:tcPr>
          <w:p w14:paraId="6477B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3476AE7E" w14:textId="77777777" w:rsidTr="009D43E8">
        <w:tc>
          <w:tcPr>
            <w:tcW w:w="1980" w:type="dxa"/>
          </w:tcPr>
          <w:p w14:paraId="5C203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1980" w:type="dxa"/>
          </w:tcPr>
          <w:p w14:paraId="5BD33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7650" w:type="dxa"/>
          </w:tcPr>
          <w:p w14:paraId="5063F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сессий за 10 дней (§5.1.25).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прошлых сессий для продолжения.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ASS-T-16.</w:t>
            </w:r>
          </w:p>
        </w:tc>
        <w:tc>
          <w:tcPr>
            <w:tcW w:w="1920" w:type="dxa"/>
          </w:tcPr>
          <w:p w14:paraId="26D780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66FC5D65" w14:textId="77777777" w:rsidTr="009D43E8">
        <w:tc>
          <w:tcPr>
            <w:tcW w:w="1980" w:type="dxa"/>
          </w:tcPr>
          <w:p w14:paraId="4810F1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1980" w:type="dxa"/>
          </w:tcPr>
          <w:p w14:paraId="4D066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7650" w:type="dxa"/>
          </w:tcPr>
          <w:p w14:paraId="098C82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47"/>
                <w:id w:val="-94862094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х кнопок обратной связи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(§5.4).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событие обратной связи (FeedbackEvent)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1920" w:type="dxa"/>
          </w:tcPr>
          <w:p w14:paraId="6E7A5A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4E16FF96" w14:textId="77777777" w:rsidTr="009D43E8">
        <w:tc>
          <w:tcPr>
            <w:tcW w:w="1980" w:type="dxa"/>
          </w:tcPr>
          <w:p w14:paraId="7A97E3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1980" w:type="dxa"/>
          </w:tcPr>
          <w:p w14:paraId="300B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Админ: 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</w:t>
            </w:r>
          </w:p>
        </w:tc>
        <w:tc>
          <w:tcPr>
            <w:tcW w:w="7650" w:type="dxa"/>
          </w:tcPr>
          <w:p w14:paraId="336B28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выполняет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базы знаний и импорт файлов.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администрирование баз знаний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обновл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нный индекс поиска.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1920" w:type="dxa"/>
          </w:tcPr>
          <w:p w14:paraId="3102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3F5891FF" w14:textId="77777777" w:rsidTr="009D43E8">
        <w:tc>
          <w:tcPr>
            <w:tcW w:w="1980" w:type="dxa"/>
          </w:tcPr>
          <w:p w14:paraId="6357EA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1980" w:type="dxa"/>
          </w:tcPr>
          <w:p w14:paraId="3ECCBF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7650" w:type="dxa"/>
          </w:tcPr>
          <w:p w14:paraId="4FE1C4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</w:t>
            </w:r>
            <w:r>
              <w:rPr>
                <w:rFonts w:ascii="Arial" w:eastAsia="Arial" w:hAnsi="Arial" w:cs="Arial"/>
                <w:color w:val="000000"/>
              </w:rPr>
              <w:t>External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Adapter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адаптеров (§5.1.30–31)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новый источник в реестре.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открыто VII.5.</w:t>
            </w:r>
          </w:p>
        </w:tc>
        <w:tc>
          <w:tcPr>
            <w:tcW w:w="1920" w:type="dxa"/>
          </w:tcPr>
          <w:p w14:paraId="2334E5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0481FBE3" w14:textId="77777777" w:rsidTr="009D43E8">
        <w:tc>
          <w:tcPr>
            <w:tcW w:w="1980" w:type="dxa"/>
          </w:tcPr>
          <w:p w14:paraId="43E5A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1980" w:type="dxa"/>
          </w:tcPr>
          <w:p w14:paraId="5CABE5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7650" w:type="dxa"/>
          </w:tcPr>
          <w:p w14:paraId="498230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панель мониторинга (§5.1.37).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1920" w:type="dxa"/>
          </w:tcPr>
          <w:p w14:paraId="228C89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2CDF6BBD" w14:textId="77777777" w:rsidTr="009D43E8">
        <w:tc>
          <w:tcPr>
            <w:tcW w:w="1980" w:type="dxa"/>
          </w:tcPr>
          <w:p w14:paraId="09A8F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1980" w:type="dxa"/>
          </w:tcPr>
          <w:p w14:paraId="323180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7650" w:type="dxa"/>
          </w:tcPr>
          <w:p w14:paraId="30170A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 и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прогон поиска (§5.2.11).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по запросу с процентом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1920" w:type="dxa"/>
          </w:tcPr>
          <w:p w14:paraId="7F02E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5.2.11–12</w:t>
            </w:r>
          </w:p>
        </w:tc>
      </w:tr>
      <w:tr w:rsidR="009D43E8" w14:paraId="4289FD1B" w14:textId="77777777" w:rsidTr="009D43E8">
        <w:tc>
          <w:tcPr>
            <w:tcW w:w="1980" w:type="dxa"/>
          </w:tcPr>
          <w:p w14:paraId="123506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1980" w:type="dxa"/>
          </w:tcPr>
          <w:p w14:paraId="174387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Просмотр журнала (аналитик / ИБ)</w:t>
            </w:r>
          </w:p>
        </w:tc>
        <w:tc>
          <w:tcPr>
            <w:tcW w:w="7650" w:type="dxa"/>
          </w:tcPr>
          <w:p w14:paraId="14C3F3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или служба ИБ открывает журнал (§5.1.27).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аудита только для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фильтрация и экспорт записей.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ASS-T-22.</w:t>
            </w:r>
          </w:p>
        </w:tc>
        <w:tc>
          <w:tcPr>
            <w:tcW w:w="1920" w:type="dxa"/>
          </w:tcPr>
          <w:p w14:paraId="3C6D27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28F6A1DA" w14:textId="77777777" w:rsidTr="009D43E8">
        <w:tc>
          <w:tcPr>
            <w:tcW w:w="1980" w:type="dxa"/>
          </w:tcPr>
          <w:p w14:paraId="42BFD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1980" w:type="dxa"/>
          </w:tcPr>
          <w:p w14:paraId="54561D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7650" w:type="dxa"/>
          </w:tcPr>
          <w:p w14:paraId="06ACB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фильтром информационной безопасности (§5.1.14–15).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политика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об отказе в обработке.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1920" w:type="dxa"/>
          </w:tcPr>
          <w:p w14:paraId="29EDF5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</w:tr>
      <w:tr w:rsidR="009D43E8" w14:paraId="1C5E1731" w14:textId="77777777" w:rsidTr="009D43E8">
        <w:tc>
          <w:tcPr>
            <w:tcW w:w="1980" w:type="dxa"/>
          </w:tcPr>
          <w:p w14:paraId="18ABD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1980" w:type="dxa"/>
          </w:tcPr>
          <w:p w14:paraId="146D63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вкладка «Ассистент» скрыта</w:t>
            </w:r>
          </w:p>
        </w:tc>
        <w:tc>
          <w:tcPr>
            <w:tcW w:w="7650" w:type="dxa"/>
          </w:tcPr>
          <w:p w14:paraId="43866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оператор онлайн-чата (§2.4 п.5) входит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скрывает вкладку «Ассистент».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доступно только рабочее место онлайн-чата.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матрица I.4.3.</w:t>
            </w:r>
          </w:p>
        </w:tc>
        <w:tc>
          <w:tcPr>
            <w:tcW w:w="1920" w:type="dxa"/>
          </w:tcPr>
          <w:p w14:paraId="16DC4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п.5, I.4</w:t>
            </w:r>
          </w:p>
        </w:tc>
      </w:tr>
    </w:tbl>
    <w:p w14:paraId="60AC7A6E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3E1C0AD" w14:textId="77777777" w:rsidR="009D43E8" w:rsidRDefault="00317F00">
      <w:pPr>
        <w:pStyle w:val="2"/>
        <w:rPr>
          <w:rFonts w:ascii="Arial" w:eastAsia="Arial" w:hAnsi="Arial" w:cs="Arial"/>
        </w:rPr>
      </w:pPr>
      <w:bookmarkStart w:id="3718" w:name="bookmark=id.gd55q6qh9m10" w:colFirst="0" w:colLast="0"/>
      <w:bookmarkEnd w:id="3718"/>
      <w:r>
        <w:rPr>
          <w:rFonts w:ascii="Arial" w:eastAsia="Arial" w:hAnsi="Arial" w:cs="Arial"/>
        </w:rPr>
        <w:lastRenderedPageBreak/>
        <w:t>III.5. Функциональные требования</w:t>
      </w:r>
    </w:p>
    <w:p w14:paraId="16A98A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§5.1–5.2]: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</w:p>
    <w:p w14:paraId="0127F9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содержит полный набор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-01…42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модуля ассистента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p w14:paraId="759CAD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§5.1–5.2 ТТ детализирована для согласования 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6C91692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719" w:name="bookmark=id.c61st8rwp0dq" w:colFirst="0" w:colLast="0"/>
      <w:bookmarkEnd w:id="3719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.5.1. Общие требования (§5.1)</w:t>
      </w:r>
    </w:p>
    <w:p w14:paraId="3B73AA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§5.1.1–5.1.41]: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-01…42</w:t>
      </w:r>
    </w:p>
    <w:p w14:paraId="5F5ABA7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Общие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источники, генерация, ИБ,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, масштабирование.</w:t>
      </w:r>
    </w:p>
    <w:tbl>
      <w:tblPr>
        <w:tblStyle w:val="65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0"/>
        <w:gridCol w:w="4620"/>
        <w:gridCol w:w="5160"/>
        <w:gridCol w:w="2010"/>
      </w:tblGrid>
      <w:tr w:rsidR="009D43E8" w14:paraId="1382484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p w14:paraId="36B193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620" w:type="dxa"/>
          </w:tcPr>
          <w:p w14:paraId="557DD8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160" w:type="dxa"/>
          </w:tcPr>
          <w:p w14:paraId="57ED8F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4FB2A5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E90F65" w14:textId="77777777" w:rsidTr="009D43E8">
        <w:tc>
          <w:tcPr>
            <w:tcW w:w="1530" w:type="dxa"/>
          </w:tcPr>
          <w:p w14:paraId="081AB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4620" w:type="dxa"/>
          </w:tcPr>
          <w:p w14:paraId="04A2BD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ИИ-ассистент должен включать 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723F3E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модуль ИИ-ассистент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использование общего сервиса языковой модели платформы.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работает на общей модели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7F463E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</w:tr>
      <w:tr w:rsidR="009D43E8" w14:paraId="1BCE872C" w14:textId="77777777" w:rsidTr="009D43E8">
        <w:tc>
          <w:tcPr>
            <w:tcW w:w="1530" w:type="dxa"/>
          </w:tcPr>
          <w:p w14:paraId="3C0074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4620" w:type="dxa"/>
          </w:tcPr>
          <w:p w14:paraId="78927C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 и понимание запросов (модуль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§5.2).</w:t>
            </w:r>
          </w:p>
        </w:tc>
        <w:tc>
          <w:tcPr>
            <w:tcW w:w="5160" w:type="dxa"/>
          </w:tcPr>
          <w:p w14:paraId="26C94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§5.2 выполняет маршрутизацию и поиск.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определено намерение запроса и подобран контекст.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13E03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</w:tr>
      <w:tr w:rsidR="009D43E8" w14:paraId="064BCC78" w14:textId="77777777" w:rsidTr="009D43E8">
        <w:tc>
          <w:tcPr>
            <w:tcW w:w="1530" w:type="dxa"/>
          </w:tcPr>
          <w:p w14:paraId="5D245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4620" w:type="dxa"/>
          </w:tcPr>
          <w:p w14:paraId="5546C7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Единый чат: промпт и контекстный диалог.</w:t>
            </w:r>
          </w:p>
        </w:tc>
        <w:tc>
          <w:tcPr>
            <w:tcW w:w="5160" w:type="dxa"/>
          </w:tcPr>
          <w:p w14:paraId="176DC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8"/>
                <w:id w:val="12796734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сессия и системный/задачный промпт §5.1.3.1.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контекстный диалог в едином 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93A8D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7BF31A0F" w14:textId="77777777" w:rsidTr="009D43E8">
        <w:tc>
          <w:tcPr>
            <w:tcW w:w="1530" w:type="dxa"/>
          </w:tcPr>
          <w:p w14:paraId="24EFD6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FR-ASS-04</w:t>
            </w:r>
          </w:p>
        </w:tc>
        <w:tc>
          <w:tcPr>
            <w:tcW w:w="4620" w:type="dxa"/>
          </w:tcPr>
          <w:p w14:paraId="20174EA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Персонализация под пользователя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структурное подразделение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банка.</w:t>
            </w:r>
          </w:p>
        </w:tc>
        <w:tc>
          <w:tcPr>
            <w:tcW w:w="5160" w:type="dxa"/>
          </w:tcPr>
          <w:p w14:paraId="39310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входит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фильтрация баз знаний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/области доступа §5.1.3.2.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доступных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персонализирован.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2010" w:type="dxa"/>
          </w:tcPr>
          <w:p w14:paraId="29BE1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</w:tr>
      <w:tr w:rsidR="009D43E8" w14:paraId="69DD7C55" w14:textId="77777777" w:rsidTr="009D43E8">
        <w:tc>
          <w:tcPr>
            <w:tcW w:w="1530" w:type="dxa"/>
          </w:tcPr>
          <w:p w14:paraId="383BB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4620" w:type="dxa"/>
          </w:tcPr>
          <w:p w14:paraId="6679D5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Поиск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 внешних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источниках данных.</w:t>
            </w:r>
          </w:p>
        </w:tc>
        <w:tc>
          <w:tcPr>
            <w:tcW w:w="5160" w:type="dxa"/>
          </w:tcPr>
          <w:p w14:paraId="6B05AA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нескольких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и внешние адаптеры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536BC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8F53FD1" w14:textId="77777777" w:rsidTr="009D43E8">
        <w:tc>
          <w:tcPr>
            <w:tcW w:w="1530" w:type="dxa"/>
          </w:tcPr>
          <w:p w14:paraId="70F7A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4620" w:type="dxa"/>
          </w:tcPr>
          <w:p w14:paraId="685251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Интеграция с внутренними банковскими системами.</w:t>
            </w:r>
          </w:p>
        </w:tc>
        <w:tc>
          <w:tcPr>
            <w:tcW w:w="5160" w:type="dxa"/>
          </w:tcPr>
          <w:p w14:paraId="3901C2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внутренним банковским системам.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адаптеры §5.1.5 (открыто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целевых систем банка.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3824D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</w:tr>
      <w:tr w:rsidR="009D43E8" w14:paraId="180CFA6A" w14:textId="77777777" w:rsidTr="009D43E8">
        <w:tc>
          <w:tcPr>
            <w:tcW w:w="1530" w:type="dxa"/>
          </w:tcPr>
          <w:p w14:paraId="439DF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4620" w:type="dxa"/>
          </w:tcPr>
          <w:p w14:paraId="1DC993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агрегация информации с автоматической сводкой.</w:t>
            </w:r>
          </w:p>
        </w:tc>
        <w:tc>
          <w:tcPr>
            <w:tcW w:w="5160" w:type="dxa"/>
          </w:tcPr>
          <w:p w14:paraId="592C24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вопрос по нескольким документам.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 суммаризация языковой моделью </w:t>
            </w:r>
            <w:r>
              <w:rPr>
                <w:rFonts w:ascii="Arial" w:eastAsia="Arial" w:hAnsi="Arial" w:cs="Arial"/>
                <w:color w:val="000000"/>
              </w:rPr>
              <w:t xml:space="preserve">§5.1.6.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сводное резюме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0D808F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</w:tr>
      <w:tr w:rsidR="009D43E8" w14:paraId="11455A5E" w14:textId="77777777" w:rsidTr="009D43E8">
        <w:tc>
          <w:tcPr>
            <w:tcW w:w="1530" w:type="dxa"/>
          </w:tcPr>
          <w:p w14:paraId="44EF65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4620" w:type="dxa"/>
          </w:tcPr>
          <w:p w14:paraId="2F1EC4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Контекстная фильтрация и ранжирование по релевантности (%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55D5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результаты поиска по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ранжирование по релевантности; отображение процента §5.1.7.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отсортированный список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ASS-T-02, UC-ASS-02.</w:t>
            </w:r>
          </w:p>
        </w:tc>
        <w:tc>
          <w:tcPr>
            <w:tcW w:w="2010" w:type="dxa"/>
          </w:tcPr>
          <w:p w14:paraId="59D9B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</w:tr>
      <w:tr w:rsidR="009D43E8" w14:paraId="59D3C489" w14:textId="77777777" w:rsidTr="009D43E8">
        <w:tc>
          <w:tcPr>
            <w:tcW w:w="1530" w:type="dxa"/>
          </w:tcPr>
          <w:p w14:paraId="2CA872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FR-ASS-09</w:t>
            </w:r>
          </w:p>
        </w:tc>
        <w:tc>
          <w:tcPr>
            <w:tcW w:w="4620" w:type="dxa"/>
          </w:tcPr>
          <w:p w14:paraId="552E6B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(записки, справки,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ты…).</w:t>
            </w:r>
          </w:p>
        </w:tc>
        <w:tc>
          <w:tcPr>
            <w:tcW w:w="5160" w:type="dxa"/>
          </w:tcPr>
          <w:p w14:paraId="70D435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§5.1.8.1.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редактируемый черновик текста.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UC-ASS-06.</w:t>
            </w:r>
          </w:p>
        </w:tc>
        <w:tc>
          <w:tcPr>
            <w:tcW w:w="2010" w:type="dxa"/>
          </w:tcPr>
          <w:p w14:paraId="1810DB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</w:tr>
      <w:tr w:rsidR="009D43E8" w14:paraId="2C058455" w14:textId="77777777" w:rsidTr="009D43E8">
        <w:tc>
          <w:tcPr>
            <w:tcW w:w="1530" w:type="dxa"/>
          </w:tcPr>
          <w:p w14:paraId="2C2796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4620" w:type="dxa"/>
          </w:tcPr>
          <w:p w14:paraId="05D43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 по шаблонам.</w:t>
            </w:r>
          </w:p>
        </w:tc>
        <w:tc>
          <w:tcPr>
            <w:tcW w:w="5160" w:type="dxa"/>
          </w:tcPr>
          <w:p w14:paraId="386E3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§5.1.8.2.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777A5B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</w:tr>
      <w:tr w:rsidR="009D43E8" w14:paraId="7E9395ED" w14:textId="77777777" w:rsidTr="009D43E8">
        <w:tc>
          <w:tcPr>
            <w:tcW w:w="1530" w:type="dxa"/>
          </w:tcPr>
          <w:p w14:paraId="6AB27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4620" w:type="dxa"/>
          </w:tcPr>
          <w:p w14:paraId="5BAC271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блок-схем.</w:t>
            </w:r>
          </w:p>
        </w:tc>
        <w:tc>
          <w:tcPr>
            <w:tcW w:w="5160" w:type="dxa"/>
          </w:tcPr>
          <w:p w14:paraId="766512E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блок-схему.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генератор диаграмм §5.1.8.3.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диаграммы для скачивания.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1E92B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</w:tr>
      <w:tr w:rsidR="009D43E8" w14:paraId="6A131303" w14:textId="77777777" w:rsidTr="009D43E8">
        <w:tc>
          <w:tcPr>
            <w:tcW w:w="1530" w:type="dxa"/>
          </w:tcPr>
          <w:p w14:paraId="7EEBA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4620" w:type="dxa"/>
          </w:tcPr>
          <w:p w14:paraId="3122E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изображений.</w:t>
            </w:r>
          </w:p>
        </w:tc>
        <w:tc>
          <w:tcPr>
            <w:tcW w:w="5160" w:type="dxa"/>
          </w:tcPr>
          <w:p w14:paraId="23FBD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генерацию изображения.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модель генерации изображений (открыто + ИБ).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сгенерированное изображение.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074C0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</w:tr>
      <w:tr w:rsidR="009D43E8" w14:paraId="012A872E" w14:textId="77777777" w:rsidTr="009D43E8">
        <w:tc>
          <w:tcPr>
            <w:tcW w:w="1530" w:type="dxa"/>
          </w:tcPr>
          <w:p w14:paraId="78CD3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4620" w:type="dxa"/>
          </w:tcPr>
          <w:p w14:paraId="742B59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Создание файлов Word, PDF, Excel, PPT, BPMN.</w:t>
            </w:r>
          </w:p>
        </w:tc>
        <w:tc>
          <w:tcPr>
            <w:tcW w:w="5160" w:type="dxa"/>
          </w:tcPr>
          <w:p w14:paraId="3E08E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формат экспорта.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UC-ASS-05.</w:t>
            </w:r>
          </w:p>
        </w:tc>
        <w:tc>
          <w:tcPr>
            <w:tcW w:w="2010" w:type="dxa"/>
          </w:tcPr>
          <w:p w14:paraId="75E2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3177E595" w14:textId="77777777" w:rsidTr="009D43E8">
        <w:tc>
          <w:tcPr>
            <w:tcW w:w="1530" w:type="dxa"/>
          </w:tcPr>
          <w:p w14:paraId="5790AA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4620" w:type="dxa"/>
          </w:tcPr>
          <w:p w14:paraId="63E52D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(запуск по команде с 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6A16DE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белый список сценариев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§5.1.10.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запуска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-задачи.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-08.</w:t>
            </w:r>
          </w:p>
        </w:tc>
        <w:tc>
          <w:tcPr>
            <w:tcW w:w="2010" w:type="dxa"/>
          </w:tcPr>
          <w:p w14:paraId="0A63CB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5.1.10</w:t>
            </w:r>
          </w:p>
        </w:tc>
      </w:tr>
      <w:tr w:rsidR="009D43E8" w14:paraId="367D89FD" w14:textId="77777777" w:rsidTr="009D43E8">
        <w:tc>
          <w:tcPr>
            <w:tcW w:w="1530" w:type="dxa"/>
          </w:tcPr>
          <w:p w14:paraId="5FAF4E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4620" w:type="dxa"/>
          </w:tcPr>
          <w:p w14:paraId="6362BE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пользователя.</w:t>
            </w:r>
          </w:p>
        </w:tc>
        <w:tc>
          <w:tcPr>
            <w:tcW w:w="5160" w:type="dxa"/>
          </w:tcPr>
          <w:p w14:paraId="5E283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пользователя §5.1.11.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UC-ASS-10.</w:t>
            </w:r>
          </w:p>
        </w:tc>
        <w:tc>
          <w:tcPr>
            <w:tcW w:w="2010" w:type="dxa"/>
          </w:tcPr>
          <w:p w14:paraId="479EE9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3CE73B2E" w14:textId="77777777" w:rsidTr="009D43E8">
        <w:tc>
          <w:tcPr>
            <w:tcW w:w="1530" w:type="dxa"/>
          </w:tcPr>
          <w:p w14:paraId="09238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4620" w:type="dxa"/>
          </w:tcPr>
          <w:p w14:paraId="321FAC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резюме и аналитика.</w:t>
            </w:r>
          </w:p>
        </w:tc>
        <w:tc>
          <w:tcPr>
            <w:tcW w:w="5160" w:type="dxa"/>
          </w:tcPr>
          <w:p w14:paraId="0428E4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и суммаризация §5.1.12.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и резюме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FD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</w:tr>
      <w:tr w:rsidR="009D43E8" w14:paraId="48354E48" w14:textId="77777777" w:rsidTr="009D43E8">
        <w:tc>
          <w:tcPr>
            <w:tcW w:w="1530" w:type="dxa"/>
          </w:tcPr>
          <w:p w14:paraId="0DD629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4620" w:type="dxa"/>
          </w:tcPr>
          <w:p w14:paraId="6BF79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истории.</w:t>
            </w:r>
          </w:p>
        </w:tc>
        <w:tc>
          <w:tcPr>
            <w:tcW w:w="5160" w:type="dxa"/>
          </w:tcPr>
          <w:p w14:paraId="13DE6B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диалогов подразделения накоплена.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адаптация промптов на истории подразделения §5.1.13.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тон ответов адаптирован под подразделение.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56DF1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</w:tr>
      <w:tr w:rsidR="009D43E8" w14:paraId="79D5B740" w14:textId="77777777" w:rsidTr="009D43E8">
        <w:tc>
          <w:tcPr>
            <w:tcW w:w="1530" w:type="dxa"/>
          </w:tcPr>
          <w:p w14:paraId="4008ED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4620" w:type="dxa"/>
          </w:tcPr>
          <w:p w14:paraId="3199D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тайны.</w:t>
            </w:r>
          </w:p>
        </w:tc>
        <w:tc>
          <w:tcPr>
            <w:tcW w:w="5160" w:type="dxa"/>
          </w:tcPr>
          <w:p w14:paraId="752416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содержит персональные данные.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маскирование и политика фильтрации §5.1.14.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отказ или ответ с редактированием ПДн.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-23.</w:t>
            </w:r>
          </w:p>
        </w:tc>
        <w:tc>
          <w:tcPr>
            <w:tcW w:w="2010" w:type="dxa"/>
          </w:tcPr>
          <w:p w14:paraId="048B94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</w:tr>
      <w:tr w:rsidR="009D43E8" w14:paraId="31728F64" w14:textId="77777777" w:rsidTr="009D43E8">
        <w:tc>
          <w:tcPr>
            <w:tcW w:w="1530" w:type="dxa"/>
          </w:tcPr>
          <w:p w14:paraId="16E41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FR-ASS-19</w:t>
            </w:r>
          </w:p>
        </w:tc>
        <w:tc>
          <w:tcPr>
            <w:tcW w:w="4620" w:type="dxa"/>
          </w:tcPr>
          <w:p w14:paraId="46B8D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контента.</w:t>
            </w:r>
          </w:p>
        </w:tc>
        <w:tc>
          <w:tcPr>
            <w:tcW w:w="5160" w:type="dxa"/>
          </w:tcPr>
          <w:p w14:paraId="3D05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относится 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нной категории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блокировка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категорий §5.1.15.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блокировке.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2010" w:type="dxa"/>
          </w:tcPr>
          <w:p w14:paraId="104B3D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68289A3D" w14:textId="77777777" w:rsidTr="009D43E8">
        <w:tc>
          <w:tcPr>
            <w:tcW w:w="1530" w:type="dxa"/>
          </w:tcPr>
          <w:p w14:paraId="12F3BD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FR-ASS-20</w:t>
            </w:r>
          </w:p>
        </w:tc>
        <w:tc>
          <w:tcPr>
            <w:tcW w:w="4620" w:type="dxa"/>
          </w:tcPr>
          <w:p w14:paraId="2BB8DC7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Статистика по подразделениям, ролям, типам запросов.</w:t>
            </w:r>
          </w:p>
        </w:tc>
        <w:tc>
          <w:tcPr>
            <w:tcW w:w="5160" w:type="dxa"/>
          </w:tcPr>
          <w:p w14:paraId="6DEEB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статистику.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подразделениям, ролям и типам запросов §5.1.16.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статистики.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2010" w:type="dxa"/>
          </w:tcPr>
          <w:p w14:paraId="7A09E1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</w:tr>
      <w:tr w:rsidR="009D43E8" w14:paraId="4FEF27A8" w14:textId="77777777" w:rsidTr="009D43E8">
        <w:tc>
          <w:tcPr>
            <w:tcW w:w="1530" w:type="dxa"/>
          </w:tcPr>
          <w:p w14:paraId="78B200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4620" w:type="dxa"/>
          </w:tcPr>
          <w:p w14:paraId="5FC9653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9"/>
                <w:id w:val="64231794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сек.</w:t>
                </w:r>
              </w:sdtContent>
            </w:sdt>
          </w:p>
        </w:tc>
        <w:tc>
          <w:tcPr>
            <w:tcW w:w="5160" w:type="dxa"/>
          </w:tcPr>
          <w:p w14:paraId="4C3CFC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50"/>
                <w:id w:val="-178235887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времени ответа ≤2 с.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в установленный срок.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ассистента.</w:t>
            </w:r>
          </w:p>
        </w:tc>
        <w:tc>
          <w:tcPr>
            <w:tcW w:w="2010" w:type="dxa"/>
          </w:tcPr>
          <w:p w14:paraId="5AC19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7A83971C" w14:textId="77777777" w:rsidTr="009D43E8">
        <w:tc>
          <w:tcPr>
            <w:tcW w:w="1530" w:type="dxa"/>
          </w:tcPr>
          <w:p w14:paraId="24D144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4620" w:type="dxa"/>
          </w:tcPr>
          <w:p w14:paraId="0B4A48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2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2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2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2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2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источникам.</w:t>
            </w:r>
          </w:p>
        </w:tc>
        <w:tc>
          <w:tcPr>
            <w:tcW w:w="5160" w:type="dxa"/>
          </w:tcPr>
          <w:p w14:paraId="3BDDF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интерфейс 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запросов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2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2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2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2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2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 §5.1.18.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ввода запроса.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4E71B0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</w:tr>
      <w:tr w:rsidR="009D43E8" w14:paraId="04403ACA" w14:textId="77777777" w:rsidTr="009D43E8">
        <w:tc>
          <w:tcPr>
            <w:tcW w:w="1530" w:type="dxa"/>
          </w:tcPr>
          <w:p w14:paraId="25490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4620" w:type="dxa"/>
          </w:tcPr>
          <w:p w14:paraId="7D22FE2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1"/>
                <w:id w:val="-40862019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(≥3 кнопки).</w:t>
                </w:r>
              </w:sdtContent>
            </w:sdt>
          </w:p>
        </w:tc>
        <w:tc>
          <w:tcPr>
            <w:tcW w:w="5160" w:type="dxa"/>
          </w:tcPr>
          <w:p w14:paraId="427DDB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 кнопок обратной связи §5.1.19.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событие обратной связи (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2010" w:type="dxa"/>
          </w:tcPr>
          <w:p w14:paraId="714BCE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6BBCB48A" w14:textId="77777777" w:rsidTr="009D43E8">
        <w:tc>
          <w:tcPr>
            <w:tcW w:w="1530" w:type="dxa"/>
          </w:tcPr>
          <w:p w14:paraId="2F1C0E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4620" w:type="dxa"/>
          </w:tcPr>
          <w:p w14:paraId="6257E5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ответе.</w:t>
            </w:r>
          </w:p>
        </w:tc>
        <w:tc>
          <w:tcPr>
            <w:tcW w:w="5160" w:type="dxa"/>
          </w:tcPr>
          <w:p w14:paraId="611BB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сформирован ответ на основе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источников и ссылки §5.1.20.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«Источники (N)».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EA71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</w:tr>
      <w:tr w:rsidR="009D43E8" w14:paraId="216A8E97" w14:textId="77777777" w:rsidTr="009D43E8">
        <w:tc>
          <w:tcPr>
            <w:tcW w:w="1530" w:type="dxa"/>
          </w:tcPr>
          <w:p w14:paraId="41671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4620" w:type="dxa"/>
          </w:tcPr>
          <w:p w14:paraId="2A42BE7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52"/>
                <w:id w:val="-214570491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двуязычный ответ (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запроса/ответа, §5.1.21–22).</w:t>
            </w:r>
          </w:p>
        </w:tc>
        <w:tc>
          <w:tcPr>
            <w:tcW w:w="5160" w:type="dxa"/>
          </w:tcPr>
          <w:p w14:paraId="5D91F7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53"/>
                <w:id w:val="-13208661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 и двуязычный блок §5.1.21–22.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 с блоком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-11.</w:t>
            </w:r>
          </w:p>
        </w:tc>
        <w:tc>
          <w:tcPr>
            <w:tcW w:w="2010" w:type="dxa"/>
          </w:tcPr>
          <w:p w14:paraId="43DD71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5.1.21–22</w:t>
            </w:r>
          </w:p>
        </w:tc>
      </w:tr>
      <w:tr w:rsidR="009D43E8" w14:paraId="2853705F" w14:textId="77777777" w:rsidTr="009D43E8">
        <w:tc>
          <w:tcPr>
            <w:tcW w:w="1530" w:type="dxa"/>
          </w:tcPr>
          <w:p w14:paraId="0FECF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4620" w:type="dxa"/>
          </w:tcPr>
          <w:p w14:paraId="1130F6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распознан».</w:t>
            </w:r>
          </w:p>
        </w:tc>
        <w:tc>
          <w:tcPr>
            <w:tcW w:w="5160" w:type="dxa"/>
          </w:tcPr>
          <w:p w14:paraId="1E60AC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010" w:type="dxa"/>
          </w:tcPr>
          <w:p w14:paraId="7DBF2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781E0088" w14:textId="77777777" w:rsidTr="009D43E8">
        <w:tc>
          <w:tcPr>
            <w:tcW w:w="1530" w:type="dxa"/>
          </w:tcPr>
          <w:p w14:paraId="240AA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4620" w:type="dxa"/>
          </w:tcPr>
          <w:p w14:paraId="470FF9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Контекст предыдущих диалогов (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manual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F3D7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включаются в промпт §5.1.24.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10" w:type="dxa"/>
          </w:tcPr>
          <w:p w14:paraId="07A24A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5A6D0CBB" w14:textId="77777777" w:rsidTr="009D43E8">
        <w:tc>
          <w:tcPr>
            <w:tcW w:w="1530" w:type="dxa"/>
          </w:tcPr>
          <w:p w14:paraId="320746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4620" w:type="dxa"/>
          </w:tcPr>
          <w:p w14:paraId="5C363D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7E871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сессий за 10 дней §5.1.25.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можно продолжить прошлый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-16.</w:t>
            </w:r>
          </w:p>
        </w:tc>
        <w:tc>
          <w:tcPr>
            <w:tcW w:w="2010" w:type="dxa"/>
          </w:tcPr>
          <w:p w14:paraId="1B48FF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4F974F2F" w14:textId="77777777" w:rsidTr="009D43E8">
        <w:tc>
          <w:tcPr>
            <w:tcW w:w="1530" w:type="dxa"/>
          </w:tcPr>
          <w:p w14:paraId="248E4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4620" w:type="dxa"/>
          </w:tcPr>
          <w:p w14:paraId="00C2DF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лимиты размера/типа файлов.</w:t>
            </w:r>
          </w:p>
        </w:tc>
        <w:tc>
          <w:tcPr>
            <w:tcW w:w="5160" w:type="dxa"/>
          </w:tcPr>
          <w:p w14:paraId="4EF7AD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вложение по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ограничения типа и размера файлов §5.1.26.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безопасное вложение принято.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ASS-T-04.</w:t>
            </w:r>
          </w:p>
        </w:tc>
        <w:tc>
          <w:tcPr>
            <w:tcW w:w="2010" w:type="dxa"/>
          </w:tcPr>
          <w:p w14:paraId="0ED9A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</w:tr>
      <w:tr w:rsidR="009D43E8" w14:paraId="2A06F644" w14:textId="77777777" w:rsidTr="009D43E8">
        <w:tc>
          <w:tcPr>
            <w:tcW w:w="1530" w:type="dxa"/>
          </w:tcPr>
          <w:p w14:paraId="7AC5A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4620" w:type="dxa"/>
          </w:tcPr>
          <w:p w14:paraId="0CA917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 пользователей.</w:t>
            </w:r>
          </w:p>
        </w:tc>
        <w:tc>
          <w:tcPr>
            <w:tcW w:w="5160" w:type="dxa"/>
          </w:tcPr>
          <w:p w14:paraId="4E075D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действие пользователя в ассистенте.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аудита всех операций §5.1.27.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для аналитика и службы ИБ.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-22.</w:t>
            </w:r>
          </w:p>
        </w:tc>
        <w:tc>
          <w:tcPr>
            <w:tcW w:w="2010" w:type="dxa"/>
          </w:tcPr>
          <w:p w14:paraId="0BA73E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002F069B" w14:textId="77777777" w:rsidTr="009D43E8">
        <w:tc>
          <w:tcPr>
            <w:tcW w:w="1530" w:type="dxa"/>
          </w:tcPr>
          <w:p w14:paraId="682261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4620" w:type="dxa"/>
          </w:tcPr>
          <w:p w14:paraId="0A0BD9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источникам.</w:t>
            </w:r>
          </w:p>
        </w:tc>
        <w:tc>
          <w:tcPr>
            <w:tcW w:w="5160" w:type="dxa"/>
          </w:tcPr>
          <w:p w14:paraId="03B49C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внешнему источнику.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прокси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согласование ИБ §5.1.28.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внешнего источника после санитизации.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42F65B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5.1.28</w:t>
            </w:r>
          </w:p>
        </w:tc>
      </w:tr>
      <w:tr w:rsidR="009D43E8" w14:paraId="43E4A44B" w14:textId="77777777" w:rsidTr="009D43E8">
        <w:tc>
          <w:tcPr>
            <w:tcW w:w="1530" w:type="dxa"/>
          </w:tcPr>
          <w:p w14:paraId="271D09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4620" w:type="dxa"/>
          </w:tcPr>
          <w:p w14:paraId="1FF6D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(операция/справка…).</w:t>
            </w:r>
          </w:p>
        </w:tc>
        <w:tc>
          <w:tcPr>
            <w:tcW w:w="5160" w:type="dxa"/>
          </w:tcPr>
          <w:p w14:paraId="5CF33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§5.1.29.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маршрутизация: операция или справка.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A590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</w:tr>
      <w:tr w:rsidR="009D43E8" w14:paraId="6EAE9064" w14:textId="77777777" w:rsidTr="009D43E8">
        <w:tc>
          <w:tcPr>
            <w:tcW w:w="1530" w:type="dxa"/>
          </w:tcPr>
          <w:p w14:paraId="357FA0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4620" w:type="dxa"/>
          </w:tcPr>
          <w:p w14:paraId="7C354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внутр./внешн. систем.</w:t>
            </w:r>
          </w:p>
        </w:tc>
        <w:tc>
          <w:tcPr>
            <w:tcW w:w="5160" w:type="dxa"/>
          </w:tcPr>
          <w:p w14:paraId="242F8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регистрация нового адаптера.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реестр внутренних и внешних адаптеров §5.1.30–31.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настроенный коннектор.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VII.5, UC-ASS-19.</w:t>
            </w:r>
          </w:p>
        </w:tc>
        <w:tc>
          <w:tcPr>
            <w:tcW w:w="2010" w:type="dxa"/>
          </w:tcPr>
          <w:p w14:paraId="4F89A5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E39FA51" w14:textId="77777777" w:rsidTr="009D43E8">
        <w:tc>
          <w:tcPr>
            <w:tcW w:w="1530" w:type="dxa"/>
          </w:tcPr>
          <w:p w14:paraId="39E647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4620" w:type="dxa"/>
          </w:tcPr>
          <w:p w14:paraId="525AD7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при неясном запросе.</w:t>
            </w:r>
          </w:p>
        </w:tc>
        <w:tc>
          <w:tcPr>
            <w:tcW w:w="5160" w:type="dxa"/>
          </w:tcPr>
          <w:p w14:paraId="020772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пользователя неоднозначен.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§5.1.32 / §5.2.13.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предложены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-12.</w:t>
            </w:r>
          </w:p>
        </w:tc>
        <w:tc>
          <w:tcPr>
            <w:tcW w:w="2010" w:type="dxa"/>
          </w:tcPr>
          <w:p w14:paraId="72C157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</w:tr>
      <w:tr w:rsidR="009D43E8" w14:paraId="4713A84F" w14:textId="77777777" w:rsidTr="009D43E8">
        <w:tc>
          <w:tcPr>
            <w:tcW w:w="1530" w:type="dxa"/>
          </w:tcPr>
          <w:p w14:paraId="1144E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4620" w:type="dxa"/>
          </w:tcPr>
          <w:p w14:paraId="1AD29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Аутентификация; авторизация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B5637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§5.1.33–34.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 к ассистенту в рамках роли.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55A8C8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</w:tr>
      <w:tr w:rsidR="009D43E8" w14:paraId="192ADE17" w14:textId="77777777" w:rsidTr="009D43E8">
        <w:tc>
          <w:tcPr>
            <w:tcW w:w="1530" w:type="dxa"/>
          </w:tcPr>
          <w:p w14:paraId="582CA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4620" w:type="dxa"/>
          </w:tcPr>
          <w:p w14:paraId="4465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Поддержка 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608F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рост числа одновременных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масштабирование до 2000 сессий.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 нарушения SLA.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§5.1.35.</w:t>
            </w:r>
          </w:p>
        </w:tc>
        <w:tc>
          <w:tcPr>
            <w:tcW w:w="2010" w:type="dxa"/>
          </w:tcPr>
          <w:p w14:paraId="7026BC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4C6E4672" w14:textId="77777777" w:rsidTr="009D43E8">
        <w:tc>
          <w:tcPr>
            <w:tcW w:w="1530" w:type="dxa"/>
          </w:tcPr>
          <w:p w14:paraId="1C96D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FR-ASS-37</w:t>
            </w:r>
          </w:p>
        </w:tc>
        <w:tc>
          <w:tcPr>
            <w:tcW w:w="4620" w:type="dxa"/>
          </w:tcPr>
          <w:p w14:paraId="614CEE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3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3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3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3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3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источниках.</w:t>
            </w:r>
          </w:p>
        </w:tc>
        <w:tc>
          <w:tcPr>
            <w:tcW w:w="5160" w:type="dxa"/>
          </w:tcPr>
          <w:p w14:paraId="5F56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обновлена база знаний или источник.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автоматическая переиндексация и переобучение §5.1.36.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поиск.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010" w:type="dxa"/>
          </w:tcPr>
          <w:p w14:paraId="151E7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</w:tr>
      <w:tr w:rsidR="009D43E8" w14:paraId="5C679719" w14:textId="77777777" w:rsidTr="009D43E8">
        <w:tc>
          <w:tcPr>
            <w:tcW w:w="1530" w:type="dxa"/>
          </w:tcPr>
          <w:p w14:paraId="3D914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4620" w:type="dxa"/>
          </w:tcPr>
          <w:p w14:paraId="0A9410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 (источники, мониторинг).</w:t>
            </w:r>
          </w:p>
        </w:tc>
        <w:tc>
          <w:tcPr>
            <w:tcW w:w="5160" w:type="dxa"/>
          </w:tcPr>
          <w:p w14:paraId="6D5294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источниками и мониторинг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ASS-T-20, UC-ASS-20.</w:t>
            </w:r>
          </w:p>
        </w:tc>
        <w:tc>
          <w:tcPr>
            <w:tcW w:w="2010" w:type="dxa"/>
          </w:tcPr>
          <w:p w14:paraId="141A9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4822C278" w14:textId="77777777" w:rsidTr="009D43E8">
        <w:tc>
          <w:tcPr>
            <w:tcW w:w="1530" w:type="dxa"/>
          </w:tcPr>
          <w:p w14:paraId="0D1C80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4620" w:type="dxa"/>
          </w:tcPr>
          <w:p w14:paraId="198380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64DD88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документ, аудио или видео.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§5.1.38.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-04/04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1C97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65CCA434" w14:textId="77777777" w:rsidTr="009D43E8">
        <w:tc>
          <w:tcPr>
            <w:tcW w:w="1530" w:type="dxa"/>
          </w:tcPr>
          <w:p w14:paraId="788B47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4620" w:type="dxa"/>
          </w:tcPr>
          <w:p w14:paraId="124274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тест-кейсы (совместно с ИБ — §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3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3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3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38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patyg</w:instrText>
            </w:r>
            <w:r w:rsidRPr="003D1E67">
              <w:rPr>
                <w:lang w:val="ru-RU"/>
                <w:rPrChange w:id="3739" w:author="Никита Гринь" w:date="2026-07-31T11:05:00Z" w16du:dateUtc="2026-07-31T08:05:00Z">
                  <w:rPr/>
                </w:rPrChange>
              </w:rPr>
              <w:instrText>51</w:instrText>
            </w:r>
            <w:r>
              <w:instrText>qjl</w:instrText>
            </w:r>
            <w:r w:rsidRPr="003D1E67">
              <w:rPr>
                <w:lang w:val="ru-RU"/>
                <w:rPrChange w:id="3740" w:author="Никита Гринь" w:date="2026-07-31T11:05:00Z" w16du:dateUtc="2026-07-31T08:05:00Z">
                  <w:rPr/>
                </w:rPrChange>
              </w:rPr>
              <w:instrText>9</w:instrText>
            </w:r>
            <w:r>
              <w:instrText>k</w:instrText>
            </w:r>
            <w:r w:rsidRPr="003D1E67">
              <w:rPr>
                <w:lang w:val="ru-RU"/>
                <w:rPrChange w:id="3741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1A8405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песочница только чтение и политика ИБ §5.1.39.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кода в интерфейсе.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010" w:type="dxa"/>
          </w:tcPr>
          <w:p w14:paraId="55D84B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0A96C560" w14:textId="77777777" w:rsidTr="009D43E8">
        <w:tc>
          <w:tcPr>
            <w:tcW w:w="1530" w:type="dxa"/>
          </w:tcPr>
          <w:p w14:paraId="76C44E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4620" w:type="dxa"/>
          </w:tcPr>
          <w:p w14:paraId="640B6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4E358B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меняется поставщик или версия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абстракции §5.1.40.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без изменений, новая модель подключена.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регрессионное тестирование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40D01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</w:tr>
      <w:tr w:rsidR="009D43E8" w14:paraId="2286C434" w14:textId="77777777" w:rsidTr="009D43E8">
        <w:tc>
          <w:tcPr>
            <w:tcW w:w="1530" w:type="dxa"/>
          </w:tcPr>
          <w:p w14:paraId="551EB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4620" w:type="dxa"/>
          </w:tcPr>
          <w:p w14:paraId="159C4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без программирования.</w:t>
            </w:r>
          </w:p>
        </w:tc>
        <w:tc>
          <w:tcPr>
            <w:tcW w:w="5160" w:type="dxa"/>
          </w:tcPr>
          <w:p w14:paraId="2761B720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управления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42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43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44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45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46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Реализовано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импорт без программирования §5.1.41.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базами знаний.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10" w:type="dxa"/>
          </w:tcPr>
          <w:p w14:paraId="6ABAF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5.1.41</w:t>
            </w:r>
          </w:p>
        </w:tc>
      </w:tr>
    </w:tbl>
    <w:p w14:paraId="2721D5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Маркеры реализации: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[Платформа]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общий слой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; «+ согласование ИБ»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-12; «+ ИБ [Заказчик]»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-40.</w:t>
      </w:r>
    </w:p>
    <w:p w14:paraId="57FA55D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747" w:name="bookmark=id.6fax7u2vacfy" w:colFirst="0" w:colLast="0"/>
      <w:bookmarkEnd w:id="374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.5.2. Модуль понимания запросов (§5.2)</w:t>
      </w:r>
    </w:p>
    <w:p w14:paraId="39BAEBF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§5.2.1–5.2.14]: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52FA858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ассистента; детализация — также </w:t>
      </w:r>
      <w:r>
        <w:fldChar w:fldCharType="begin"/>
      </w:r>
      <w:r>
        <w:instrText>HYPERLINK</w:instrText>
      </w:r>
      <w:r w:rsidRPr="003D1E67">
        <w:rPr>
          <w:lang w:val="ru-RU"/>
          <w:rPrChange w:id="374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74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75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751" w:author="Никита Гринь" w:date="2026-07-31T11:05:00Z" w16du:dateUtc="2026-07-31T08:05:00Z">
            <w:rPr/>
          </w:rPrChange>
        </w:rPr>
        <w:instrText>.</w:instrText>
      </w:r>
      <w:r>
        <w:instrText>xfalf</w:instrText>
      </w:r>
      <w:r w:rsidRPr="003D1E67">
        <w:rPr>
          <w:lang w:val="ru-RU"/>
          <w:rPrChange w:id="3752" w:author="Никита Гринь" w:date="2026-07-31T11:05:00Z" w16du:dateUtc="2026-07-31T08:05:00Z">
            <w:rPr/>
          </w:rPrChange>
        </w:rPr>
        <w:instrText>1</w:instrText>
      </w:r>
      <w:r>
        <w:instrText>h</w:instrText>
      </w:r>
      <w:r w:rsidRPr="003D1E67">
        <w:rPr>
          <w:lang w:val="ru-RU"/>
          <w:rPrChange w:id="3753" w:author="Никита Гринь" w:date="2026-07-31T11:05:00Z" w16du:dateUtc="2026-07-31T08:05:00Z">
            <w:rPr/>
          </w:rPrChange>
        </w:rPr>
        <w:instrText>1</w:instrText>
      </w:r>
      <w:r>
        <w:instrText>syzz</w:instrText>
      </w:r>
      <w:r w:rsidRPr="003D1E67">
        <w:rPr>
          <w:lang w:val="ru-RU"/>
          <w:rPrChange w:id="3754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E11AA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См. детализацию </w:t>
      </w:r>
      <w:hyperlink w:anchor="bookmark=id.xfalf1h1syzz">
        <w:r>
          <w:rPr>
            <w:rFonts w:ascii="Arial" w:eastAsia="Arial" w:hAnsi="Arial" w:cs="Arial"/>
            <w:color w:val="156082"/>
          </w:rPr>
          <w:t>III.9</w:t>
        </w:r>
      </w:hyperlink>
      <w:r>
        <w:rPr>
          <w:rFonts w:ascii="Arial" w:eastAsia="Arial" w:hAnsi="Arial" w:cs="Arial"/>
          <w:color w:val="000000"/>
        </w:rPr>
        <w:t>.</w:t>
      </w:r>
    </w:p>
    <w:tbl>
      <w:tblPr>
        <w:tblStyle w:val="64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4470"/>
        <w:gridCol w:w="5400"/>
        <w:gridCol w:w="2160"/>
      </w:tblGrid>
      <w:tr w:rsidR="009D43E8" w14:paraId="2EFF79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29C86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470" w:type="dxa"/>
          </w:tcPr>
          <w:p w14:paraId="077C1B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00" w:type="dxa"/>
          </w:tcPr>
          <w:p w14:paraId="3F2DF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160" w:type="dxa"/>
          </w:tcPr>
          <w:p w14:paraId="625697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5453F6" w14:textId="77777777" w:rsidTr="009D43E8">
        <w:tc>
          <w:tcPr>
            <w:tcW w:w="1560" w:type="dxa"/>
          </w:tcPr>
          <w:p w14:paraId="19E7AE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FR-QU-01</w:t>
            </w:r>
          </w:p>
        </w:tc>
        <w:tc>
          <w:tcPr>
            <w:tcW w:w="4470" w:type="dxa"/>
          </w:tcPr>
          <w:p w14:paraId="68309D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настройка без кода.</w:t>
            </w:r>
          </w:p>
        </w:tc>
        <w:tc>
          <w:tcPr>
            <w:tcW w:w="5400" w:type="dxa"/>
          </w:tcPr>
          <w:p w14:paraId="2C28CA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настройкой без кода §5.2.1.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настроек модуля понимания.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33FAB0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</w:t>
            </w:r>
          </w:p>
        </w:tc>
      </w:tr>
      <w:tr w:rsidR="009D43E8" w14:paraId="46CA37E9" w14:textId="77777777" w:rsidTr="009D43E8">
        <w:tc>
          <w:tcPr>
            <w:tcW w:w="1560" w:type="dxa"/>
          </w:tcPr>
          <w:p w14:paraId="4525E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FR-QU-02</w:t>
            </w:r>
          </w:p>
        </w:tc>
        <w:tc>
          <w:tcPr>
            <w:tcW w:w="4470" w:type="dxa"/>
          </w:tcPr>
          <w:p w14:paraId="59460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Обучающая выборка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6DFBEE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базы знаний; эталонные пары «вопрос — интент» (аналог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5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5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5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5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5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индексов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из пар вопрос–ответ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6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6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6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6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6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§5.2.2;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сформированные и вручную добавленные примеры.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750473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5.2.2</w:t>
            </w:r>
          </w:p>
        </w:tc>
      </w:tr>
      <w:tr w:rsidR="009D43E8" w14:paraId="43879F25" w14:textId="77777777" w:rsidTr="009D43E8">
        <w:tc>
          <w:tcPr>
            <w:tcW w:w="1560" w:type="dxa"/>
          </w:tcPr>
          <w:p w14:paraId="56CFB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FR-QU-03</w:t>
            </w:r>
          </w:p>
        </w:tc>
        <w:tc>
          <w:tcPr>
            <w:tcW w:w="4470" w:type="dxa"/>
          </w:tcPr>
          <w:p w14:paraId="795F5B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Синонимы; достаточно одной формулировки.</w:t>
            </w:r>
          </w:p>
        </w:tc>
        <w:tc>
          <w:tcPr>
            <w:tcW w:w="5400" w:type="dxa"/>
          </w:tcPr>
          <w:p w14:paraId="5A5288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перефразированный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по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§5.2.3; одна эталонная фраза + опциональные синонимы (автогенерация или ручной ввод)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6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6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6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6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6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достаточно одного эталонного примера в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2B4CFC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5.2.3</w:t>
            </w:r>
          </w:p>
        </w:tc>
      </w:tr>
      <w:tr w:rsidR="009D43E8" w14:paraId="3D7841B1" w14:textId="77777777" w:rsidTr="009D43E8">
        <w:tc>
          <w:tcPr>
            <w:tcW w:w="1560" w:type="dxa"/>
          </w:tcPr>
          <w:p w14:paraId="44F11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FR-QU-04</w:t>
            </w:r>
          </w:p>
        </w:tc>
        <w:tc>
          <w:tcPr>
            <w:tcW w:w="4470" w:type="dxa"/>
          </w:tcPr>
          <w:p w14:paraId="7110B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RU и EN.</w:t>
            </w:r>
          </w:p>
        </w:tc>
        <w:tc>
          <w:tcPr>
            <w:tcW w:w="5400" w:type="dxa"/>
          </w:tcPr>
          <w:p w14:paraId="29206C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двуязычный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2160" w:type="dxa"/>
          </w:tcPr>
          <w:p w14:paraId="5BF76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5.2.4</w:t>
            </w:r>
          </w:p>
        </w:tc>
      </w:tr>
      <w:tr w:rsidR="009D43E8" w14:paraId="5FC2AD6D" w14:textId="77777777" w:rsidTr="009D43E8">
        <w:tc>
          <w:tcPr>
            <w:tcW w:w="1560" w:type="dxa"/>
          </w:tcPr>
          <w:p w14:paraId="497CF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FR-QU-05</w:t>
            </w:r>
          </w:p>
        </w:tc>
        <w:tc>
          <w:tcPr>
            <w:tcW w:w="4470" w:type="dxa"/>
          </w:tcPr>
          <w:p w14:paraId="5975B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Синонимы/антонимы; % релевантности.</w:t>
            </w:r>
          </w:p>
        </w:tc>
        <w:tc>
          <w:tcPr>
            <w:tcW w:w="5400" w:type="dxa"/>
          </w:tcPr>
          <w:p w14:paraId="1334F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синонимов и антонимов; процент релевантности §5.2.5.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ранжированный список результатов.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160" w:type="dxa"/>
          </w:tcPr>
          <w:p w14:paraId="72527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5.2.5</w:t>
            </w:r>
          </w:p>
        </w:tc>
      </w:tr>
      <w:tr w:rsidR="009D43E8" w14:paraId="706C5410" w14:textId="77777777" w:rsidTr="009D43E8">
        <w:tc>
          <w:tcPr>
            <w:tcW w:w="1560" w:type="dxa"/>
          </w:tcPr>
          <w:p w14:paraId="4A842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FR-QU-06</w:t>
            </w:r>
          </w:p>
        </w:tc>
        <w:tc>
          <w:tcPr>
            <w:tcW w:w="4470" w:type="dxa"/>
          </w:tcPr>
          <w:p w14:paraId="4B12CB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 ручной разметки ключевых слов.</w:t>
            </w:r>
          </w:p>
        </w:tc>
        <w:tc>
          <w:tcPr>
            <w:tcW w:w="5400" w:type="dxa"/>
          </w:tcPr>
          <w:p w14:paraId="2B02E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ручной разметки ключевых слов §5.2.6.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автоматическое обучение.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293EF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5.2.6</w:t>
            </w:r>
          </w:p>
        </w:tc>
      </w:tr>
      <w:tr w:rsidR="009D43E8" w14:paraId="107B6F3F" w14:textId="77777777" w:rsidTr="009D43E8">
        <w:tc>
          <w:tcPr>
            <w:tcW w:w="1560" w:type="dxa"/>
          </w:tcPr>
          <w:p w14:paraId="06E1E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4470" w:type="dxa"/>
          </w:tcPr>
          <w:p w14:paraId="2274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Автообучение при обновлении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5B9A4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опубликовано обновление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7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7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7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7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7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автоматический запуск переобучения §5.2.7.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задача обучения поставлена в очередь.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48FF98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5.2.7</w:t>
            </w:r>
          </w:p>
        </w:tc>
      </w:tr>
      <w:tr w:rsidR="009D43E8" w14:paraId="50F2ECCC" w14:textId="77777777" w:rsidTr="009D43E8">
        <w:tc>
          <w:tcPr>
            <w:tcW w:w="1560" w:type="dxa"/>
          </w:tcPr>
          <w:p w14:paraId="6A678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FR-QU-08</w:t>
            </w:r>
          </w:p>
        </w:tc>
        <w:tc>
          <w:tcPr>
            <w:tcW w:w="4470" w:type="dxa"/>
          </w:tcPr>
          <w:p w14:paraId="21C4D5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Авто/ручная валидация формулировок.</w:t>
            </w:r>
          </w:p>
        </w:tc>
        <w:tc>
          <w:tcPr>
            <w:tcW w:w="5400" w:type="dxa"/>
          </w:tcPr>
          <w:p w14:paraId="1731AC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формулировка вопроса (из диалога или ручного ввода).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добавление в эталоны или очередь ручной валидации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§5.2.8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7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7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7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7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7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пример утвержд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и проиндексирован.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67B976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5.2.8</w:t>
            </w:r>
          </w:p>
        </w:tc>
      </w:tr>
      <w:tr w:rsidR="009D43E8" w14:paraId="0244A59D" w14:textId="77777777" w:rsidTr="009D43E8">
        <w:tc>
          <w:tcPr>
            <w:tcW w:w="1560" w:type="dxa"/>
          </w:tcPr>
          <w:p w14:paraId="127335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FR-QU-09</w:t>
            </w:r>
          </w:p>
        </w:tc>
        <w:tc>
          <w:tcPr>
            <w:tcW w:w="4470" w:type="dxa"/>
          </w:tcPr>
          <w:p w14:paraId="68DE6F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Пополнение выборки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источников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(загрузка / импорт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8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8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8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8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8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400" w:type="dxa"/>
          </w:tcPr>
          <w:p w14:paraId="386003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из внутренних источников (документы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8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8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8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8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8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-импорт в обучающую выборку §5.2.9; первичный набор эталонов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9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9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9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93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94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расширена; запущено переобучение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567930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  <w:tr w:rsidR="009D43E8" w14:paraId="395245D6" w14:textId="77777777" w:rsidTr="009D43E8">
        <w:tc>
          <w:tcPr>
            <w:tcW w:w="1560" w:type="dxa"/>
          </w:tcPr>
          <w:p w14:paraId="1E9238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FR-QU-10</w:t>
            </w:r>
          </w:p>
        </w:tc>
        <w:tc>
          <w:tcPr>
            <w:tcW w:w="4470" w:type="dxa"/>
          </w:tcPr>
          <w:p w14:paraId="6A9BB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Дедупликация примеров вопросов.</w:t>
            </w:r>
          </w:p>
        </w:tc>
        <w:tc>
          <w:tcPr>
            <w:tcW w:w="5400" w:type="dxa"/>
          </w:tcPr>
          <w:p w14:paraId="736B254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дубликат вопроса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контроль дубликатов §5.2.10.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7081A9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5.2.10</w:t>
            </w:r>
          </w:p>
        </w:tc>
      </w:tr>
      <w:tr w:rsidR="009D43E8" w14:paraId="52DC01EE" w14:textId="77777777" w:rsidTr="009D43E8">
        <w:tc>
          <w:tcPr>
            <w:tcW w:w="1560" w:type="dxa"/>
          </w:tcPr>
          <w:p w14:paraId="244E04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FR-QU-11</w:t>
            </w:r>
          </w:p>
        </w:tc>
        <w:tc>
          <w:tcPr>
            <w:tcW w:w="4470" w:type="dxa"/>
          </w:tcPr>
          <w:p w14:paraId="601BE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поиска для админа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9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9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9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9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9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400" w:type="dxa"/>
          </w:tcPr>
          <w:p w14:paraId="28F65E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поиска §5.2.11.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с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-21.</w:t>
            </w:r>
          </w:p>
        </w:tc>
        <w:tc>
          <w:tcPr>
            <w:tcW w:w="2160" w:type="dxa"/>
          </w:tcPr>
          <w:p w14:paraId="0EA108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15C9BD78" w14:textId="77777777" w:rsidTr="009D43E8">
        <w:tc>
          <w:tcPr>
            <w:tcW w:w="1560" w:type="dxa"/>
          </w:tcPr>
          <w:p w14:paraId="5D42F6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4470" w:type="dxa"/>
          </w:tcPr>
          <w:p w14:paraId="6CFD5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релевантности.</w:t>
            </w:r>
          </w:p>
        </w:tc>
        <w:tc>
          <w:tcPr>
            <w:tcW w:w="5400" w:type="dxa"/>
          </w:tcPr>
          <w:p w14:paraId="4D842E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§5.2.12.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порог примен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к поиску.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62EC14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C773314" w14:textId="77777777" w:rsidTr="009D43E8">
        <w:tc>
          <w:tcPr>
            <w:tcW w:w="1560" w:type="dxa"/>
          </w:tcPr>
          <w:p w14:paraId="777665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FR-QU-13</w:t>
            </w:r>
          </w:p>
        </w:tc>
        <w:tc>
          <w:tcPr>
            <w:tcW w:w="4470" w:type="dxa"/>
          </w:tcPr>
          <w:p w14:paraId="141D25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 + варианты ответа.</w:t>
            </w:r>
          </w:p>
        </w:tc>
        <w:tc>
          <w:tcPr>
            <w:tcW w:w="5400" w:type="dxa"/>
          </w:tcPr>
          <w:p w14:paraId="3D289D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низкий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варианты ответа §5.2.13.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кнопки-варианты для пользователя.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UC-ASS-12.</w:t>
            </w:r>
          </w:p>
        </w:tc>
        <w:tc>
          <w:tcPr>
            <w:tcW w:w="2160" w:type="dxa"/>
          </w:tcPr>
          <w:p w14:paraId="5A30C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0E4C3217" w14:textId="77777777" w:rsidTr="009D43E8">
        <w:tc>
          <w:tcPr>
            <w:tcW w:w="1560" w:type="dxa"/>
          </w:tcPr>
          <w:p w14:paraId="23EF3B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FR-QU-14</w:t>
            </w:r>
          </w:p>
        </w:tc>
        <w:tc>
          <w:tcPr>
            <w:tcW w:w="4470" w:type="dxa"/>
          </w:tcPr>
          <w:p w14:paraId="2BB7D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реплики подряд.</w:t>
            </w:r>
          </w:p>
        </w:tc>
        <w:tc>
          <w:tcPr>
            <w:tcW w:w="5400" w:type="dxa"/>
          </w:tcPr>
          <w:p w14:paraId="47B93132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§5.2.14.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160" w:type="dxa"/>
          </w:tcPr>
          <w:p w14:paraId="26A1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</w:tbl>
    <w:p w14:paraId="1C2A6351" w14:textId="77777777" w:rsidR="009D43E8" w:rsidRDefault="00317F00">
      <w:pPr>
        <w:pStyle w:val="2"/>
        <w:rPr>
          <w:rFonts w:ascii="Arial" w:eastAsia="Arial" w:hAnsi="Arial" w:cs="Arial"/>
        </w:rPr>
      </w:pPr>
      <w:bookmarkStart w:id="3800" w:name="bookmark=id.3lk0q5ilhi0q" w:colFirst="0" w:colLast="0"/>
      <w:bookmarkEnd w:id="3800"/>
      <w:r>
        <w:rPr>
          <w:rFonts w:ascii="Arial" w:eastAsia="Arial" w:hAnsi="Arial" w:cs="Arial"/>
        </w:rPr>
        <w:t>III.6. Настройки модуля</w:t>
      </w:r>
    </w:p>
    <w:p w14:paraId="2130CE6E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>[Прил.1 §5.1.41, §5.3, §5.1.30–39]: три уровня настроек</w:t>
      </w:r>
    </w:p>
    <w:p w14:paraId="686C07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Настройки ассистента распределены по рабочему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, Центру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платформе/внешним системам.</w:t>
      </w:r>
    </w:p>
    <w:p w14:paraId="136FA7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управляют </w:t>
      </w:r>
      <w:r>
        <w:fldChar w:fldCharType="begin"/>
      </w:r>
      <w:r>
        <w:instrText>HYPERLINK</w:instrText>
      </w:r>
      <w:r w:rsidRPr="003D1E67">
        <w:rPr>
          <w:lang w:val="ru-RU"/>
          <w:rPrChange w:id="3801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02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03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04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05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источниками и </w:t>
      </w:r>
      <w:r>
        <w:rPr>
          <w:rFonts w:ascii="Arial" w:eastAsia="Arial" w:hAnsi="Arial" w:cs="Arial"/>
          <w:color w:val="000000"/>
        </w:rPr>
        <w:t>capabilities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участия разработчиков.</w:t>
      </w:r>
    </w:p>
    <w:p w14:paraId="3D78EA8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уровня: рабочий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(вкладка) · Центр настроек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платформа / внешние системы.</w:t>
      </w:r>
    </w:p>
    <w:p w14:paraId="62CA3CD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06" w:name="bookmark=id.fao3wjhbtt4f" w:colFirst="0" w:colLast="0"/>
      <w:bookmarkEnd w:id="380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.6.1. Рабочий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— выбор базы знаний</w:t>
      </w:r>
    </w:p>
    <w:p w14:paraId="038E0C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§5.1.3.2, §5.1.41]: выбор </w:t>
      </w:r>
      <w:r>
        <w:fldChar w:fldCharType="begin"/>
      </w:r>
      <w:r>
        <w:instrText>HYPERLINK</w:instrText>
      </w:r>
      <w:r w:rsidRPr="003D1E67">
        <w:rPr>
          <w:lang w:val="ru-RU"/>
          <w:rPrChange w:id="380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0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0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1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1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/подразделению</w:t>
      </w:r>
    </w:p>
    <w:p w14:paraId="7B7714E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Параметры сессии пользователя: </w:t>
      </w:r>
      <w:r>
        <w:fldChar w:fldCharType="begin"/>
      </w:r>
      <w:r>
        <w:instrText>HYPERLINK</w:instrText>
      </w:r>
      <w:r w:rsidRPr="003D1E67">
        <w:rPr>
          <w:lang w:val="ru-RU"/>
          <w:rPrChange w:id="381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1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1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1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1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4"/>
          <w:id w:val="-124433832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новый диалог, вложения, перевод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↔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tbl>
      <w:tblPr>
        <w:tblStyle w:val="63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4485"/>
        <w:gridCol w:w="5445"/>
        <w:gridCol w:w="2340"/>
      </w:tblGrid>
      <w:tr w:rsidR="009D43E8" w14:paraId="1FEB942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5" w:type="dxa"/>
          </w:tcPr>
          <w:p w14:paraId="22691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485" w:type="dxa"/>
          </w:tcPr>
          <w:p w14:paraId="34507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меняет</w:t>
            </w:r>
          </w:p>
        </w:tc>
        <w:tc>
          <w:tcPr>
            <w:tcW w:w="5445" w:type="dxa"/>
          </w:tcPr>
          <w:p w14:paraId="0D667D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40" w:type="dxa"/>
          </w:tcPr>
          <w:p w14:paraId="2FEFD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7D84FC" w14:textId="77777777" w:rsidTr="009D43E8">
        <w:tc>
          <w:tcPr>
            <w:tcW w:w="1455" w:type="dxa"/>
          </w:tcPr>
          <w:p w14:paraId="2B9FCB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4485" w:type="dxa"/>
          </w:tcPr>
          <w:p w14:paraId="2C4BE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(п. 9)</w:t>
            </w:r>
          </w:p>
        </w:tc>
        <w:tc>
          <w:tcPr>
            <w:tcW w:w="5445" w:type="dxa"/>
          </w:tcPr>
          <w:p w14:paraId="77353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Список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17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18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19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20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21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отфильтрованный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-группам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подразделению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>
              <w:rPr>
                <w:rFonts w:ascii="Arial" w:eastAsia="Arial" w:hAnsi="Arial" w:cs="Arial"/>
                <w:color w:val="000000"/>
              </w:rPr>
              <w:t xml:space="preserve"> / scope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340" w:type="dxa"/>
          </w:tcPr>
          <w:p w14:paraId="4FF740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5.1.3.2, 5.1.41</w:t>
            </w:r>
          </w:p>
        </w:tc>
      </w:tr>
      <w:tr w:rsidR="009D43E8" w14:paraId="4BB5FB62" w14:textId="77777777" w:rsidTr="009D43E8">
        <w:tc>
          <w:tcPr>
            <w:tcW w:w="1455" w:type="dxa"/>
          </w:tcPr>
          <w:p w14:paraId="79639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Новый диалог</w:t>
            </w:r>
          </w:p>
        </w:tc>
        <w:tc>
          <w:tcPr>
            <w:tcW w:w="4485" w:type="dxa"/>
          </w:tcPr>
          <w:p w14:paraId="7DB8DE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383D8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Сброс контекста сессии</w:t>
            </w:r>
          </w:p>
        </w:tc>
        <w:tc>
          <w:tcPr>
            <w:tcW w:w="2340" w:type="dxa"/>
          </w:tcPr>
          <w:p w14:paraId="2B49DD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20861C64" w14:textId="77777777" w:rsidTr="009D43E8">
        <w:tc>
          <w:tcPr>
            <w:tcW w:w="1455" w:type="dxa"/>
          </w:tcPr>
          <w:p w14:paraId="1F79A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Прикрепление файла</w:t>
            </w:r>
          </w:p>
        </w:tc>
        <w:tc>
          <w:tcPr>
            <w:tcW w:w="4485" w:type="dxa"/>
          </w:tcPr>
          <w:p w14:paraId="19E5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07F843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аудио, видео в рамках лимитов §5.1.26.3</w:t>
            </w:r>
          </w:p>
        </w:tc>
        <w:tc>
          <w:tcPr>
            <w:tcW w:w="2340" w:type="dxa"/>
          </w:tcPr>
          <w:p w14:paraId="5A483E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62BAF8B0" w14:textId="77777777" w:rsidTr="009D43E8">
        <w:tc>
          <w:tcPr>
            <w:tcW w:w="1455" w:type="dxa"/>
          </w:tcPr>
          <w:p w14:paraId="53FBEC3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5"/>
                <w:id w:val="-171809268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85" w:type="dxa"/>
          </w:tcPr>
          <w:p w14:paraId="02A1C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12C9CD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 «Перевод»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конвертация формата файла</w:t>
            </w:r>
          </w:p>
        </w:tc>
        <w:tc>
          <w:tcPr>
            <w:tcW w:w="2340" w:type="dxa"/>
          </w:tcPr>
          <w:p w14:paraId="62E41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39E36F8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Связь </w:t>
      </w:r>
      <w:r>
        <w:fldChar w:fldCharType="begin"/>
      </w:r>
      <w:r>
        <w:instrText>HYPERLINK</w:instrText>
      </w:r>
      <w:r w:rsidRPr="003D1E67">
        <w:rPr>
          <w:lang w:val="ru-RU"/>
          <w:rPrChange w:id="382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2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2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2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2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6"/>
          <w:id w:val="1581116458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↔ подразделение: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D1E67">
        <w:rPr>
          <w:lang w:val="ru-RU"/>
          <w:rPrChange w:id="382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2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2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3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3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2) в Центре настроек; пользователь видит только разреш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нные </w:t>
      </w:r>
      <w:r>
        <w:fldChar w:fldCharType="begin"/>
      </w:r>
      <w:r>
        <w:instrText>HYPERLINK</w:instrText>
      </w:r>
      <w:r w:rsidRPr="003D1E67">
        <w:rPr>
          <w:lang w:val="ru-RU"/>
          <w:rPrChange w:id="383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3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3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3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3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Персонализация промптов по подразделению — §5.1.3.2, </w:t>
      </w:r>
      <w:r>
        <w:fldChar w:fldCharType="begin"/>
      </w:r>
      <w:r>
        <w:instrText>HYPERLINK</w:instrText>
      </w:r>
      <w:r w:rsidRPr="003D1E67">
        <w:rPr>
          <w:lang w:val="ru-RU"/>
          <w:rPrChange w:id="383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3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3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40" w:author="Никита Гринь" w:date="2026-07-31T11:05:00Z" w16du:dateUtc="2026-07-31T08:05:00Z">
            <w:rPr/>
          </w:rPrChange>
        </w:rPr>
        <w:instrText>.</w:instrText>
      </w:r>
      <w:r>
        <w:instrText>xo</w:instrText>
      </w:r>
      <w:r w:rsidRPr="003D1E67">
        <w:rPr>
          <w:lang w:val="ru-RU"/>
          <w:rPrChange w:id="3841" w:author="Никита Гринь" w:date="2026-07-31T11:05:00Z" w16du:dateUtc="2026-07-31T08:05:00Z">
            <w:rPr/>
          </w:rPrChange>
        </w:rPr>
        <w:instrText>5</w:instrText>
      </w:r>
      <w:r>
        <w:instrText>kla</w:instrText>
      </w:r>
      <w:r w:rsidRPr="003D1E67">
        <w:rPr>
          <w:lang w:val="ru-RU"/>
          <w:rPrChange w:id="3842" w:author="Никита Гринь" w:date="2026-07-31T11:05:00Z" w16du:dateUtc="2026-07-31T08:05:00Z">
            <w:rPr/>
          </w:rPrChange>
        </w:rPr>
        <w:instrText>3</w:instrText>
      </w:r>
      <w:r>
        <w:instrText>dvrtc</w:instrText>
      </w:r>
      <w:r w:rsidRPr="003D1E67">
        <w:rPr>
          <w:lang w:val="ru-RU"/>
          <w:rPrChange w:id="3843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.10.1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(тип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53A3D9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44" w:name="bookmark=id.ntpqu2aehney" w:colFirst="0" w:colLast="0"/>
      <w:bookmarkEnd w:id="384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.6.2. Центр настроек — раздел «Ассистент»</w:t>
      </w:r>
    </w:p>
    <w:p w14:paraId="065AE3B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§5.1.37, §5.3]: CRUD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b/>
          <w:bCs/>
          <w:color w:val="000000"/>
        </w:rPr>
        <w:t>, adapters, RPA, SQL</w:t>
      </w:r>
    </w:p>
    <w:p w14:paraId="67DEAC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Таблица параметров Центра настроек и ролей §2.4.</w:t>
      </w:r>
    </w:p>
    <w:tbl>
      <w:tblPr>
        <w:tblStyle w:val="62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55"/>
        <w:gridCol w:w="2840"/>
        <w:gridCol w:w="4920"/>
      </w:tblGrid>
      <w:tr w:rsidR="009D43E8" w14:paraId="69A1763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55" w:type="dxa"/>
          </w:tcPr>
          <w:p w14:paraId="649F2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840" w:type="dxa"/>
          </w:tcPr>
          <w:p w14:paraId="47B49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920" w:type="dxa"/>
          </w:tcPr>
          <w:p w14:paraId="7508B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48FA546" w14:textId="77777777" w:rsidTr="009D43E8">
        <w:tc>
          <w:tcPr>
            <w:tcW w:w="5155" w:type="dxa"/>
          </w:tcPr>
          <w:p w14:paraId="72407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 документов</w:t>
            </w:r>
          </w:p>
        </w:tc>
        <w:tc>
          <w:tcPr>
            <w:tcW w:w="2840" w:type="dxa"/>
          </w:tcPr>
          <w:p w14:paraId="2E576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698F2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7B9F645B" w14:textId="77777777" w:rsidTr="009D43E8">
        <w:tc>
          <w:tcPr>
            <w:tcW w:w="5155" w:type="dxa"/>
          </w:tcPr>
          <w:p w14:paraId="05C42D7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4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4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4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4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4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-группам / подразделениям</w:t>
            </w:r>
          </w:p>
        </w:tc>
        <w:tc>
          <w:tcPr>
            <w:tcW w:w="2840" w:type="dxa"/>
          </w:tcPr>
          <w:p w14:paraId="52103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544F27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5.1.41, 5.1.3.2</w:t>
            </w:r>
          </w:p>
        </w:tc>
      </w:tr>
      <w:tr w:rsidR="009D43E8" w14:paraId="0B31FD7D" w14:textId="77777777" w:rsidTr="009D43E8">
        <w:tc>
          <w:tcPr>
            <w:tcW w:w="5155" w:type="dxa"/>
          </w:tcPr>
          <w:p w14:paraId="2CD9E3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840" w:type="dxa"/>
          </w:tcPr>
          <w:p w14:paraId="3E09F8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1F8D4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CE79CE4" w14:textId="77777777" w:rsidTr="009D43E8">
        <w:tc>
          <w:tcPr>
            <w:tcW w:w="5155" w:type="dxa"/>
          </w:tcPr>
          <w:p w14:paraId="17D66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840" w:type="dxa"/>
          </w:tcPr>
          <w:p w14:paraId="16D67B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3D4E38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13EB121F" w14:textId="77777777" w:rsidTr="009D43E8">
        <w:tc>
          <w:tcPr>
            <w:tcW w:w="5155" w:type="dxa"/>
          </w:tcPr>
          <w:p w14:paraId="5C7AE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840" w:type="dxa"/>
          </w:tcPr>
          <w:p w14:paraId="7155AB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7EA82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D947B65" w14:textId="77777777" w:rsidTr="009D43E8">
        <w:tc>
          <w:tcPr>
            <w:tcW w:w="5155" w:type="dxa"/>
          </w:tcPr>
          <w:p w14:paraId="3C22DA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QU</w:t>
            </w:r>
          </w:p>
        </w:tc>
        <w:tc>
          <w:tcPr>
            <w:tcW w:w="2840" w:type="dxa"/>
          </w:tcPr>
          <w:p w14:paraId="202ACC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EC70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05A82638" w14:textId="77777777" w:rsidTr="009D43E8">
        <w:tc>
          <w:tcPr>
            <w:tcW w:w="5155" w:type="dxa"/>
          </w:tcPr>
          <w:p w14:paraId="644E9A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 (whitelist)</w:t>
            </w:r>
          </w:p>
        </w:tc>
        <w:tc>
          <w:tcPr>
            <w:tcW w:w="2840" w:type="dxa"/>
          </w:tcPr>
          <w:p w14:paraId="367C7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5EE4A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11E8167" w14:textId="77777777" w:rsidTr="009D43E8">
        <w:tc>
          <w:tcPr>
            <w:tcW w:w="5155" w:type="dxa"/>
          </w:tcPr>
          <w:p w14:paraId="1ECEE3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/ код</w:t>
            </w:r>
          </w:p>
        </w:tc>
        <w:tc>
          <w:tcPr>
            <w:tcW w:w="2840" w:type="dxa"/>
          </w:tcPr>
          <w:p w14:paraId="01EBFF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  <w:tc>
          <w:tcPr>
            <w:tcW w:w="4920" w:type="dxa"/>
          </w:tcPr>
          <w:p w14:paraId="55BA2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B24B2A7" w14:textId="77777777" w:rsidTr="009D43E8">
        <w:tc>
          <w:tcPr>
            <w:tcW w:w="5155" w:type="dxa"/>
          </w:tcPr>
          <w:p w14:paraId="6A57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840" w:type="dxa"/>
          </w:tcPr>
          <w:p w14:paraId="2F7A00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4920" w:type="dxa"/>
          </w:tcPr>
          <w:p w14:paraId="76621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5007C0E0" w14:textId="77777777" w:rsidTr="009D43E8">
        <w:tc>
          <w:tcPr>
            <w:tcW w:w="5155" w:type="dxa"/>
          </w:tcPr>
          <w:p w14:paraId="39E673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2840" w:type="dxa"/>
          </w:tcPr>
          <w:p w14:paraId="58DB9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7B4639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</w:tr>
      <w:tr w:rsidR="009D43E8" w14:paraId="567CE810" w14:textId="77777777" w:rsidTr="009D43E8">
        <w:tc>
          <w:tcPr>
            <w:tcW w:w="5155" w:type="dxa"/>
          </w:tcPr>
          <w:p w14:paraId="547F3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840" w:type="dxa"/>
          </w:tcPr>
          <w:p w14:paraId="2F3C1C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301FF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7DC74326" w14:textId="77777777" w:rsidTr="009D43E8">
        <w:tc>
          <w:tcPr>
            <w:tcW w:w="5155" w:type="dxa"/>
          </w:tcPr>
          <w:p w14:paraId="10DF7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Навыки и инструменты</w:t>
            </w:r>
            <w:r>
              <w:rPr>
                <w:rFonts w:ascii="Arial" w:eastAsia="Arial" w:hAnsi="Arial" w:cs="Arial"/>
                <w:color w:val="000000"/>
              </w:rPr>
              <w:t xml:space="preserve"> (capabilities)</w:t>
            </w:r>
          </w:p>
        </w:tc>
        <w:tc>
          <w:tcPr>
            <w:tcW w:w="2840" w:type="dxa"/>
          </w:tcPr>
          <w:p w14:paraId="6921F1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56470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610D999B" w14:textId="77777777" w:rsidTr="009D43E8">
        <w:tc>
          <w:tcPr>
            <w:tcW w:w="5155" w:type="dxa"/>
          </w:tcPr>
          <w:p w14:paraId="606805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Промпты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2840" w:type="dxa"/>
          </w:tcPr>
          <w:p w14:paraId="11AFE9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90C6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44A3901C" w14:textId="77777777" w:rsidTr="009D43E8">
        <w:tc>
          <w:tcPr>
            <w:tcW w:w="5155" w:type="dxa"/>
          </w:tcPr>
          <w:p w14:paraId="61CAC3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</w:t>
            </w:r>
          </w:p>
        </w:tc>
        <w:tc>
          <w:tcPr>
            <w:tcW w:w="2840" w:type="dxa"/>
          </w:tcPr>
          <w:p w14:paraId="3AB31B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042CC5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</w:t>
            </w:r>
          </w:p>
        </w:tc>
      </w:tr>
    </w:tbl>
    <w:p w14:paraId="51DC4C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System prompt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xo5kla3dvrtc">
        <w:r>
          <w:rPr>
            <w:rFonts w:ascii="Arial" w:eastAsia="Arial" w:hAnsi="Arial" w:cs="Arial"/>
            <w:color w:val="156082"/>
          </w:rPr>
          <w:t>III.10.1</w:t>
        </w:r>
      </w:hyperlink>
      <w:r>
        <w:rPr>
          <w:rFonts w:ascii="Arial" w:eastAsia="Arial" w:hAnsi="Arial" w:cs="Arial"/>
          <w:color w:val="000000"/>
        </w:rPr>
        <w:t xml:space="preserve">; промпты КЦ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ilcd7yz5rrh8">
        <w:r>
          <w:rPr>
            <w:rFonts w:ascii="Arial" w:eastAsia="Arial" w:hAnsi="Arial" w:cs="Arial"/>
            <w:color w:val="156082"/>
          </w:rPr>
          <w:t>II.3.5.1</w:t>
        </w:r>
      </w:hyperlink>
      <w:r>
        <w:rPr>
          <w:rFonts w:ascii="Arial" w:eastAsia="Arial" w:hAnsi="Arial" w:cs="Arial"/>
          <w:color w:val="000000"/>
        </w:rPr>
        <w:t xml:space="preserve"> (не смешивать).</w:t>
      </w:r>
    </w:p>
    <w:p w14:paraId="0B6FAB8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50" w:name="bookmark=id.blwki0mxugjp" w:colFirst="0" w:colLast="0"/>
      <w:bookmarkEnd w:id="3850"/>
      <w:r>
        <w:rPr>
          <w:rFonts w:ascii="Arial" w:eastAsia="Arial" w:hAnsi="Arial" w:cs="Arial"/>
        </w:rPr>
        <w:lastRenderedPageBreak/>
        <w:t>III</w:t>
      </w:r>
      <w:r w:rsidRPr="003C42DA">
        <w:rPr>
          <w:rFonts w:ascii="Arial" w:eastAsia="Arial" w:hAnsi="Arial" w:cs="Arial"/>
          <w:lang w:val="ru-RU"/>
        </w:rPr>
        <w:t>.6.3. Реестр источников данных</w:t>
      </w:r>
    </w:p>
    <w:p w14:paraId="561462D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: каталог внутренних/внешних источников</w:t>
      </w:r>
    </w:p>
    <w:p w14:paraId="672185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АНИС, СУЗ, </w:t>
      </w:r>
      <w:r>
        <w:rPr>
          <w:rFonts w:ascii="Arial" w:eastAsia="Arial" w:hAnsi="Arial" w:cs="Arial"/>
          <w:color w:val="000000"/>
        </w:rPr>
        <w:t>DWH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загрузку файлов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C127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каталог внутренних и внешних источников;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загрузку файлов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/ регламентную выгрузку.</w:t>
      </w:r>
    </w:p>
    <w:tbl>
      <w:tblPr>
        <w:tblStyle w:val="61"/>
        <w:tblW w:w="123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975"/>
        <w:gridCol w:w="2160"/>
        <w:gridCol w:w="2730"/>
        <w:gridCol w:w="2610"/>
        <w:gridCol w:w="2115"/>
      </w:tblGrid>
      <w:tr w:rsidR="009D43E8" w14:paraId="7E5887F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3C493E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975" w:type="dxa"/>
          </w:tcPr>
          <w:p w14:paraId="60E214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160" w:type="dxa"/>
          </w:tcPr>
          <w:p w14:paraId="5C3BD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As-Is</w:t>
            </w:r>
          </w:p>
        </w:tc>
        <w:tc>
          <w:tcPr>
            <w:tcW w:w="2730" w:type="dxa"/>
          </w:tcPr>
          <w:p w14:paraId="7E305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  <w:tc>
          <w:tcPr>
            <w:tcW w:w="2610" w:type="dxa"/>
          </w:tcPr>
          <w:p w14:paraId="1FFFB3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Fallback без API</w:t>
            </w:r>
          </w:p>
        </w:tc>
        <w:tc>
          <w:tcPr>
            <w:tcW w:w="2115" w:type="dxa"/>
          </w:tcPr>
          <w:p w14:paraId="2F9EE8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5CC616" w14:textId="77777777" w:rsidTr="009D43E8">
        <w:tc>
          <w:tcPr>
            <w:tcW w:w="1725" w:type="dxa"/>
          </w:tcPr>
          <w:p w14:paraId="256581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  <w:r>
              <w:rPr>
                <w:rFonts w:ascii="Arial" w:eastAsia="Arial" w:hAnsi="Arial" w:cs="Arial"/>
                <w:color w:val="000000"/>
              </w:rPr>
              <w:t xml:space="preserve"> (нормативно-информационная система)</w:t>
            </w:r>
          </w:p>
        </w:tc>
        <w:tc>
          <w:tcPr>
            <w:tcW w:w="975" w:type="dxa"/>
          </w:tcPr>
          <w:p w14:paraId="421D33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542C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банка</w:t>
            </w:r>
          </w:p>
        </w:tc>
        <w:tc>
          <w:tcPr>
            <w:tcW w:w="2730" w:type="dxa"/>
          </w:tcPr>
          <w:p w14:paraId="1EFABD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assistant_anis</w:t>
            </w:r>
            <w:r>
              <w:rPr>
                <w:rFonts w:ascii="Arial" w:eastAsia="Arial" w:hAnsi="Arial" w:cs="Arial"/>
                <w:color w:val="000000"/>
              </w:rPr>
              <w:t xml:space="preserve"> через External Data Adapter</w:t>
            </w:r>
          </w:p>
        </w:tc>
        <w:tc>
          <w:tcPr>
            <w:tcW w:w="2610" w:type="dxa"/>
          </w:tcPr>
          <w:p w14:paraId="1447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Выгрузка регламентов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208AD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B2AA148" w14:textId="77777777" w:rsidTr="009D43E8">
        <w:tc>
          <w:tcPr>
            <w:tcW w:w="1725" w:type="dxa"/>
          </w:tcPr>
          <w:p w14:paraId="47280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Загруженные документы (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…)</w:t>
            </w:r>
          </w:p>
        </w:tc>
        <w:tc>
          <w:tcPr>
            <w:tcW w:w="975" w:type="dxa"/>
          </w:tcPr>
          <w:p w14:paraId="64BC24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20D18D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223063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админом</w:t>
            </w:r>
          </w:p>
        </w:tc>
        <w:tc>
          <w:tcPr>
            <w:tcW w:w="2610" w:type="dxa"/>
          </w:tcPr>
          <w:p w14:paraId="357408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Загрузка файлов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51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52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53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54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55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сессию</w:t>
            </w:r>
          </w:p>
        </w:tc>
        <w:tc>
          <w:tcPr>
            <w:tcW w:w="2115" w:type="dxa"/>
          </w:tcPr>
          <w:p w14:paraId="3F8923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5.1.41, 5.1.12</w:t>
            </w:r>
          </w:p>
        </w:tc>
      </w:tr>
      <w:tr w:rsidR="009D43E8" w14:paraId="2F4BA752" w14:textId="77777777" w:rsidTr="009D43E8">
        <w:tc>
          <w:tcPr>
            <w:tcW w:w="1725" w:type="dxa"/>
          </w:tcPr>
          <w:p w14:paraId="7D79F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(Bitrix)</w:t>
            </w:r>
          </w:p>
        </w:tc>
        <w:tc>
          <w:tcPr>
            <w:tcW w:w="975" w:type="dxa"/>
          </w:tcPr>
          <w:p w14:paraId="4BF2A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6DC00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API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730" w:type="dxa"/>
          </w:tcPr>
          <w:p w14:paraId="31065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Опциональный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2610" w:type="dxa"/>
          </w:tcPr>
          <w:p w14:paraId="5B5DB5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Выгрузка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ручной импорт</w:t>
            </w:r>
          </w:p>
        </w:tc>
        <w:tc>
          <w:tcPr>
            <w:tcW w:w="2115" w:type="dxa"/>
          </w:tcPr>
          <w:p w14:paraId="3508D7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070454E3" w14:textId="77777777" w:rsidTr="009D43E8">
        <w:tc>
          <w:tcPr>
            <w:tcW w:w="1725" w:type="dxa"/>
          </w:tcPr>
          <w:p w14:paraId="045EB2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/ портал / DWH</w:t>
            </w:r>
          </w:p>
        </w:tc>
        <w:tc>
          <w:tcPr>
            <w:tcW w:w="975" w:type="dxa"/>
          </w:tcPr>
          <w:p w14:paraId="3FE299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250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уточнить на согласовании</w:t>
            </w:r>
          </w:p>
        </w:tc>
        <w:tc>
          <w:tcPr>
            <w:tcW w:w="2730" w:type="dxa"/>
          </w:tcPr>
          <w:p w14:paraId="6F94AF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</w:t>
            </w:r>
          </w:p>
        </w:tc>
        <w:tc>
          <w:tcPr>
            <w:tcW w:w="2610" w:type="dxa"/>
          </w:tcPr>
          <w:p w14:paraId="361D3F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Загрузка</w:t>
            </w:r>
            <w:r>
              <w:rPr>
                <w:rFonts w:ascii="Arial" w:eastAsia="Arial" w:hAnsi="Arial" w:cs="Arial"/>
                <w:color w:val="000000"/>
              </w:rPr>
              <w:t xml:space="preserve"> + регламентная синхронизация</w:t>
            </w:r>
          </w:p>
        </w:tc>
        <w:tc>
          <w:tcPr>
            <w:tcW w:w="2115" w:type="dxa"/>
          </w:tcPr>
          <w:p w14:paraId="1B1EC8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5.1.4–5, 5.1.30</w:t>
            </w:r>
          </w:p>
        </w:tc>
      </w:tr>
      <w:tr w:rsidR="009D43E8" w14:paraId="613F160D" w14:textId="77777777" w:rsidTr="009D43E8">
        <w:tc>
          <w:tcPr>
            <w:tcW w:w="1725" w:type="dxa"/>
          </w:tcPr>
          <w:p w14:paraId="4C392E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 (RPA, API)</w:t>
            </w:r>
          </w:p>
        </w:tc>
        <w:tc>
          <w:tcPr>
            <w:tcW w:w="975" w:type="dxa"/>
          </w:tcPr>
          <w:p w14:paraId="48A6B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EAB9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каталогу Заказчика</w:t>
            </w:r>
          </w:p>
        </w:tc>
        <w:tc>
          <w:tcPr>
            <w:tcW w:w="2730" w:type="dxa"/>
          </w:tcPr>
          <w:p w14:paraId="58506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2610" w:type="dxa"/>
          </w:tcPr>
          <w:p w14:paraId="1FEFBA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Ручная выгрузка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4ADED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5E622B1" w14:textId="77777777" w:rsidTr="009D43E8">
        <w:tc>
          <w:tcPr>
            <w:tcW w:w="1725" w:type="dxa"/>
          </w:tcPr>
          <w:p w14:paraId="4C3DD3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 (интернет)</w:t>
            </w:r>
          </w:p>
        </w:tc>
        <w:tc>
          <w:tcPr>
            <w:tcW w:w="975" w:type="dxa"/>
          </w:tcPr>
          <w:p w14:paraId="7AE6D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Внешний</w:t>
            </w:r>
          </w:p>
        </w:tc>
        <w:tc>
          <w:tcPr>
            <w:tcW w:w="2160" w:type="dxa"/>
          </w:tcPr>
          <w:p w14:paraId="05102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ИБ</w:t>
            </w:r>
          </w:p>
        </w:tc>
        <w:tc>
          <w:tcPr>
            <w:tcW w:w="2730" w:type="dxa"/>
          </w:tcPr>
          <w:p w14:paraId="56CBF8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adapter, whitelist</w:t>
            </w:r>
          </w:p>
        </w:tc>
        <w:tc>
          <w:tcPr>
            <w:tcW w:w="2610" w:type="dxa"/>
          </w:tcPr>
          <w:p w14:paraId="6A0ABB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адаптера и ИБ</w:t>
            </w:r>
          </w:p>
        </w:tc>
        <w:tc>
          <w:tcPr>
            <w:tcW w:w="2115" w:type="dxa"/>
          </w:tcPr>
          <w:p w14:paraId="38BB56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86839D4" w14:textId="77777777" w:rsidTr="009D43E8">
        <w:tc>
          <w:tcPr>
            <w:tcW w:w="1725" w:type="dxa"/>
          </w:tcPr>
          <w:p w14:paraId="68CD9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 / IDP</w:t>
            </w:r>
          </w:p>
        </w:tc>
        <w:tc>
          <w:tcPr>
            <w:tcW w:w="975" w:type="dxa"/>
          </w:tcPr>
          <w:p w14:paraId="330F7A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EBC9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37A06F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Опционально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57"/>
                <w:id w:val="-41065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610" w:type="dxa"/>
          </w:tcPr>
          <w:p w14:paraId="20E756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115" w:type="dxa"/>
          </w:tcPr>
          <w:p w14:paraId="65FE50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017F783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Правило: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>-индекс КЦ (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смешивается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индексами ассистента.</w:t>
      </w:r>
    </w:p>
    <w:p w14:paraId="1232EB8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56" w:name="bookmark=id.flpgqbcqegc8" w:colFirst="0" w:colLast="0"/>
      <w:bookmarkEnd w:id="385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.6.4. «Навыки и инструменты» (</w:t>
      </w:r>
      <w:r>
        <w:rPr>
          <w:rFonts w:ascii="Arial" w:eastAsia="Arial" w:hAnsi="Arial" w:cs="Arial"/>
        </w:rPr>
        <w:t>capabilities</w:t>
      </w:r>
      <w:r w:rsidRPr="003C42DA">
        <w:rPr>
          <w:rFonts w:ascii="Arial" w:eastAsia="Arial" w:hAnsi="Arial" w:cs="Arial"/>
          <w:lang w:val="ru-RU"/>
        </w:rPr>
        <w:t>)</w:t>
      </w:r>
    </w:p>
    <w:p w14:paraId="4681AF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§5.1.8–12, §5.1.10]: </w:t>
      </w:r>
      <w:r>
        <w:rPr>
          <w:rFonts w:ascii="Arial" w:eastAsia="Arial" w:hAnsi="Arial" w:cs="Arial"/>
          <w:b/>
          <w:bCs/>
          <w:color w:val="000000"/>
        </w:rPr>
        <w:t>capabilities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</w:p>
    <w:p w14:paraId="7841F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Deep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links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>
        <w:fldChar w:fldCharType="begin"/>
      </w:r>
      <w:r>
        <w:instrText>HYPERLINK</w:instrText>
      </w:r>
      <w:r w:rsidRPr="003D1E67">
        <w:rPr>
          <w:lang w:val="ru-RU"/>
          <w:rPrChange w:id="385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5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5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6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6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перевод; выключенный </w:t>
      </w:r>
      <w:r>
        <w:rPr>
          <w:rFonts w:ascii="Arial" w:eastAsia="Arial" w:hAnsi="Arial" w:cs="Arial"/>
          <w:color w:val="000000"/>
        </w:rPr>
        <w:t>capability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скрыт 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5623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Путь: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258"/>
          <w:id w:val="-26136400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Навыки и инструменты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профиль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роли п. 2, п. 8; ИБ — </w:t>
      </w:r>
      <w:r>
        <w:rPr>
          <w:rFonts w:ascii="Arial" w:eastAsia="Arial" w:hAnsi="Arial" w:cs="Arial"/>
          <w:color w:val="000000"/>
        </w:rPr>
        <w:t>approve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60"/>
        <w:tblW w:w="125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4419"/>
        <w:gridCol w:w="4865"/>
      </w:tblGrid>
      <w:tr w:rsidR="009D43E8" w14:paraId="0EA32F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4A21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Capability</w:t>
            </w:r>
          </w:p>
        </w:tc>
        <w:tc>
          <w:tcPr>
            <w:tcW w:w="4419" w:type="dxa"/>
          </w:tcPr>
          <w:p w14:paraId="79E0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Deep link</w:t>
            </w:r>
          </w:p>
        </w:tc>
        <w:tc>
          <w:tcPr>
            <w:tcW w:w="4865" w:type="dxa"/>
          </w:tcPr>
          <w:p w14:paraId="348C8A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F85DCB5" w14:textId="77777777" w:rsidTr="009D43E8">
        <w:tc>
          <w:tcPr>
            <w:tcW w:w="3240" w:type="dxa"/>
          </w:tcPr>
          <w:p w14:paraId="254EE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Поиск по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(RAG)</w:t>
            </w:r>
          </w:p>
        </w:tc>
        <w:tc>
          <w:tcPr>
            <w:tcW w:w="4419" w:type="dxa"/>
          </w:tcPr>
          <w:p w14:paraId="5F7C2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4865" w:type="dxa"/>
          </w:tcPr>
          <w:p w14:paraId="396FC2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5.1.4, 5.1.41</w:t>
            </w:r>
          </w:p>
        </w:tc>
      </w:tr>
      <w:tr w:rsidR="009D43E8" w14:paraId="5BDB4FBC" w14:textId="77777777" w:rsidTr="009D43E8">
        <w:tc>
          <w:tcPr>
            <w:tcW w:w="3240" w:type="dxa"/>
          </w:tcPr>
          <w:p w14:paraId="1D70B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4419" w:type="dxa"/>
          </w:tcPr>
          <w:p w14:paraId="0881F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4865" w:type="dxa"/>
          </w:tcPr>
          <w:p w14:paraId="7CD3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5.1.28–31</w:t>
            </w:r>
          </w:p>
        </w:tc>
      </w:tr>
      <w:tr w:rsidR="009D43E8" w14:paraId="79290585" w14:textId="77777777" w:rsidTr="009D43E8">
        <w:tc>
          <w:tcPr>
            <w:tcW w:w="3240" w:type="dxa"/>
          </w:tcPr>
          <w:p w14:paraId="078EB4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документов</w:t>
            </w:r>
          </w:p>
        </w:tc>
        <w:tc>
          <w:tcPr>
            <w:tcW w:w="4419" w:type="dxa"/>
          </w:tcPr>
          <w:p w14:paraId="08BA8C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</w:t>
            </w:r>
          </w:p>
        </w:tc>
        <w:tc>
          <w:tcPr>
            <w:tcW w:w="4865" w:type="dxa"/>
          </w:tcPr>
          <w:p w14:paraId="77BBC2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399072F" w14:textId="77777777" w:rsidTr="009D43E8">
        <w:tc>
          <w:tcPr>
            <w:tcW w:w="3240" w:type="dxa"/>
          </w:tcPr>
          <w:p w14:paraId="35C5BE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4419" w:type="dxa"/>
          </w:tcPr>
          <w:p w14:paraId="7E17A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</w:t>
            </w:r>
          </w:p>
        </w:tc>
        <w:tc>
          <w:tcPr>
            <w:tcW w:w="4865" w:type="dxa"/>
          </w:tcPr>
          <w:p w14:paraId="6C3AB7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072C2AF4" w14:textId="77777777" w:rsidTr="009D43E8">
        <w:tc>
          <w:tcPr>
            <w:tcW w:w="3240" w:type="dxa"/>
          </w:tcPr>
          <w:p w14:paraId="40B569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/ код</w:t>
            </w:r>
          </w:p>
        </w:tc>
        <w:tc>
          <w:tcPr>
            <w:tcW w:w="4419" w:type="dxa"/>
          </w:tcPr>
          <w:p w14:paraId="0AAD40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§III.6.5</w:t>
            </w:r>
          </w:p>
        </w:tc>
        <w:tc>
          <w:tcPr>
            <w:tcW w:w="4865" w:type="dxa"/>
          </w:tcPr>
          <w:p w14:paraId="337E16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07587C1" w14:textId="77777777" w:rsidTr="009D43E8">
        <w:tc>
          <w:tcPr>
            <w:tcW w:w="3240" w:type="dxa"/>
          </w:tcPr>
          <w:p w14:paraId="447885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файлов</w:t>
            </w:r>
          </w:p>
        </w:tc>
        <w:tc>
          <w:tcPr>
            <w:tcW w:w="4419" w:type="dxa"/>
          </w:tcPr>
          <w:p w14:paraId="5E9B8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4865" w:type="dxa"/>
          </w:tcPr>
          <w:p w14:paraId="0E8F0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017A54CB" w14:textId="77777777" w:rsidTr="009D43E8">
        <w:tc>
          <w:tcPr>
            <w:tcW w:w="3240" w:type="dxa"/>
          </w:tcPr>
          <w:p w14:paraId="57E5C6C3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9"/>
                <w:id w:val="172352481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19" w:type="dxa"/>
          </w:tcPr>
          <w:p w14:paraId="250703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0"/>
                <w:id w:val="-61958818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Промпты → task</w:t>
                </w:r>
              </w:sdtContent>
            </w:sdt>
          </w:p>
        </w:tc>
        <w:tc>
          <w:tcPr>
            <w:tcW w:w="4865" w:type="dxa"/>
          </w:tcPr>
          <w:p w14:paraId="192D7F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2AA98C18" w14:textId="77777777" w:rsidTr="009D43E8">
        <w:tc>
          <w:tcPr>
            <w:tcW w:w="3240" w:type="dxa"/>
          </w:tcPr>
          <w:p w14:paraId="4D13A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4419" w:type="dxa"/>
          </w:tcPr>
          <w:p w14:paraId="06160B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4865" w:type="dxa"/>
          </w:tcPr>
          <w:p w14:paraId="16C8A6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5635AC4D" w14:textId="77777777" w:rsidTr="009D43E8">
        <w:tc>
          <w:tcPr>
            <w:tcW w:w="3240" w:type="dxa"/>
          </w:tcPr>
          <w:p w14:paraId="45704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истории</w:t>
            </w:r>
          </w:p>
        </w:tc>
        <w:tc>
          <w:tcPr>
            <w:tcW w:w="4419" w:type="dxa"/>
          </w:tcPr>
          <w:p w14:paraId="7EB98A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слой 5</w:t>
            </w:r>
          </w:p>
        </w:tc>
        <w:tc>
          <w:tcPr>
            <w:tcW w:w="4865" w:type="dxa"/>
          </w:tcPr>
          <w:p w14:paraId="2EF709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</w:tbl>
    <w:p w14:paraId="641FF68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61"/>
          <w:id w:val="-195107787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Capability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выключена → инструмент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панели ассистента.</w:t>
      </w:r>
    </w:p>
    <w:p w14:paraId="3940F90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62" w:name="bookmark=id.fwy7lxmgsm8v" w:colFirst="0" w:colLast="0"/>
      <w:bookmarkEnd w:id="386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.6.5. Политика </w:t>
      </w:r>
      <w:r>
        <w:rPr>
          <w:rFonts w:ascii="Arial" w:eastAsia="Arial" w:hAnsi="Arial" w:cs="Arial"/>
        </w:rPr>
        <w:t>SQL</w:t>
      </w:r>
      <w:r w:rsidRPr="003C42DA">
        <w:rPr>
          <w:rFonts w:ascii="Arial" w:eastAsia="Arial" w:hAnsi="Arial" w:cs="Arial"/>
          <w:lang w:val="ru-RU"/>
        </w:rPr>
        <w:t xml:space="preserve"> / код (§5.1.39)</w:t>
      </w:r>
    </w:p>
    <w:p w14:paraId="0C9F2C10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863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3864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5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§5.1.39]: </w:t>
      </w:r>
      <w:r>
        <w:rPr>
          <w:rFonts w:ascii="Arial" w:eastAsia="Arial" w:hAnsi="Arial" w:cs="Arial"/>
          <w:b/>
          <w:bCs/>
          <w:color w:val="000000"/>
        </w:rPr>
        <w:t>whitelist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sandbox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8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код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9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аудит</w:t>
      </w:r>
    </w:p>
    <w:p w14:paraId="516A081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«Политика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код» настраивается совместно с ИБ. </w:t>
      </w:r>
      <w:r>
        <w:rPr>
          <w:rFonts w:ascii="Arial" w:eastAsia="Arial" w:hAnsi="Arial" w:cs="Arial"/>
          <w:color w:val="000000"/>
        </w:rPr>
        <w:t>Здесь задаются:</w:t>
      </w:r>
    </w:p>
    <w:p w14:paraId="6BC5A050" w14:textId="77777777" w:rsidR="009D43E8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Разреш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нные БД/схемы (read-only whitelist)</w:t>
      </w:r>
    </w:p>
    <w:p w14:paraId="17A41939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доступа к инструменту «Код/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»</w:t>
      </w:r>
    </w:p>
    <w:p w14:paraId="0D685270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Обязательное логирование </w:t>
      </w:r>
      <w:r>
        <w:rPr>
          <w:rFonts w:ascii="Arial" w:eastAsia="Arial" w:hAnsi="Arial" w:cs="Arial"/>
          <w:color w:val="000000"/>
        </w:rPr>
        <w:t>tool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audit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log</w:t>
      </w:r>
    </w:p>
    <w:p w14:paraId="762F450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генерация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кода возможна только в согласованных границах без риска для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-данных.</w:t>
      </w:r>
    </w:p>
    <w:p w14:paraId="0E786C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Настраивается совместно с ИБ; детализация вопросов — </w:t>
      </w:r>
      <w:r>
        <w:fldChar w:fldCharType="begin"/>
      </w:r>
      <w:r>
        <w:instrText>HYPERLINK</w:instrText>
      </w:r>
      <w:r w:rsidRPr="003D1E67">
        <w:rPr>
          <w:lang w:val="ru-RU"/>
          <w:rPrChange w:id="387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7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7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73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3874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3875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3876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9"/>
        <w:tblW w:w="10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4350"/>
        <w:gridCol w:w="3165"/>
      </w:tblGrid>
      <w:tr w:rsidR="009D43E8" w14:paraId="1E81267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CF57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350" w:type="dxa"/>
          </w:tcPr>
          <w:p w14:paraId="2F1297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165" w:type="dxa"/>
          </w:tcPr>
          <w:p w14:paraId="774148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14:paraId="235938FA" w14:textId="77777777" w:rsidTr="009D43E8">
        <w:tc>
          <w:tcPr>
            <w:tcW w:w="2760" w:type="dxa"/>
          </w:tcPr>
          <w:p w14:paraId="5BAE9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БД / схемы</w:t>
            </w:r>
          </w:p>
        </w:tc>
        <w:tc>
          <w:tcPr>
            <w:tcW w:w="4350" w:type="dxa"/>
          </w:tcPr>
          <w:p w14:paraId="53F30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SQL read-only</w:t>
            </w:r>
          </w:p>
        </w:tc>
        <w:tc>
          <w:tcPr>
            <w:tcW w:w="3165" w:type="dxa"/>
          </w:tcPr>
          <w:p w14:paraId="2D369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227D3423" w14:textId="77777777" w:rsidTr="009D43E8">
        <w:tc>
          <w:tcPr>
            <w:tcW w:w="2760" w:type="dxa"/>
          </w:tcPr>
          <w:p w14:paraId="30EB9E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350" w:type="dxa"/>
          </w:tcPr>
          <w:p w14:paraId="5A36B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3165" w:type="dxa"/>
          </w:tcPr>
          <w:p w14:paraId="012925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6F30EB3" w14:textId="77777777" w:rsidTr="009D43E8">
        <w:tc>
          <w:tcPr>
            <w:tcW w:w="2760" w:type="dxa"/>
          </w:tcPr>
          <w:p w14:paraId="3845F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350" w:type="dxa"/>
          </w:tcPr>
          <w:p w14:paraId="6E86C1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3165" w:type="dxa"/>
          </w:tcPr>
          <w:p w14:paraId="42B2F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</w:tr>
      <w:tr w:rsidR="009D43E8" w14:paraId="36855727" w14:textId="77777777" w:rsidTr="009D43E8">
        <w:tc>
          <w:tcPr>
            <w:tcW w:w="2760" w:type="dxa"/>
          </w:tcPr>
          <w:p w14:paraId="1587D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350" w:type="dxa"/>
          </w:tcPr>
          <w:p w14:paraId="16CC93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3165" w:type="dxa"/>
          </w:tcPr>
          <w:p w14:paraId="4142B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2DD4D78" w14:textId="77777777" w:rsidTr="009D43E8">
        <w:tc>
          <w:tcPr>
            <w:tcW w:w="2760" w:type="dxa"/>
          </w:tcPr>
          <w:p w14:paraId="346D53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350" w:type="dxa"/>
          </w:tcPr>
          <w:p w14:paraId="611EA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</w:t>
            </w:r>
          </w:p>
        </w:tc>
        <w:tc>
          <w:tcPr>
            <w:tcW w:w="3165" w:type="dxa"/>
          </w:tcPr>
          <w:p w14:paraId="70D2D2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EF1CF08" w14:textId="77777777" w:rsidR="009D43E8" w:rsidRDefault="00317F00">
      <w:pPr>
        <w:pStyle w:val="2"/>
        <w:rPr>
          <w:rFonts w:ascii="Arial" w:eastAsia="Arial" w:hAnsi="Arial" w:cs="Arial"/>
        </w:rPr>
      </w:pPr>
      <w:bookmarkStart w:id="3877" w:name="bookmark=id.uoaqj97hpnrh" w:colFirst="0" w:colLast="0"/>
      <w:bookmarkEnd w:id="3877"/>
      <w:r>
        <w:rPr>
          <w:rFonts w:ascii="Arial" w:eastAsia="Arial" w:hAnsi="Arial" w:cs="Arial"/>
        </w:rPr>
        <w:t>III.7. Интеграции и API</w:t>
      </w:r>
    </w:p>
    <w:p w14:paraId="7DA048F5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§5.1.5, §5.1.30–31, §7.1]: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RPA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REST</w:t>
      </w:r>
    </w:p>
    <w:p w14:paraId="091BE42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 ассистента подключ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к корпоративным системам по согласованным адаптерам.</w:t>
      </w:r>
    </w:p>
    <w:tbl>
      <w:tblPr>
        <w:tblStyle w:val="5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2965"/>
        <w:gridCol w:w="2990"/>
        <w:gridCol w:w="2445"/>
      </w:tblGrid>
      <w:tr w:rsidR="009D43E8" w14:paraId="20189C4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0E0C7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965" w:type="dxa"/>
          </w:tcPr>
          <w:p w14:paraId="10361B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990" w:type="dxa"/>
          </w:tcPr>
          <w:p w14:paraId="06BC16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2445" w:type="dxa"/>
          </w:tcPr>
          <w:p w14:paraId="78C7B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E22BCD3" w14:textId="77777777" w:rsidTr="009D43E8">
        <w:tc>
          <w:tcPr>
            <w:tcW w:w="1635" w:type="dxa"/>
          </w:tcPr>
          <w:p w14:paraId="6B2FB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 / LDAPS</w:t>
            </w:r>
          </w:p>
        </w:tc>
        <w:tc>
          <w:tcPr>
            <w:tcW w:w="2965" w:type="dxa"/>
          </w:tcPr>
          <w:p w14:paraId="1FBD0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329D323A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2"/>
                <w:id w:val="155197545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SSO, группы → роли §2.4</w:t>
                </w:r>
              </w:sdtContent>
            </w:sdt>
          </w:p>
        </w:tc>
        <w:tc>
          <w:tcPr>
            <w:tcW w:w="2445" w:type="dxa"/>
          </w:tcPr>
          <w:p w14:paraId="539CB6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5.1.34, </w:t>
            </w: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D5B472B" w14:textId="77777777" w:rsidTr="009D43E8">
        <w:tc>
          <w:tcPr>
            <w:tcW w:w="1635" w:type="dxa"/>
          </w:tcPr>
          <w:p w14:paraId="55B2C7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r>
              <w:rPr>
                <w:rFonts w:ascii="Arial" w:eastAsia="Arial" w:hAnsi="Arial" w:cs="Arial"/>
                <w:color w:val="000000"/>
              </w:rPr>
              <w:t xml:space="preserve"> (опционально)</w:t>
            </w:r>
          </w:p>
        </w:tc>
        <w:tc>
          <w:tcPr>
            <w:tcW w:w="2965" w:type="dxa"/>
          </w:tcPr>
          <w:p w14:paraId="46AA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  <w:tc>
          <w:tcPr>
            <w:tcW w:w="2990" w:type="dxa"/>
          </w:tcPr>
          <w:p w14:paraId="0CA47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  <w:sdt>
              <w:sdtPr>
                <w:tag w:val="goog_rdk_263"/>
                <w:id w:val="-424586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≠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  <w:tc>
          <w:tcPr>
            <w:tcW w:w="2445" w:type="dxa"/>
          </w:tcPr>
          <w:p w14:paraId="1C719B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5.1.4,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745430" w:rsidRPr="00C06442" w14:paraId="0D965DEC" w14:textId="77777777" w:rsidTr="009D43E8">
        <w:tc>
          <w:tcPr>
            <w:tcW w:w="1635" w:type="dxa"/>
          </w:tcPr>
          <w:p w14:paraId="4819DBB0" w14:textId="1CB45A7B" w:rsid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</w:rPr>
            </w:pPr>
            <w:commentRangeStart w:id="3878"/>
            <w:commentRangeStart w:id="3879"/>
            <w:r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АНИС</w:t>
            </w:r>
            <w:commentRangeEnd w:id="3878"/>
            <w:r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commentReference w:id="3878"/>
            </w:r>
            <w:commentRangeEnd w:id="3879"/>
            <w:r w:rsidR="00C06442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commentReference w:id="3879"/>
            </w:r>
          </w:p>
        </w:tc>
        <w:tc>
          <w:tcPr>
            <w:tcW w:w="2965" w:type="dxa"/>
          </w:tcPr>
          <w:p w14:paraId="230DD9F0" w14:textId="2831AC7F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0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656E8E59" w14:textId="50B63792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81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882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>Один из основных источников информации для модуля ИИ-ассистент; индекс assistant_anis</w:t>
              </w:r>
            </w:ins>
          </w:p>
        </w:tc>
        <w:tc>
          <w:tcPr>
            <w:tcW w:w="2445" w:type="dxa"/>
          </w:tcPr>
          <w:p w14:paraId="5D57D515" w14:textId="6D48A16D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83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884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 xml:space="preserve">5.1.4 </w:t>
              </w:r>
            </w:ins>
          </w:p>
        </w:tc>
      </w:tr>
      <w:tr w:rsidR="00745430" w14:paraId="1C0EA018" w14:textId="77777777" w:rsidTr="009D43E8">
        <w:tc>
          <w:tcPr>
            <w:tcW w:w="1635" w:type="dxa"/>
          </w:tcPr>
          <w:p w14:paraId="19A75B2E" w14:textId="150B36E6" w:rsidR="00745430" w:rsidRP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commentRangeStart w:id="3885"/>
            <w:commentRangeStart w:id="3886"/>
            <w:r>
              <w:rPr>
                <w:rFonts w:ascii="Arial" w:eastAsia="Arial" w:hAnsi="Arial" w:cs="Arial"/>
                <w:b/>
                <w:bCs/>
                <w:color w:val="000000"/>
                <w:lang w:val="en-US"/>
              </w:rPr>
              <w:lastRenderedPageBreak/>
              <w:t>Oktell</w:t>
            </w:r>
            <w:commentRangeEnd w:id="3885"/>
            <w:r w:rsidRPr="00745430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3885"/>
            </w:r>
            <w:commentRangeEnd w:id="3886"/>
            <w:r w:rsidR="00C06442" w:rsidRPr="00745430">
              <w:rPr>
                <w:rStyle w:val="a5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3886"/>
            </w:r>
          </w:p>
        </w:tc>
        <w:tc>
          <w:tcPr>
            <w:tcW w:w="2965" w:type="dxa"/>
          </w:tcPr>
          <w:p w14:paraId="4461BF04" w14:textId="1C6C8D6B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7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74E9C4FB" w14:textId="3370666C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8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  <w:lang w:val="ru-RU"/>
                  <w:rPrChange w:id="3889" w:author="Никита Гринь" w:date="2026-08-03T14:31:00Z" w16du:dateUtc="2026-08-03T11:3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Источник данных для ассистента: история обращений клиента по каналу телефонии (по запросу пользователя). </w:t>
              </w:r>
              <w:r w:rsidRPr="00C06442">
                <w:rPr>
                  <w:rFonts w:ascii="Arial" w:eastAsia="Arial" w:hAnsi="Arial" w:cs="Arial"/>
                  <w:color w:val="000000"/>
                </w:rPr>
                <w:t>Интеграция Oktell ↔ суфлёр телефонии — раздел VI.2.</w:t>
              </w:r>
            </w:ins>
          </w:p>
        </w:tc>
        <w:tc>
          <w:tcPr>
            <w:tcW w:w="2445" w:type="dxa"/>
          </w:tcPr>
          <w:p w14:paraId="4736CACB" w14:textId="66C27666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90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5.1.5</w:t>
              </w:r>
            </w:ins>
          </w:p>
        </w:tc>
      </w:tr>
      <w:tr w:rsidR="009D43E8" w14:paraId="56A00797" w14:textId="77777777" w:rsidTr="009D43E8">
        <w:tc>
          <w:tcPr>
            <w:tcW w:w="1635" w:type="dxa"/>
          </w:tcPr>
          <w:p w14:paraId="41C628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RPA</w:t>
            </w:r>
          </w:p>
        </w:tc>
        <w:tc>
          <w:tcPr>
            <w:tcW w:w="2965" w:type="dxa"/>
          </w:tcPr>
          <w:p w14:paraId="6A0A5F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  <w:tc>
          <w:tcPr>
            <w:tcW w:w="2990" w:type="dxa"/>
          </w:tcPr>
          <w:p w14:paraId="2AFE93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сценариев §III.6.2</w:t>
            </w:r>
          </w:p>
        </w:tc>
        <w:tc>
          <w:tcPr>
            <w:tcW w:w="2445" w:type="dxa"/>
          </w:tcPr>
          <w:p w14:paraId="03650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1CCF0E65" w14:textId="77777777" w:rsidTr="009D43E8">
        <w:tc>
          <w:tcPr>
            <w:tcW w:w="1635" w:type="dxa"/>
          </w:tcPr>
          <w:p w14:paraId="54502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Банковские системы</w:t>
            </w:r>
          </w:p>
        </w:tc>
        <w:tc>
          <w:tcPr>
            <w:tcW w:w="2965" w:type="dxa"/>
          </w:tcPr>
          <w:p w14:paraId="212D3E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FD08C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External Data</w:t>
            </w:r>
          </w:p>
        </w:tc>
        <w:tc>
          <w:tcPr>
            <w:tcW w:w="2445" w:type="dxa"/>
          </w:tcPr>
          <w:p w14:paraId="5EAFE4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9B152DF" w14:textId="77777777" w:rsidTr="009D43E8">
        <w:tc>
          <w:tcPr>
            <w:tcW w:w="1635" w:type="dxa"/>
          </w:tcPr>
          <w:p w14:paraId="4E67F4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источники</w:t>
            </w:r>
          </w:p>
        </w:tc>
        <w:tc>
          <w:tcPr>
            <w:tcW w:w="2965" w:type="dxa"/>
          </w:tcPr>
          <w:p w14:paraId="052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990" w:type="dxa"/>
          </w:tcPr>
          <w:p w14:paraId="453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2445" w:type="dxa"/>
          </w:tcPr>
          <w:p w14:paraId="322327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A56A5C2" w14:textId="77777777" w:rsidTr="009D43E8">
        <w:tc>
          <w:tcPr>
            <w:tcW w:w="1635" w:type="dxa"/>
          </w:tcPr>
          <w:p w14:paraId="72C4F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OCR</w:t>
            </w:r>
          </w:p>
        </w:tc>
        <w:tc>
          <w:tcPr>
            <w:tcW w:w="2965" w:type="dxa"/>
          </w:tcPr>
          <w:p w14:paraId="09709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3FD2D3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64"/>
                <w:id w:val="-1286718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445" w:type="dxa"/>
          </w:tcPr>
          <w:p w14:paraId="15FEC8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63EEADFE" w14:textId="77777777" w:rsidTr="009D43E8">
        <w:tc>
          <w:tcPr>
            <w:tcW w:w="1635" w:type="dxa"/>
          </w:tcPr>
          <w:p w14:paraId="1921EC61" w14:textId="77777777" w:rsidR="009D43E8" w:rsidRPr="00D6556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91" w:author="Никита Гринь" w:date="2026-08-05T12:35:00Z" w16du:dateUtc="2026-08-05T09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SIEM</w:t>
            </w:r>
            <w:del w:id="3892" w:author="Никита Гринь" w:date="2026-08-05T12:35:00Z" w16du:dateUtc="2026-08-05T09:35:00Z">
              <w:r w:rsidDel="00D65562">
                <w:rPr>
                  <w:rFonts w:ascii="Arial" w:eastAsia="Arial" w:hAnsi="Arial" w:cs="Arial"/>
                  <w:b/>
                  <w:bCs/>
                  <w:color w:val="000000"/>
                </w:rPr>
                <w:delText xml:space="preserve"> (KUMA)</w:delText>
              </w:r>
            </w:del>
          </w:p>
        </w:tc>
        <w:tc>
          <w:tcPr>
            <w:tcW w:w="2965" w:type="dxa"/>
          </w:tcPr>
          <w:p w14:paraId="45760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B884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2445" w:type="dxa"/>
          </w:tcPr>
          <w:p w14:paraId="156BC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5.1.27, </w:t>
            </w: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DE08C9" w14:textId="77777777" w:rsidTr="009D43E8">
        <w:tc>
          <w:tcPr>
            <w:tcW w:w="1635" w:type="dxa"/>
          </w:tcPr>
          <w:p w14:paraId="5695D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r>
              <w:rPr>
                <w:rFonts w:ascii="Arial" w:eastAsia="Arial" w:hAnsi="Arial" w:cs="Arial"/>
                <w:color w:val="000000"/>
              </w:rPr>
              <w:t xml:space="preserve"> (аудио/видео)</w:t>
            </w:r>
          </w:p>
        </w:tc>
        <w:tc>
          <w:tcPr>
            <w:tcW w:w="2965" w:type="dxa"/>
          </w:tcPr>
          <w:p w14:paraId="4E535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6DD21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§5.1.38</w:t>
            </w:r>
          </w:p>
        </w:tc>
        <w:tc>
          <w:tcPr>
            <w:tcW w:w="2445" w:type="dxa"/>
          </w:tcPr>
          <w:p w14:paraId="302CB9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6703D64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REST API (сводка):</w:t>
      </w:r>
      <w:r>
        <w:rPr>
          <w:rFonts w:ascii="Arial" w:eastAsia="Arial" w:hAnsi="Arial" w:cs="Arial"/>
          <w:color w:val="000000"/>
        </w:rPr>
        <w:t xml:space="preserve"> префикс </w:t>
      </w:r>
      <w:r>
        <w:rPr>
          <w:rFonts w:ascii="Arial" w:eastAsia="Arial" w:hAnsi="Arial" w:cs="Arial"/>
          <w:color w:val="000000"/>
          <w:sz w:val="22"/>
          <w:szCs w:val="22"/>
        </w:rPr>
        <w:t>/api/v1/assistant</w:t>
      </w:r>
      <w:r>
        <w:rPr>
          <w:rFonts w:ascii="Arial" w:eastAsia="Arial" w:hAnsi="Arial" w:cs="Arial"/>
          <w:color w:val="000000"/>
        </w:rPr>
        <w:t xml:space="preserve"> — сессии, сообщения,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color w:val="000000"/>
        </w:rPr>
        <w:t>, tools, SSE-стриминг.</w:t>
      </w:r>
    </w:p>
    <w:p w14:paraId="1940DB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Интеграция «только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» (без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вне вкладки «Ассистент»; потребители — по согласованному контракту и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[Заказчик].</w:t>
      </w:r>
    </w:p>
    <w:p w14:paraId="683E33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893" w:name="bookmark=id.khhhh9hznkx6" w:colFirst="0" w:colLast="0"/>
      <w:bookmarkEnd w:id="389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353853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§5.1.17, §5.4]: критерии 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4CE0C7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-01…</w:t>
      </w:r>
      <w:r>
        <w:rPr>
          <w:rFonts w:ascii="Arial" w:eastAsia="Arial" w:hAnsi="Arial" w:cs="Arial"/>
          <w:color w:val="000000"/>
        </w:rPr>
        <w:t>RPT</w:t>
      </w:r>
      <w:r w:rsidRPr="003C42DA">
        <w:rPr>
          <w:rFonts w:ascii="Arial" w:eastAsia="Arial" w:hAnsi="Arial" w:cs="Arial"/>
          <w:color w:val="000000"/>
          <w:lang w:val="ru-RU"/>
        </w:rPr>
        <w:t xml:space="preserve">-02 с условиями стенда (согласование §4.2,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649D6D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мка ассистента формализована и не зависит от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КЦ.</w:t>
      </w:r>
    </w:p>
    <w:p w14:paraId="39C4E7F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после согласования п. 4.2;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3894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95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96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97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3898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3899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3900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№4.</w:t>
      </w:r>
    </w:p>
    <w:tbl>
      <w:tblPr>
        <w:tblStyle w:val="57"/>
        <w:tblW w:w="109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65"/>
        <w:gridCol w:w="5470"/>
        <w:gridCol w:w="3245"/>
      </w:tblGrid>
      <w:tr w:rsidR="009D43E8" w14:paraId="7B03533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dxa"/>
          </w:tcPr>
          <w:p w14:paraId="520345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470" w:type="dxa"/>
          </w:tcPr>
          <w:p w14:paraId="62863D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3245" w:type="dxa"/>
          </w:tcPr>
          <w:p w14:paraId="52EA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2523A826" w14:textId="77777777" w:rsidTr="009D43E8">
        <w:tc>
          <w:tcPr>
            <w:tcW w:w="2265" w:type="dxa"/>
          </w:tcPr>
          <w:p w14:paraId="499BD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5470" w:type="dxa"/>
          </w:tcPr>
          <w:p w14:paraId="7B89F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 пользователя ассистента</w:t>
            </w:r>
          </w:p>
        </w:tc>
        <w:tc>
          <w:tcPr>
            <w:tcW w:w="3245" w:type="dxa"/>
          </w:tcPr>
          <w:p w14:paraId="77020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</w:tr>
      <w:tr w:rsidR="009D43E8" w14:paraId="062CC1B3" w14:textId="77777777" w:rsidTr="009D43E8">
        <w:tc>
          <w:tcPr>
            <w:tcW w:w="2265" w:type="dxa"/>
          </w:tcPr>
          <w:p w14:paraId="63F67A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5470" w:type="dxa"/>
          </w:tcPr>
          <w:p w14:paraId="01C51E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Вопрос по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01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02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03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04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05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265"/>
                <w:id w:val="-171774036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ответ + ≥1 источник с %</w:t>
                </w:r>
              </w:sdtContent>
            </w:sdt>
          </w:p>
        </w:tc>
        <w:tc>
          <w:tcPr>
            <w:tcW w:w="3245" w:type="dxa"/>
          </w:tcPr>
          <w:p w14:paraId="021F4F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6BFB25CF" w14:textId="77777777" w:rsidTr="009D43E8">
        <w:tc>
          <w:tcPr>
            <w:tcW w:w="2265" w:type="dxa"/>
          </w:tcPr>
          <w:p w14:paraId="7E0FA6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5470" w:type="dxa"/>
          </w:tcPr>
          <w:p w14:paraId="39704A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Чужой dept /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: 403 или пустой retrieval</w:t>
            </w:r>
          </w:p>
        </w:tc>
        <w:tc>
          <w:tcPr>
            <w:tcW w:w="3245" w:type="dxa"/>
          </w:tcPr>
          <w:p w14:paraId="23E6E5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</w:tr>
      <w:tr w:rsidR="009D43E8" w14:paraId="5045F59D" w14:textId="77777777" w:rsidTr="009D43E8">
        <w:tc>
          <w:tcPr>
            <w:tcW w:w="2265" w:type="dxa"/>
          </w:tcPr>
          <w:p w14:paraId="1CE679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5470" w:type="dxa"/>
          </w:tcPr>
          <w:p w14:paraId="50CC19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pdf: саммаризация</w:t>
            </w:r>
          </w:p>
        </w:tc>
        <w:tc>
          <w:tcPr>
            <w:tcW w:w="3245" w:type="dxa"/>
          </w:tcPr>
          <w:p w14:paraId="410DF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</w:tr>
      <w:tr w:rsidR="009D43E8" w14:paraId="3F6971EF" w14:textId="77777777" w:rsidTr="009D43E8">
        <w:tc>
          <w:tcPr>
            <w:tcW w:w="2265" w:type="dxa"/>
          </w:tcPr>
          <w:p w14:paraId="26EC6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5470" w:type="dxa"/>
          </w:tcPr>
          <w:p w14:paraId="554881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аудио/видео: саммаризация</w:t>
            </w:r>
          </w:p>
        </w:tc>
        <w:tc>
          <w:tcPr>
            <w:tcW w:w="3245" w:type="dxa"/>
          </w:tcPr>
          <w:p w14:paraId="59AF91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</w:tr>
      <w:tr w:rsidR="009D43E8" w14:paraId="679D32EF" w14:textId="77777777" w:rsidTr="009D43E8">
        <w:tc>
          <w:tcPr>
            <w:tcW w:w="2265" w:type="dxa"/>
          </w:tcPr>
          <w:p w14:paraId="4B44B8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5470" w:type="dxa"/>
          </w:tcPr>
          <w:p w14:paraId="265525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3245" w:type="dxa"/>
          </w:tcPr>
          <w:p w14:paraId="2B975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418F151E" w14:textId="77777777" w:rsidTr="009D43E8">
        <w:tc>
          <w:tcPr>
            <w:tcW w:w="2265" w:type="dxa"/>
          </w:tcPr>
          <w:p w14:paraId="14B7D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5470" w:type="dxa"/>
          </w:tcPr>
          <w:p w14:paraId="6C6623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 по шаблону</w:t>
            </w:r>
          </w:p>
        </w:tc>
        <w:tc>
          <w:tcPr>
            <w:tcW w:w="3245" w:type="dxa"/>
          </w:tcPr>
          <w:p w14:paraId="257CD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7C59E23E" w14:textId="77777777" w:rsidTr="009D43E8">
        <w:tc>
          <w:tcPr>
            <w:tcW w:w="2265" w:type="dxa"/>
          </w:tcPr>
          <w:p w14:paraId="2929F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5470" w:type="dxa"/>
          </w:tcPr>
          <w:p w14:paraId="495EC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с confirm</w:t>
            </w:r>
          </w:p>
        </w:tc>
        <w:tc>
          <w:tcPr>
            <w:tcW w:w="3245" w:type="dxa"/>
          </w:tcPr>
          <w:p w14:paraId="53B25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</w:tr>
      <w:tr w:rsidR="009D43E8" w14:paraId="160CB28A" w14:textId="77777777" w:rsidTr="009D43E8">
        <w:tc>
          <w:tcPr>
            <w:tcW w:w="2265" w:type="dxa"/>
          </w:tcPr>
          <w:p w14:paraId="1F495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5470" w:type="dxa"/>
          </w:tcPr>
          <w:p w14:paraId="5C87B2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политике ИБ</w:t>
            </w:r>
          </w:p>
        </w:tc>
        <w:tc>
          <w:tcPr>
            <w:tcW w:w="3245" w:type="dxa"/>
          </w:tcPr>
          <w:p w14:paraId="5CD5E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11052C21" w14:textId="77777777" w:rsidTr="009D43E8">
        <w:tc>
          <w:tcPr>
            <w:tcW w:w="2265" w:type="dxa"/>
          </w:tcPr>
          <w:p w14:paraId="002A0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5470" w:type="dxa"/>
          </w:tcPr>
          <w:p w14:paraId="679C16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 + тест-кейс в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</w:p>
        </w:tc>
        <w:tc>
          <w:tcPr>
            <w:tcW w:w="3245" w:type="dxa"/>
          </w:tcPr>
          <w:p w14:paraId="6A13B4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2A36740D" w14:textId="77777777" w:rsidTr="009D43E8">
        <w:tc>
          <w:tcPr>
            <w:tcW w:w="2265" w:type="dxa"/>
          </w:tcPr>
          <w:p w14:paraId="0E7A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5470" w:type="dxa"/>
          </w:tcPr>
          <w:p w14:paraId="12127E1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6"/>
                <w:id w:val="-35780334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3245" w:type="dxa"/>
          </w:tcPr>
          <w:p w14:paraId="6A7BC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</w:tr>
      <w:tr w:rsidR="009D43E8" w14:paraId="5E148AB5" w14:textId="77777777" w:rsidTr="009D43E8">
        <w:tc>
          <w:tcPr>
            <w:tcW w:w="2265" w:type="dxa"/>
          </w:tcPr>
          <w:p w14:paraId="060EDD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5470" w:type="dxa"/>
          </w:tcPr>
          <w:p w14:paraId="035296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при низком %</w:t>
            </w:r>
          </w:p>
        </w:tc>
        <w:tc>
          <w:tcPr>
            <w:tcW w:w="3245" w:type="dxa"/>
          </w:tcPr>
          <w:p w14:paraId="12764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</w:tr>
      <w:tr w:rsidR="009D43E8" w14:paraId="7D4D4813" w14:textId="77777777" w:rsidTr="009D43E8">
        <w:tc>
          <w:tcPr>
            <w:tcW w:w="2265" w:type="dxa"/>
          </w:tcPr>
          <w:p w14:paraId="551A34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5470" w:type="dxa"/>
          </w:tcPr>
          <w:p w14:paraId="69503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3245" w:type="dxa"/>
          </w:tcPr>
          <w:p w14:paraId="46531B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</w:tr>
      <w:tr w:rsidR="009D43E8" w14:paraId="21F451B2" w14:textId="77777777" w:rsidTr="009D43E8">
        <w:tc>
          <w:tcPr>
            <w:tcW w:w="2265" w:type="dxa"/>
          </w:tcPr>
          <w:p w14:paraId="18D2EE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5470" w:type="dxa"/>
          </w:tcPr>
          <w:p w14:paraId="6F20D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3245" w:type="dxa"/>
          </w:tcPr>
          <w:p w14:paraId="5A5C4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</w:tr>
      <w:tr w:rsidR="009D43E8" w14:paraId="5E7C3746" w14:textId="77777777" w:rsidTr="009D43E8">
        <w:tc>
          <w:tcPr>
            <w:tcW w:w="2265" w:type="dxa"/>
          </w:tcPr>
          <w:p w14:paraId="34EED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5470" w:type="dxa"/>
          </w:tcPr>
          <w:p w14:paraId="4A93B4F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7"/>
                <w:id w:val="-206290185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→ отч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3245" w:type="dxa"/>
          </w:tcPr>
          <w:p w14:paraId="1F92D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</w:tr>
      <w:tr w:rsidR="009D43E8" w14:paraId="6A81F070" w14:textId="77777777" w:rsidTr="009D43E8">
        <w:tc>
          <w:tcPr>
            <w:tcW w:w="2265" w:type="dxa"/>
          </w:tcPr>
          <w:p w14:paraId="5E616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5470" w:type="dxa"/>
          </w:tcPr>
          <w:p w14:paraId="5A3E6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Аудит: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без лишних ПДн</w:t>
            </w:r>
          </w:p>
        </w:tc>
        <w:tc>
          <w:tcPr>
            <w:tcW w:w="3245" w:type="dxa"/>
          </w:tcPr>
          <w:p w14:paraId="274DB0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</w:tr>
      <w:tr w:rsidR="009D43E8" w14:paraId="0496663B" w14:textId="77777777" w:rsidTr="009D43E8">
        <w:tc>
          <w:tcPr>
            <w:tcW w:w="2265" w:type="dxa"/>
          </w:tcPr>
          <w:p w14:paraId="15F1F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5470" w:type="dxa"/>
          </w:tcPr>
          <w:p w14:paraId="7ECC35A9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8"/>
                <w:id w:val="-104018916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50 concurrent smoke, p95 ≤ 5 сек на стенде</w:t>
                </w:r>
              </w:sdtContent>
            </w:sdt>
          </w:p>
        </w:tc>
        <w:tc>
          <w:tcPr>
            <w:tcW w:w="3245" w:type="dxa"/>
          </w:tcPr>
          <w:p w14:paraId="7B339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</w:tr>
      <w:tr w:rsidR="009D43E8" w14:paraId="28573001" w14:textId="77777777" w:rsidTr="009D43E8">
        <w:tc>
          <w:tcPr>
            <w:tcW w:w="2265" w:type="dxa"/>
          </w:tcPr>
          <w:p w14:paraId="18DCAA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5470" w:type="dxa"/>
          </w:tcPr>
          <w:p w14:paraId="648955CB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69"/>
                <w:id w:val="653646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ответа ≤ 2 сек (согласованная выборка)</w:t>
                </w:r>
              </w:sdtContent>
            </w:sdt>
          </w:p>
        </w:tc>
        <w:tc>
          <w:tcPr>
            <w:tcW w:w="3245" w:type="dxa"/>
          </w:tcPr>
          <w:p w14:paraId="03AD3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F2C095E" w14:textId="77777777" w:rsidTr="009D43E8">
        <w:tc>
          <w:tcPr>
            <w:tcW w:w="2265" w:type="dxa"/>
          </w:tcPr>
          <w:p w14:paraId="33D96F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ASS-T-17</w:t>
            </w:r>
          </w:p>
        </w:tc>
        <w:tc>
          <w:tcPr>
            <w:tcW w:w="5470" w:type="dxa"/>
          </w:tcPr>
          <w:p w14:paraId="37844E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3245" w:type="dxa"/>
          </w:tcPr>
          <w:p w14:paraId="69C96B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</w:tr>
      <w:tr w:rsidR="009D43E8" w14:paraId="5FB208F1" w14:textId="77777777" w:rsidTr="009D43E8">
        <w:tc>
          <w:tcPr>
            <w:tcW w:w="2265" w:type="dxa"/>
          </w:tcPr>
          <w:p w14:paraId="07705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5470" w:type="dxa"/>
          </w:tcPr>
          <w:p w14:paraId="7D02D6B7" w14:textId="17E42EBB" w:rsidR="009D43E8" w:rsidRPr="00C37F63" w:rsidRDefault="00C37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Админ базы знаний: </w:t>
            </w:r>
            <w:r w:rsidRPr="00C37F63">
              <w:rPr>
                <w:rFonts w:ascii="Arial" w:eastAsia="Arial" w:hAnsi="Arial" w:cs="Arial"/>
                <w:color w:val="000000"/>
              </w:rPr>
              <w:t>CRUD</w:t>
            </w: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 БЗ и импорт документов без программирования</w:t>
            </w:r>
          </w:p>
        </w:tc>
        <w:tc>
          <w:tcPr>
            <w:tcW w:w="3245" w:type="dxa"/>
          </w:tcPr>
          <w:p w14:paraId="70F41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</w:tr>
      <w:tr w:rsidR="009D43E8" w14:paraId="042A50E4" w14:textId="77777777" w:rsidTr="009D43E8">
        <w:tc>
          <w:tcPr>
            <w:tcW w:w="2265" w:type="dxa"/>
          </w:tcPr>
          <w:p w14:paraId="4C0DE8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5470" w:type="dxa"/>
          </w:tcPr>
          <w:p w14:paraId="4C98C1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06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07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08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09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10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245" w:type="dxa"/>
          </w:tcPr>
          <w:p w14:paraId="1B436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</w:tr>
      <w:tr w:rsidR="009D43E8" w14:paraId="445C6B62" w14:textId="77777777" w:rsidTr="009D43E8">
        <w:tc>
          <w:tcPr>
            <w:tcW w:w="2265" w:type="dxa"/>
          </w:tcPr>
          <w:p w14:paraId="666DD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ASS-T-QU-02</w:t>
            </w:r>
          </w:p>
        </w:tc>
        <w:tc>
          <w:tcPr>
            <w:tcW w:w="5470" w:type="dxa"/>
          </w:tcPr>
          <w:p w14:paraId="202891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0"/>
                <w:id w:val="170328974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Порог релевантности → уточнение</w:t>
                </w:r>
              </w:sdtContent>
            </w:sdt>
          </w:p>
        </w:tc>
        <w:tc>
          <w:tcPr>
            <w:tcW w:w="3245" w:type="dxa"/>
          </w:tcPr>
          <w:p w14:paraId="4F5D2B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</w:tr>
      <w:tr w:rsidR="009D43E8" w14:paraId="5A7E66E0" w14:textId="77777777" w:rsidTr="009D43E8">
        <w:tc>
          <w:tcPr>
            <w:tcW w:w="2265" w:type="dxa"/>
          </w:tcPr>
          <w:p w14:paraId="28905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5470" w:type="dxa"/>
          </w:tcPr>
          <w:p w14:paraId="44DBA1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10–17 согласованы</w:t>
            </w:r>
          </w:p>
        </w:tc>
        <w:tc>
          <w:tcPr>
            <w:tcW w:w="3245" w:type="dxa"/>
          </w:tcPr>
          <w:p w14:paraId="38D18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§III.3</w:t>
            </w:r>
          </w:p>
        </w:tc>
      </w:tr>
      <w:tr w:rsidR="009D43E8" w14:paraId="43C1EC71" w14:textId="77777777" w:rsidTr="009D43E8">
        <w:tc>
          <w:tcPr>
            <w:tcW w:w="2265" w:type="dxa"/>
          </w:tcPr>
          <w:p w14:paraId="3E3D83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5470" w:type="dxa"/>
          </w:tcPr>
          <w:p w14:paraId="58DB73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«Ассистент» скрыта</w:t>
            </w:r>
          </w:p>
        </w:tc>
        <w:tc>
          <w:tcPr>
            <w:tcW w:w="3245" w:type="dxa"/>
          </w:tcPr>
          <w:p w14:paraId="75EDED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</w:tr>
      <w:tr w:rsidR="009D43E8" w14:paraId="0BF84D3C" w14:textId="77777777" w:rsidTr="009D43E8">
        <w:tc>
          <w:tcPr>
            <w:tcW w:w="2265" w:type="dxa"/>
          </w:tcPr>
          <w:p w14:paraId="019872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5470" w:type="dxa"/>
          </w:tcPr>
          <w:p w14:paraId="506610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«Источники»: % и «Открыть»</w:t>
            </w:r>
          </w:p>
        </w:tc>
        <w:tc>
          <w:tcPr>
            <w:tcW w:w="3245" w:type="dxa"/>
          </w:tcPr>
          <w:p w14:paraId="7696A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44B2F2D7" w14:textId="77777777" w:rsidTr="009D43E8">
        <w:tc>
          <w:tcPr>
            <w:tcW w:w="2265" w:type="dxa"/>
          </w:tcPr>
          <w:p w14:paraId="4FB7B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ASS-T-PRM-01</w:t>
            </w:r>
          </w:p>
        </w:tc>
        <w:tc>
          <w:tcPr>
            <w:tcW w:w="5470" w:type="dxa"/>
          </w:tcPr>
          <w:p w14:paraId="5525C4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Публикация промпта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3245" w:type="dxa"/>
          </w:tcPr>
          <w:p w14:paraId="24ED75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UC-PRM-01</w:t>
            </w:r>
          </w:p>
        </w:tc>
      </w:tr>
      <w:tr w:rsidR="009D43E8" w14:paraId="268CF19D" w14:textId="77777777" w:rsidTr="009D43E8">
        <w:tc>
          <w:tcPr>
            <w:tcW w:w="2265" w:type="dxa"/>
          </w:tcPr>
          <w:p w14:paraId="201AE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ASS-T-MDL-01</w:t>
            </w:r>
          </w:p>
        </w:tc>
        <w:tc>
          <w:tcPr>
            <w:tcW w:w="5470" w:type="dxa"/>
          </w:tcPr>
          <w:p w14:paraId="44299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Изменение temperature §3.3.1</w:t>
            </w:r>
          </w:p>
        </w:tc>
        <w:tc>
          <w:tcPr>
            <w:tcW w:w="3245" w:type="dxa"/>
          </w:tcPr>
          <w:p w14:paraId="0B6B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UC-MDL-01</w:t>
            </w:r>
          </w:p>
        </w:tc>
      </w:tr>
      <w:tr w:rsidR="009D43E8" w14:paraId="0182E2A4" w14:textId="77777777" w:rsidTr="009D43E8">
        <w:tc>
          <w:tcPr>
            <w:tcW w:w="2265" w:type="dxa"/>
          </w:tcPr>
          <w:p w14:paraId="081DE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ASS-T-LLM-01</w:t>
            </w:r>
          </w:p>
        </w:tc>
        <w:tc>
          <w:tcPr>
            <w:tcW w:w="5470" w:type="dxa"/>
          </w:tcPr>
          <w:p w14:paraId="7D8C4F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«Проверить конфигурацию» — test-run</w:t>
            </w:r>
          </w:p>
        </w:tc>
        <w:tc>
          <w:tcPr>
            <w:tcW w:w="3245" w:type="dxa"/>
          </w:tcPr>
          <w:p w14:paraId="0AD0A6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UC-LLM-01</w:t>
            </w:r>
          </w:p>
        </w:tc>
      </w:tr>
      <w:tr w:rsidR="009D43E8" w14:paraId="1DF791DF" w14:textId="77777777" w:rsidTr="009D43E8">
        <w:tc>
          <w:tcPr>
            <w:tcW w:w="2265" w:type="dxa"/>
          </w:tcPr>
          <w:p w14:paraId="153D5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5470" w:type="dxa"/>
          </w:tcPr>
          <w:p w14:paraId="6C5CE3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релевантности за период</w:t>
            </w:r>
          </w:p>
        </w:tc>
        <w:tc>
          <w:tcPr>
            <w:tcW w:w="3245" w:type="dxa"/>
          </w:tcPr>
          <w:p w14:paraId="428907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FR-RPT-ASS-01</w:t>
            </w:r>
          </w:p>
        </w:tc>
      </w:tr>
      <w:tr w:rsidR="009D43E8" w14:paraId="46831EC2" w14:textId="77777777" w:rsidTr="009D43E8">
        <w:tc>
          <w:tcPr>
            <w:tcW w:w="2265" w:type="dxa"/>
          </w:tcPr>
          <w:p w14:paraId="3DA3E9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5470" w:type="dxa"/>
          </w:tcPr>
          <w:p w14:paraId="5448B7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3245" w:type="dxa"/>
          </w:tcPr>
          <w:p w14:paraId="04C64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FR-RPT-ASS-08</w:t>
            </w:r>
          </w:p>
        </w:tc>
      </w:tr>
    </w:tbl>
    <w:p w14:paraId="2F3FC4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границы с КЦ: оператор онлайн-чата —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-02; оператор телефонии без роли п. 9 — </w:t>
      </w:r>
      <w:r>
        <w:fldChar w:fldCharType="begin"/>
      </w:r>
      <w:r>
        <w:instrText>HYPERLINK</w:instrText>
      </w:r>
      <w:r w:rsidRPr="003D1E67">
        <w:rPr>
          <w:lang w:val="ru-RU"/>
          <w:rPrChange w:id="3911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12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13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14" w:author="Никита Гринь" w:date="2026-07-31T11:05:00Z" w16du:dateUtc="2026-07-31T08:05:00Z">
            <w:rPr/>
          </w:rPrChange>
        </w:rPr>
        <w:instrText>.6</w:instrText>
      </w:r>
      <w:r>
        <w:instrText>ajdjvbb</w:instrText>
      </w:r>
      <w:r w:rsidRPr="003D1E67">
        <w:rPr>
          <w:lang w:val="ru-RU"/>
          <w:rPrChange w:id="3915" w:author="Никита Гринь" w:date="2026-07-31T11:05:00Z" w16du:dateUtc="2026-07-31T08:05:00Z">
            <w:rPr/>
          </w:rPrChange>
        </w:rPr>
        <w:instrText>8</w:instrText>
      </w:r>
      <w:r>
        <w:instrText>kz</w:instrText>
      </w:r>
      <w:r w:rsidRPr="003D1E67">
        <w:rPr>
          <w:lang w:val="ru-RU"/>
          <w:rPrChange w:id="391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-04 перенес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 в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, не дублируется).</w:t>
      </w:r>
    </w:p>
    <w:p w14:paraId="6A4A2B29" w14:textId="77777777" w:rsidR="00C37F63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76B1660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ASS-T-18 — Админ БЗ: CRUD и импорт документов</w:t>
      </w:r>
    </w:p>
    <w:p w14:paraId="024626DD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Название.</w:t>
      </w:r>
      <w:r w:rsidRPr="00C37F63">
        <w:rPr>
          <w:rFonts w:ascii="Arial" w:eastAsia="Arial" w:hAnsi="Arial" w:cs="Arial"/>
          <w:color w:val="000000"/>
          <w:lang w:val="ru-RU"/>
        </w:rPr>
        <w:t> Администратор базы знаний LLM создаёт/изменяет БЗ и загружает документы без программирования.</w:t>
      </w:r>
    </w:p>
    <w:p w14:paraId="584D926C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Предусловия.</w:t>
      </w:r>
      <w:r w:rsidRPr="00C37F63">
        <w:rPr>
          <w:rFonts w:ascii="Arial" w:eastAsia="Arial" w:hAnsi="Arial" w:cs="Arial"/>
          <w:color w:val="000000"/>
          <w:lang w:val="ru-RU"/>
        </w:rPr>
        <w:t> Роль: Администратор базы знаний LLM (§2.4 п.2). Стенд: AI Hub staging. Доступ в «Центр настроек» → «Базы знаний».</w:t>
      </w:r>
    </w:p>
    <w:p w14:paraId="32F72489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Шаги.</w:t>
      </w:r>
    </w:p>
    <w:p w14:paraId="4E416A72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Войти под Администратором базы знаний LLM.</w:t>
      </w:r>
    </w:p>
    <w:p w14:paraId="3E9D669D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Открыть управление базами знаний.</w:t>
      </w:r>
    </w:p>
    <w:p w14:paraId="37766EA6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Создать новую БЗ (или выбрать существующую).</w:t>
      </w:r>
    </w:p>
    <w:p w14:paraId="557FB96F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Загрузить тестовый документ (pdf/docx).</w:t>
      </w:r>
    </w:p>
    <w:p w14:paraId="1FF9BD14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Дождаться индексации.</w:t>
      </w:r>
    </w:p>
    <w:p w14:paraId="4AD7755E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lastRenderedPageBreak/>
        <w:t>Выполнить тестовый поиск/запрос по загруженному содержимому.</w:t>
      </w:r>
    </w:p>
    <w:p w14:paraId="46BE6D77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Ожидаемый результат.</w:t>
      </w:r>
      <w:r w:rsidRPr="00C37F63">
        <w:rPr>
          <w:rFonts w:ascii="Arial" w:eastAsia="Arial" w:hAnsi="Arial" w:cs="Arial"/>
          <w:color w:val="000000"/>
          <w:lang w:val="ru-RU"/>
        </w:rPr>
        <w:t> БЗ создана/обновлена; документ отображается в составе БЗ; после индексации по содержимому документа находится ответ/источник; действия выполнены через UI без программирования.</w:t>
      </w:r>
    </w:p>
    <w:p w14:paraId="520C9958" w14:textId="77777777" w:rsidR="00C37F63" w:rsidRPr="003C42DA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C6077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17" w:name="bookmark=id.xfalf1h1syzz" w:colFirst="0" w:colLast="0"/>
      <w:bookmarkEnd w:id="391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.9. Модуль понимания запросов модуля ИИ-ассистент (§5.2)</w:t>
      </w:r>
    </w:p>
    <w:p w14:paraId="5BC2F5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§5.2]: 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</w:p>
    <w:p w14:paraId="6158A9A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семантический поиск по </w:t>
      </w:r>
      <w:r>
        <w:fldChar w:fldCharType="begin"/>
      </w:r>
      <w:r>
        <w:instrText>HYPERLINK</w:instrText>
      </w:r>
      <w:r w:rsidRPr="003D1E67">
        <w:rPr>
          <w:lang w:val="ru-RU"/>
          <w:rPrChange w:id="391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1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2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21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22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автообучение, пороги, уточняющие вопросы — настраивается администратором </w:t>
      </w:r>
      <w:r>
        <w:fldChar w:fldCharType="begin"/>
      </w:r>
      <w:r>
        <w:instrText>HYPERLINK</w:instrText>
      </w:r>
      <w:r w:rsidRPr="003D1E67">
        <w:rPr>
          <w:lang w:val="ru-RU"/>
          <w:rPrChange w:id="3923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24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25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26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27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(п.2) без кода.</w:t>
      </w:r>
    </w:p>
    <w:p w14:paraId="2171F69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релевантность ответов ассистента управляема через </w:t>
      </w:r>
      <w:r>
        <w:rPr>
          <w:rFonts w:ascii="Arial" w:eastAsia="Arial" w:hAnsi="Arial" w:cs="Arial"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пороги в Центре настроек.</w:t>
      </w:r>
    </w:p>
    <w:p w14:paraId="2C0CCC4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2C95E1" wp14:editId="3A7E9834">
            <wp:extent cx="8229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56"/>
        <w:tblW w:w="10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1"/>
        <w:gridCol w:w="3549"/>
        <w:gridCol w:w="2480"/>
      </w:tblGrid>
      <w:tr w:rsidR="009D43E8" w14:paraId="0A8C714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0" w:type="dxa"/>
          </w:tcPr>
          <w:p w14:paraId="020685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админа</w:t>
            </w:r>
          </w:p>
        </w:tc>
        <w:tc>
          <w:tcPr>
            <w:tcW w:w="3549" w:type="dxa"/>
          </w:tcPr>
          <w:p w14:paraId="4F3F7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480" w:type="dxa"/>
          </w:tcPr>
          <w:p w14:paraId="50A950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8322D4" w14:textId="77777777" w:rsidTr="009D43E8">
        <w:tc>
          <w:tcPr>
            <w:tcW w:w="4470" w:type="dxa"/>
          </w:tcPr>
          <w:p w14:paraId="48E297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документы по запросу</w:t>
            </w:r>
          </w:p>
        </w:tc>
        <w:tc>
          <w:tcPr>
            <w:tcW w:w="3549" w:type="dxa"/>
          </w:tcPr>
          <w:p w14:paraId="37D024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47207D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429CC585" w14:textId="77777777" w:rsidTr="009D43E8">
        <w:tc>
          <w:tcPr>
            <w:tcW w:w="4470" w:type="dxa"/>
          </w:tcPr>
          <w:p w14:paraId="75DC0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3549" w:type="dxa"/>
          </w:tcPr>
          <w:p w14:paraId="141D2D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E5E4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22B0A5E1" w14:textId="77777777" w:rsidTr="009D43E8">
        <w:tc>
          <w:tcPr>
            <w:tcW w:w="4470" w:type="dxa"/>
          </w:tcPr>
          <w:p w14:paraId="13524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формулировок</w:t>
            </w:r>
          </w:p>
        </w:tc>
        <w:tc>
          <w:tcPr>
            <w:tcW w:w="3549" w:type="dxa"/>
          </w:tcPr>
          <w:p w14:paraId="56590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04A05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</w:tr>
      <w:tr w:rsidR="009D43E8" w14:paraId="5BA74338" w14:textId="77777777" w:rsidTr="009D43E8">
        <w:tc>
          <w:tcPr>
            <w:tcW w:w="4470" w:type="dxa"/>
          </w:tcPr>
          <w:p w14:paraId="6DD88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3549" w:type="dxa"/>
          </w:tcPr>
          <w:p w14:paraId="25CB7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480" w:type="dxa"/>
          </w:tcPr>
          <w:p w14:paraId="0A7F95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</w:tbl>
    <w:p w14:paraId="3ACA95E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Порог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5.2.12</w:t>
      </w:r>
      <w:sdt>
        <w:sdtPr>
          <w:tag w:val="goog_rdk_271"/>
          <w:id w:val="96757824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(когда отвечать) ≠ пороги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§3.3.5–3.3.6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392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2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3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31" w:author="Никита Гринь" w:date="2026-07-31T11:05:00Z" w16du:dateUtc="2026-07-31T08:05:00Z">
            <w:rPr/>
          </w:rPrChange>
        </w:rPr>
        <w:instrText>.2</w:instrText>
      </w:r>
      <w:r>
        <w:instrText>me</w:instrText>
      </w:r>
      <w:r w:rsidRPr="003D1E67">
        <w:rPr>
          <w:lang w:val="ru-RU"/>
          <w:rPrChange w:id="3932" w:author="Никита Гринь" w:date="2026-07-31T11:05:00Z" w16du:dateUtc="2026-07-31T08:05:00Z">
            <w:rPr/>
          </w:rPrChange>
        </w:rPr>
        <w:instrText>0</w:instrText>
      </w:r>
      <w:r>
        <w:instrText>nu</w:instrText>
      </w:r>
      <w:r w:rsidRPr="003D1E67">
        <w:rPr>
          <w:lang w:val="ru-RU"/>
          <w:rPrChange w:id="3933" w:author="Никита Гринь" w:date="2026-07-31T11:05:00Z" w16du:dateUtc="2026-07-31T08:05:00Z">
            <w:rPr/>
          </w:rPrChange>
        </w:rPr>
        <w:instrText>19</w:instrText>
      </w:r>
      <w:r>
        <w:instrText>v</w:instrText>
      </w:r>
      <w:r w:rsidRPr="003D1E67">
        <w:rPr>
          <w:lang w:val="ru-RU"/>
          <w:rPrChange w:id="3934" w:author="Никита Гринь" w:date="2026-07-31T11:05:00Z" w16du:dateUtc="2026-07-31T08:05:00Z">
            <w:rPr/>
          </w:rPrChange>
        </w:rPr>
        <w:instrText>8</w:instrText>
      </w:r>
      <w:r>
        <w:instrText>x</w:instrText>
      </w:r>
      <w:r w:rsidRPr="003D1E67">
        <w:rPr>
          <w:lang w:val="ru-RU"/>
          <w:rPrChange w:id="3935" w:author="Никита Гринь" w:date="2026-07-31T11:05:00Z" w16du:dateUtc="2026-07-31T08:0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8E6BC75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36" w:name="bookmark=id.6ohhsf28s8i4" w:colFirst="0" w:colLast="0"/>
      <w:bookmarkEnd w:id="393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 Промпты и отчетность ассистента</w:t>
      </w:r>
    </w:p>
    <w:p w14:paraId="16D884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§5.3–5.4]: промпты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</w:t>
      </w:r>
    </w:p>
    <w:p w14:paraId="0B66FF8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Области </w:t>
      </w:r>
      <w:r>
        <w:fldChar w:fldCharType="begin"/>
      </w:r>
      <w:r>
        <w:instrText>HYPERLINK</w:instrText>
      </w:r>
      <w:r w:rsidRPr="003D1E67">
        <w:rPr>
          <w:lang w:val="ru-RU"/>
          <w:rPrChange w:id="393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3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3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4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4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промпты </w:t>
      </w:r>
      <w:r>
        <w:rPr>
          <w:rFonts w:ascii="Arial" w:eastAsia="Arial" w:hAnsi="Arial" w:cs="Arial"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аналитика (п.10).</w:t>
      </w:r>
    </w:p>
    <w:p w14:paraId="09666C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контент и качество ответов ассистента настраиваются и измеряются 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5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1"/>
        <w:gridCol w:w="4684"/>
        <w:gridCol w:w="2950"/>
      </w:tblGrid>
      <w:tr w:rsidR="009D43E8" w14:paraId="574A38F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396732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4684" w:type="dxa"/>
          </w:tcPr>
          <w:p w14:paraId="470C4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950" w:type="dxa"/>
          </w:tcPr>
          <w:p w14:paraId="3DB4AC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9D43E8" w14:paraId="31BB05AB" w14:textId="77777777" w:rsidTr="009D43E8">
        <w:tc>
          <w:tcPr>
            <w:tcW w:w="2400" w:type="dxa"/>
          </w:tcPr>
          <w:p w14:paraId="55781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</w:t>
            </w:r>
          </w:p>
        </w:tc>
        <w:tc>
          <w:tcPr>
            <w:tcW w:w="4684" w:type="dxa"/>
          </w:tcPr>
          <w:p w14:paraId="7A3F92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72"/>
                <w:id w:val="-899859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</w:t>
                </w:r>
              </w:sdtContent>
            </w:sdt>
          </w:p>
        </w:tc>
        <w:tc>
          <w:tcPr>
            <w:tcW w:w="2950" w:type="dxa"/>
          </w:tcPr>
          <w:p w14:paraId="73D79D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2551D35" w14:textId="77777777" w:rsidTr="009D43E8">
        <w:tc>
          <w:tcPr>
            <w:tcW w:w="2400" w:type="dxa"/>
          </w:tcPr>
          <w:p w14:paraId="6ED53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ассистента</w:t>
            </w:r>
          </w:p>
        </w:tc>
        <w:tc>
          <w:tcPr>
            <w:tcW w:w="4684" w:type="dxa"/>
          </w:tcPr>
          <w:p w14:paraId="03D8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2950" w:type="dxa"/>
          </w:tcPr>
          <w:p w14:paraId="19A96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048C198C" w14:textId="77777777" w:rsidTr="009D43E8">
        <w:tc>
          <w:tcPr>
            <w:tcW w:w="2400" w:type="dxa"/>
          </w:tcPr>
          <w:p w14:paraId="664E45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 КЦ</w:t>
            </w:r>
          </w:p>
        </w:tc>
        <w:tc>
          <w:tcPr>
            <w:tcW w:w="4684" w:type="dxa"/>
          </w:tcPr>
          <w:p w14:paraId="63DAC6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2950" w:type="dxa"/>
          </w:tcPr>
          <w:p w14:paraId="5B0FB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</w:p>
        </w:tc>
      </w:tr>
      <w:tr w:rsidR="009D43E8" w14:paraId="18AE23FD" w14:textId="77777777" w:rsidTr="009D43E8">
        <w:tc>
          <w:tcPr>
            <w:tcW w:w="2400" w:type="dxa"/>
          </w:tcPr>
          <w:p w14:paraId="0DBC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684" w:type="dxa"/>
          </w:tcPr>
          <w:p w14:paraId="1E0BC7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«Мониторинг» + конструктор</w:t>
            </w:r>
          </w:p>
        </w:tc>
        <w:tc>
          <w:tcPr>
            <w:tcW w:w="2950" w:type="dxa"/>
          </w:tcPr>
          <w:p w14:paraId="44DE21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BA759EE" w14:textId="77777777" w:rsidR="009D43E8" w:rsidRDefault="00317F00">
      <w:pPr>
        <w:pStyle w:val="3"/>
        <w:rPr>
          <w:rFonts w:ascii="Arial" w:eastAsia="Arial" w:hAnsi="Arial" w:cs="Arial"/>
        </w:rPr>
      </w:pPr>
      <w:bookmarkStart w:id="3942" w:name="bookmark=id.xo5kla3dvrtc" w:colFirst="0" w:colLast="0"/>
      <w:bookmarkEnd w:id="3942"/>
      <w:r>
        <w:rPr>
          <w:rFonts w:ascii="Arial" w:eastAsia="Arial" w:hAnsi="Arial" w:cs="Arial"/>
        </w:rPr>
        <w:t>III.10.1. Интерфейс «Промпты ассистента»</w:t>
      </w:r>
    </w:p>
    <w:p w14:paraId="0E31E21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§5.3.2]: embed Studio,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>, роль п.2</w:t>
      </w:r>
    </w:p>
    <w:p w14:paraId="2ABA818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колонки: библиотека System/Task/Scope, редактор Markdown, preview с % релевантности.</w:t>
      </w:r>
    </w:p>
    <w:p w14:paraId="5007688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3"/>
          <w:id w:val="9432473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Промпты ассистента</w:t>
      </w:r>
      <w:r>
        <w:rPr>
          <w:rFonts w:ascii="Arial" w:eastAsia="Arial" w:hAnsi="Arial" w:cs="Arial"/>
          <w:color w:val="000000"/>
        </w:rPr>
        <w:t xml:space="preserve"> · embed Studio ·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· роль п. 2 · </w:t>
      </w:r>
      <w:r>
        <w:rPr>
          <w:rFonts w:ascii="Arial" w:eastAsia="Arial" w:hAnsi="Arial" w:cs="Arial"/>
          <w:b/>
          <w:bCs/>
          <w:color w:val="000000"/>
        </w:rPr>
        <w:t>§5.3.2</w:t>
      </w:r>
      <w:r>
        <w:rPr>
          <w:rFonts w:ascii="Arial" w:eastAsia="Arial" w:hAnsi="Arial" w:cs="Arial"/>
          <w:color w:val="000000"/>
        </w:rPr>
        <w:t>.</w:t>
      </w:r>
    </w:p>
    <w:p w14:paraId="474249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Компоновка (3 колонки):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библиотека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System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Task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</w:t>
      </w:r>
      <w:r>
        <w:fldChar w:fldCharType="begin"/>
      </w:r>
      <w:r>
        <w:instrText>HYPERLINK</w:instrText>
      </w:r>
      <w:r w:rsidRPr="003D1E67">
        <w:rPr>
          <w:lang w:val="ru-RU"/>
          <w:rPrChange w:id="3943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44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45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46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47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/ подразделению)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редактор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Markdown</w:t>
      </w:r>
      <w:r w:rsidRPr="003C42DA">
        <w:rPr>
          <w:rFonts w:ascii="Arial" w:eastAsia="Arial" w:hAnsi="Arial" w:cs="Arial"/>
          <w:color w:val="000000"/>
          <w:lang w:val="ru-RU"/>
        </w:rPr>
        <w:t xml:space="preserve"> + переменные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kb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dept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тестовым запросом и % релевантности.</w:t>
      </w:r>
    </w:p>
    <w:tbl>
      <w:tblPr>
        <w:tblStyle w:val="54"/>
        <w:tblW w:w="13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3900"/>
        <w:gridCol w:w="5445"/>
        <w:gridCol w:w="2400"/>
      </w:tblGrid>
      <w:tr w:rsidR="009D43E8" w14:paraId="6BFD2BE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55171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00" w:type="dxa"/>
          </w:tcPr>
          <w:p w14:paraId="73294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45" w:type="dxa"/>
          </w:tcPr>
          <w:p w14:paraId="10BCA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00" w:type="dxa"/>
          </w:tcPr>
          <w:p w14:paraId="2FBFCB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E9AD7F9" w14:textId="77777777" w:rsidTr="009D43E8">
        <w:tc>
          <w:tcPr>
            <w:tcW w:w="1560" w:type="dxa"/>
          </w:tcPr>
          <w:p w14:paraId="6A8B6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3900" w:type="dxa"/>
          </w:tcPr>
          <w:p w14:paraId="0221D0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4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4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5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5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5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 — без программиста</w:t>
            </w:r>
          </w:p>
        </w:tc>
        <w:tc>
          <w:tcPr>
            <w:tcW w:w="5445" w:type="dxa"/>
          </w:tcPr>
          <w:p w14:paraId="664D1B3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5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5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5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5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5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 знаний и промптов без программирования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§5.3.1.1.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администрирования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5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5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6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6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6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400" w:type="dxa"/>
          </w:tcPr>
          <w:p w14:paraId="3719A9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5.3.1.1</w:t>
            </w:r>
          </w:p>
        </w:tc>
      </w:tr>
      <w:tr w:rsidR="009D43E8" w14:paraId="48CFF19C" w14:textId="77777777" w:rsidTr="009D43E8">
        <w:tc>
          <w:tcPr>
            <w:tcW w:w="1560" w:type="dxa"/>
          </w:tcPr>
          <w:p w14:paraId="455C6A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3900" w:type="dxa"/>
          </w:tcPr>
          <w:p w14:paraId="057B65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5445" w:type="dxa"/>
          </w:tcPr>
          <w:p w14:paraId="69F14CC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промптов §5.3.2.1.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шаблон промпта.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PRM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00" w:type="dxa"/>
          </w:tcPr>
          <w:p w14:paraId="691AE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</w:tr>
      <w:tr w:rsidR="009D43E8" w14:paraId="3E4948BF" w14:textId="77777777" w:rsidTr="009D43E8">
        <w:tc>
          <w:tcPr>
            <w:tcW w:w="1560" w:type="dxa"/>
          </w:tcPr>
          <w:p w14:paraId="6C74DC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3900" w:type="dxa"/>
          </w:tcPr>
          <w:p w14:paraId="5A3B9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5445" w:type="dxa"/>
          </w:tcPr>
          <w:p w14:paraId="3B91BB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переразв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ртывания §5.3.2.2.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опубликованный промпт.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ASS-T-PRM-01.</w:t>
            </w:r>
          </w:p>
        </w:tc>
        <w:tc>
          <w:tcPr>
            <w:tcW w:w="2400" w:type="dxa"/>
          </w:tcPr>
          <w:p w14:paraId="60C9F1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</w:tr>
      <w:tr w:rsidR="009D43E8" w14:paraId="2801869B" w14:textId="77777777" w:rsidTr="009D43E8">
        <w:tc>
          <w:tcPr>
            <w:tcW w:w="1560" w:type="dxa"/>
          </w:tcPr>
          <w:p w14:paraId="1C78A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3900" w:type="dxa"/>
          </w:tcPr>
          <w:p w14:paraId="5C57CE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5445" w:type="dxa"/>
          </w:tcPr>
          <w:p w14:paraId="2F87A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уровни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уровни релевантности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§5.3.3.1.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конфигурация порогов.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400" w:type="dxa"/>
          </w:tcPr>
          <w:p w14:paraId="01229D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</w:tr>
      <w:tr w:rsidR="009D43E8" w14:paraId="2B7CCD62" w14:textId="77777777" w:rsidTr="009D43E8">
        <w:tc>
          <w:tcPr>
            <w:tcW w:w="1560" w:type="dxa"/>
          </w:tcPr>
          <w:p w14:paraId="5D959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3900" w:type="dxa"/>
          </w:tcPr>
          <w:p w14:paraId="4FD6C7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</w:t>
            </w:r>
          </w:p>
        </w:tc>
        <w:tc>
          <w:tcPr>
            <w:tcW w:w="5445" w:type="dxa"/>
          </w:tcPr>
          <w:p w14:paraId="7DB31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поступают запросы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74"/>
                <w:id w:val="93680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автоматическое отслеживание релевантности §5.3.3.2 → §5.4.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о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400" w:type="dxa"/>
          </w:tcPr>
          <w:p w14:paraId="5A0922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</w:tr>
    </w:tbl>
    <w:p w14:paraId="6DDFF66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UC-PRM-01:</w:t>
      </w:r>
      <w:r>
        <w:rPr>
          <w:rFonts w:ascii="Arial" w:eastAsia="Arial" w:hAnsi="Arial" w:cs="Arial"/>
          <w:color w:val="000000"/>
        </w:rPr>
        <w:t xml:space="preserve"> админ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75"/>
          <w:id w:val="5213254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редактирование System → preview → «Опубликовать» → критерий ASS-T-PRM-01.</w:t>
          </w:r>
        </w:sdtContent>
      </w:sdt>
    </w:p>
    <w:p w14:paraId="43FBAF8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963" w:name="bookmark=id.8nlibcorol7s" w:colFirst="0" w:colLast="0"/>
      <w:bookmarkEnd w:id="396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.10.2. Отчетность (§5.4)</w:t>
      </w:r>
    </w:p>
    <w:p w14:paraId="298A4C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 10).</w:t>
      </w:r>
    </w:p>
    <w:tbl>
      <w:tblPr>
        <w:tblStyle w:val="5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3840"/>
        <w:gridCol w:w="5280"/>
        <w:gridCol w:w="2655"/>
      </w:tblGrid>
      <w:tr w:rsidR="009D43E8" w14:paraId="631BC20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99CFF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40" w:type="dxa"/>
          </w:tcPr>
          <w:p w14:paraId="56F0BB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280" w:type="dxa"/>
          </w:tcPr>
          <w:p w14:paraId="6C536F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655" w:type="dxa"/>
          </w:tcPr>
          <w:p w14:paraId="57F813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B1BBEEB" w14:textId="77777777" w:rsidTr="009D43E8">
        <w:tc>
          <w:tcPr>
            <w:tcW w:w="1620" w:type="dxa"/>
          </w:tcPr>
          <w:p w14:paraId="3AEFC0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40" w:type="dxa"/>
          </w:tcPr>
          <w:p w14:paraId="1AA81C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5280" w:type="dxa"/>
          </w:tcPr>
          <w:p w14:paraId="3E4BCA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ИИ-ассистента §2.4 п.10 открывает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Механизм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средняя релевантность с разбивкой по типам запросов §5.4.1.1.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аналитическая панель ассистента.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C98C0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5.4.1.1</w:t>
            </w:r>
          </w:p>
        </w:tc>
      </w:tr>
      <w:tr w:rsidR="009D43E8" w14:paraId="355B8FA1" w14:textId="77777777" w:rsidTr="009D43E8">
        <w:tc>
          <w:tcPr>
            <w:tcW w:w="1620" w:type="dxa"/>
          </w:tcPr>
          <w:p w14:paraId="4277E7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40" w:type="dxa"/>
          </w:tcPr>
          <w:p w14:paraId="0CEF97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Полезность: воспользовался / не воспользовался / неполный</w:t>
            </w:r>
          </w:p>
        </w:tc>
        <w:tc>
          <w:tcPr>
            <w:tcW w:w="5280" w:type="dxa"/>
          </w:tcPr>
          <w:p w14:paraId="5E82EA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обратная связь по ответам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показатели: воспользовался / не воспользовался / неполный §5.4.1.2.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полезности.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F615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</w:tr>
      <w:tr w:rsidR="009D43E8" w14:paraId="38DC89DB" w14:textId="77777777" w:rsidTr="009D43E8">
        <w:tc>
          <w:tcPr>
            <w:tcW w:w="1620" w:type="dxa"/>
          </w:tcPr>
          <w:p w14:paraId="14A1D5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40" w:type="dxa"/>
          </w:tcPr>
          <w:p w14:paraId="1F96C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по ошибочным ответам</w:t>
            </w:r>
          </w:p>
        </w:tc>
        <w:tc>
          <w:tcPr>
            <w:tcW w:w="5280" w:type="dxa"/>
          </w:tcPr>
          <w:p w14:paraId="76C370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выявлены ошибочные ответы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об ошибках §5.4.1.3.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для разбора QA.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42AE6E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</w:tr>
      <w:tr w:rsidR="009D43E8" w14:paraId="2AA7A28F" w14:textId="77777777" w:rsidTr="009D43E8">
        <w:tc>
          <w:tcPr>
            <w:tcW w:w="1620" w:type="dxa"/>
          </w:tcPr>
          <w:p w14:paraId="7FA16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FR-RPT-CC-04</w:t>
            </w:r>
          </w:p>
        </w:tc>
        <w:tc>
          <w:tcPr>
            <w:tcW w:w="3840" w:type="dxa"/>
          </w:tcPr>
          <w:p w14:paraId="6F02EE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Категоризация по темам</w:t>
            </w:r>
          </w:p>
        </w:tc>
        <w:tc>
          <w:tcPr>
            <w:tcW w:w="5280" w:type="dxa"/>
          </w:tcPr>
          <w:p w14:paraId="5E9774A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запросы помечены по 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категоризация запросов §5.4.2.1.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тематикам.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655" w:type="dxa"/>
          </w:tcPr>
          <w:p w14:paraId="7362A6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</w:tr>
      <w:tr w:rsidR="009D43E8" w14:paraId="34ECABA7" w14:textId="77777777" w:rsidTr="009D43E8">
        <w:tc>
          <w:tcPr>
            <w:tcW w:w="1620" w:type="dxa"/>
          </w:tcPr>
          <w:p w14:paraId="7C1405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40" w:type="dxa"/>
          </w:tcPr>
          <w:p w14:paraId="272844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 галлюцинациям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ИБ)</w:t>
            </w:r>
          </w:p>
        </w:tc>
        <w:tc>
          <w:tcPr>
            <w:tcW w:w="5280" w:type="dxa"/>
          </w:tcPr>
          <w:p w14:paraId="4EDFA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ИБ проверяет галлюцинации.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доступа ИБ §5.4.2.2.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галлюцинаций.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665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</w:tr>
      <w:tr w:rsidR="009D43E8" w14:paraId="6F1F82A3" w14:textId="77777777" w:rsidTr="009D43E8">
        <w:tc>
          <w:tcPr>
            <w:tcW w:w="1620" w:type="dxa"/>
          </w:tcPr>
          <w:p w14:paraId="7681F0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40" w:type="dxa"/>
          </w:tcPr>
          <w:p w14:paraId="71FAC9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</w:t>
            </w:r>
          </w:p>
        </w:tc>
        <w:tc>
          <w:tcPr>
            <w:tcW w:w="5280" w:type="dxa"/>
          </w:tcPr>
          <w:p w14:paraId="3D113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настроено расписание или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регулярные и разовые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§5.4.3.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сформированные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по расписанию.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974C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</w:tr>
      <w:tr w:rsidR="009D43E8" w14:paraId="0BC43162" w14:textId="77777777" w:rsidTr="009D43E8">
        <w:tc>
          <w:tcPr>
            <w:tcW w:w="1620" w:type="dxa"/>
          </w:tcPr>
          <w:p w14:paraId="26E3A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40" w:type="dxa"/>
          </w:tcPr>
          <w:p w14:paraId="05E84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5280" w:type="dxa"/>
          </w:tcPr>
          <w:p w14:paraId="3BF739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таблицы и графики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выгрузка pdf/xlsx.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166716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5.4.4</w:t>
            </w:r>
          </w:p>
        </w:tc>
      </w:tr>
      <w:tr w:rsidR="009D43E8" w14:paraId="5662386E" w14:textId="77777777" w:rsidTr="009D43E8">
        <w:tc>
          <w:tcPr>
            <w:tcW w:w="1620" w:type="dxa"/>
          </w:tcPr>
          <w:p w14:paraId="00A72A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FR-RPT-CC-08</w:t>
            </w:r>
          </w:p>
        </w:tc>
        <w:tc>
          <w:tcPr>
            <w:tcW w:w="3840" w:type="dxa"/>
          </w:tcPr>
          <w:p w14:paraId="280C0B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метрики, формат, шаблоны</w:t>
            </w:r>
          </w:p>
        </w:tc>
        <w:tc>
          <w:tcPr>
            <w:tcW w:w="5280" w:type="dxa"/>
          </w:tcPr>
          <w:p w14:paraId="710FCD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настраивает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выбор показателей и шаблонов §5.4.5.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сохран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шаблоны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UC-ASS-RPT.</w:t>
            </w:r>
          </w:p>
        </w:tc>
        <w:tc>
          <w:tcPr>
            <w:tcW w:w="2655" w:type="dxa"/>
          </w:tcPr>
          <w:p w14:paraId="063C67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</w:t>
            </w:r>
          </w:p>
        </w:tc>
      </w:tr>
    </w:tbl>
    <w:p w14:paraId="111BB2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sdt>
        <w:sdtPr>
          <w:tag w:val="goog_rdk_276"/>
          <w:id w:val="-86786545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аналитик → конструктор → метрики (релевантность, полезность, темы) → период → экспорт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EADBA3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64" w:name="bookmark=id.r3xperl19s13" w:colFirst="0" w:colLast="0"/>
      <w:bookmarkEnd w:id="396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.11.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(ассистент)</w:t>
      </w:r>
    </w:p>
    <w:p w14:paraId="19CDE64A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965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396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6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§3.3, §5.3.2]: </w:t>
      </w:r>
      <w:r>
        <w:rPr>
          <w:rFonts w:ascii="Arial" w:eastAsia="Arial" w:hAnsi="Arial" w:cs="Arial"/>
          <w:b/>
          <w:bCs/>
          <w:color w:val="000000"/>
        </w:rPr>
        <w:t>profile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68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D1E67">
        <w:rPr>
          <w:rFonts w:ascii="Arial" w:eastAsia="Arial" w:hAnsi="Arial" w:cs="Arial"/>
          <w:b/>
          <w:bCs/>
          <w:color w:val="000000"/>
          <w:sz w:val="22"/>
          <w:szCs w:val="22"/>
          <w:lang w:val="ru-RU"/>
          <w:rPrChange w:id="3969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sz w:val="22"/>
              <w:szCs w:val="22"/>
              <w:lang w:val="en-US"/>
            </w:rPr>
          </w:rPrChange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70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Dashboard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71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7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сло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</w:t>
      </w:r>
    </w:p>
    <w:p w14:paraId="0B0866C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«Конфигурация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(ассистент)» предоставляет администратору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(роль п. 2) единую панель управления профилем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Здесь настраиваются:</w:t>
      </w:r>
    </w:p>
    <w:p w14:paraId="5C5A7A43" w14:textId="77777777" w:rsidR="009D43E8" w:rsidRPr="003C42DA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модели (</w:t>
      </w:r>
      <w:r>
        <w:rPr>
          <w:rFonts w:ascii="Arial" w:eastAsia="Arial" w:hAnsi="Arial" w:cs="Arial"/>
          <w:color w:val="000000"/>
        </w:rPr>
        <w:t>temperature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chunk</w:t>
      </w:r>
      <w:r w:rsidRPr="003C42DA">
        <w:rPr>
          <w:rFonts w:ascii="Arial" w:eastAsia="Arial" w:hAnsi="Arial" w:cs="Arial"/>
          <w:color w:val="000000"/>
          <w:lang w:val="ru-RU"/>
        </w:rPr>
        <w:t>, пороги §3.3)</w:t>
      </w:r>
    </w:p>
    <w:p w14:paraId="1611441E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Instructions, Capabilities, Knowledge, Understanding, Guardrails</w:t>
      </w:r>
    </w:p>
    <w:p w14:paraId="2F6EFC54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 xml:space="preserve"> &amp; </w:t>
      </w:r>
      <w:r>
        <w:rPr>
          <w:rFonts w:ascii="Arial" w:eastAsia="Arial" w:hAnsi="Arial" w:cs="Arial"/>
          <w:color w:val="000000"/>
        </w:rPr>
        <w:t>Publish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sandbox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«Проверить конфигурацию» </w:t>
      </w:r>
      <w:r>
        <w:rPr>
          <w:rFonts w:ascii="Arial" w:eastAsia="Arial" w:hAnsi="Arial" w:cs="Arial"/>
          <w:color w:val="000000"/>
        </w:rPr>
        <w:t>(UC-LLM-01)</w:t>
      </w:r>
    </w:p>
    <w:p w14:paraId="4FD2FC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Все настройки выполняются без программирования (</w:t>
      </w:r>
      <w:r>
        <w:rPr>
          <w:rFonts w:ascii="Arial" w:eastAsia="Arial" w:hAnsi="Arial" w:cs="Arial"/>
          <w:color w:val="000000"/>
        </w:rPr>
        <w:t>no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code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через визуальный интерфейс. Изменения применяются к профилю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не затрагивают профиль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Контакт-центра.</w:t>
      </w:r>
    </w:p>
    <w:tbl>
      <w:tblPr>
        <w:tblStyle w:val="5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2790"/>
        <w:gridCol w:w="4530"/>
        <w:gridCol w:w="3360"/>
      </w:tblGrid>
      <w:tr w:rsidR="009D43E8" w14:paraId="65BBDE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</w:tcPr>
          <w:p w14:paraId="6C3380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2790" w:type="dxa"/>
          </w:tcPr>
          <w:p w14:paraId="0ECA86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</w:t>
            </w:r>
          </w:p>
        </w:tc>
        <w:tc>
          <w:tcPr>
            <w:tcW w:w="4530" w:type="dxa"/>
          </w:tcPr>
          <w:p w14:paraId="0AA582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3360" w:type="dxa"/>
          </w:tcPr>
          <w:p w14:paraId="0A832F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E587DF" w14:textId="77777777" w:rsidTr="009D43E8">
        <w:tc>
          <w:tcPr>
            <w:tcW w:w="1200" w:type="dxa"/>
          </w:tcPr>
          <w:p w14:paraId="735DED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2790" w:type="dxa"/>
          </w:tcPr>
          <w:p w14:paraId="757E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</w:t>
            </w:r>
          </w:p>
        </w:tc>
        <w:tc>
          <w:tcPr>
            <w:tcW w:w="4530" w:type="dxa"/>
          </w:tcPr>
          <w:p w14:paraId="11251B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me0nu19v8x9">
              <w:r>
                <w:rPr>
                  <w:rFonts w:ascii="Arial" w:eastAsia="Arial" w:hAnsi="Arial" w:cs="Arial"/>
                  <w:color w:val="156082"/>
                </w:rPr>
                <w:t>III.11.1</w:t>
              </w:r>
            </w:hyperlink>
          </w:p>
        </w:tc>
        <w:tc>
          <w:tcPr>
            <w:tcW w:w="3360" w:type="dxa"/>
          </w:tcPr>
          <w:p w14:paraId="57A96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3.3.1–3.3.6</w:t>
            </w:r>
          </w:p>
        </w:tc>
      </w:tr>
      <w:tr w:rsidR="009D43E8" w14:paraId="361C24BB" w14:textId="77777777" w:rsidTr="009D43E8">
        <w:tc>
          <w:tcPr>
            <w:tcW w:w="1200" w:type="dxa"/>
          </w:tcPr>
          <w:p w14:paraId="389A4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790" w:type="dxa"/>
          </w:tcPr>
          <w:p w14:paraId="10FC4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Instructions</w:t>
            </w:r>
          </w:p>
        </w:tc>
        <w:tc>
          <w:tcPr>
            <w:tcW w:w="4530" w:type="dxa"/>
          </w:tcPr>
          <w:p w14:paraId="392E6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3360" w:type="dxa"/>
          </w:tcPr>
          <w:p w14:paraId="43C9F7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13E89858" w14:textId="77777777" w:rsidTr="009D43E8">
        <w:tc>
          <w:tcPr>
            <w:tcW w:w="1200" w:type="dxa"/>
          </w:tcPr>
          <w:p w14:paraId="70B9FA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790" w:type="dxa"/>
          </w:tcPr>
          <w:p w14:paraId="29C3D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Capabilities</w:t>
            </w:r>
          </w:p>
        </w:tc>
        <w:tc>
          <w:tcPr>
            <w:tcW w:w="4530" w:type="dxa"/>
          </w:tcPr>
          <w:p w14:paraId="59761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lpgqbcqegc8">
              <w:r>
                <w:rPr>
                  <w:rFonts w:ascii="Arial" w:eastAsia="Arial" w:hAnsi="Arial" w:cs="Arial"/>
                  <w:color w:val="156082"/>
                </w:rPr>
                <w:t>III.6.4</w:t>
              </w:r>
            </w:hyperlink>
          </w:p>
        </w:tc>
        <w:tc>
          <w:tcPr>
            <w:tcW w:w="3360" w:type="dxa"/>
          </w:tcPr>
          <w:p w14:paraId="2365CF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006C16A5" w14:textId="77777777" w:rsidTr="009D43E8">
        <w:tc>
          <w:tcPr>
            <w:tcW w:w="1200" w:type="dxa"/>
          </w:tcPr>
          <w:p w14:paraId="5D2918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790" w:type="dxa"/>
          </w:tcPr>
          <w:p w14:paraId="0C98DB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Knowledge</w:t>
            </w:r>
          </w:p>
        </w:tc>
        <w:tc>
          <w:tcPr>
            <w:tcW w:w="4530" w:type="dxa"/>
          </w:tcPr>
          <w:p w14:paraId="5F254D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3360" w:type="dxa"/>
          </w:tcPr>
          <w:p w14:paraId="3528F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5.1.41, 5.3.1</w:t>
            </w:r>
          </w:p>
        </w:tc>
      </w:tr>
      <w:tr w:rsidR="009D43E8" w14:paraId="62C3F51E" w14:textId="77777777" w:rsidTr="009D43E8">
        <w:tc>
          <w:tcPr>
            <w:tcW w:w="1200" w:type="dxa"/>
          </w:tcPr>
          <w:p w14:paraId="4DAD5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790" w:type="dxa"/>
          </w:tcPr>
          <w:p w14:paraId="0F0A9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</w:t>
            </w:r>
          </w:p>
        </w:tc>
        <w:tc>
          <w:tcPr>
            <w:tcW w:w="4530" w:type="dxa"/>
          </w:tcPr>
          <w:p w14:paraId="2344F5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3360" w:type="dxa"/>
          </w:tcPr>
          <w:p w14:paraId="278635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5.2.*</w:t>
            </w:r>
          </w:p>
        </w:tc>
      </w:tr>
      <w:tr w:rsidR="009D43E8" w14:paraId="1165AE70" w14:textId="77777777" w:rsidTr="009D43E8">
        <w:tc>
          <w:tcPr>
            <w:tcW w:w="1200" w:type="dxa"/>
          </w:tcPr>
          <w:p w14:paraId="129F70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</w:t>
            </w:r>
          </w:p>
        </w:tc>
        <w:tc>
          <w:tcPr>
            <w:tcW w:w="2790" w:type="dxa"/>
          </w:tcPr>
          <w:p w14:paraId="09A69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Guardrails</w:t>
            </w:r>
          </w:p>
        </w:tc>
        <w:tc>
          <w:tcPr>
            <w:tcW w:w="4530" w:type="dxa"/>
          </w:tcPr>
          <w:p w14:paraId="564676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+ фильтры + контекст истории</w:t>
            </w:r>
          </w:p>
        </w:tc>
        <w:tc>
          <w:tcPr>
            <w:tcW w:w="3360" w:type="dxa"/>
          </w:tcPr>
          <w:p w14:paraId="68334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5.1.15, 5.1.24, 5.3.3</w:t>
            </w:r>
          </w:p>
        </w:tc>
      </w:tr>
      <w:tr w:rsidR="009D43E8" w14:paraId="6E5F9588" w14:textId="77777777" w:rsidTr="009D43E8">
        <w:tc>
          <w:tcPr>
            <w:tcW w:w="1200" w:type="dxa"/>
          </w:tcPr>
          <w:p w14:paraId="04E1C2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790" w:type="dxa"/>
          </w:tcPr>
          <w:p w14:paraId="63F80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&amp; Publish</w:t>
            </w:r>
          </w:p>
        </w:tc>
        <w:tc>
          <w:tcPr>
            <w:tcW w:w="4530" w:type="dxa"/>
          </w:tcPr>
          <w:p w14:paraId="3DB1D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+ «Проверить конфигурацию»</w:t>
            </w:r>
          </w:p>
        </w:tc>
        <w:tc>
          <w:tcPr>
            <w:tcW w:w="3360" w:type="dxa"/>
          </w:tcPr>
          <w:p w14:paraId="6B45C3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5.3.2, UC-PRM-01</w:t>
            </w:r>
          </w:p>
        </w:tc>
      </w:tr>
    </w:tbl>
    <w:p w14:paraId="63F880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77"/>
          <w:id w:val="-182174876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все слои </w:t>
          </w:r>
          <w:r>
            <w:rPr>
              <w:rFonts w:ascii="Arial Unicode MS" w:eastAsia="Arial Unicode MS" w:hAnsi="Arial Unicode MS" w:cs="Arial Unicode MS"/>
              <w:color w:val="000000"/>
            </w:rPr>
            <w:t>OK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«Проверить конфигурацию» </w:t>
          </w:r>
          <w:r>
            <w:rPr>
              <w:rFonts w:ascii="Arial Unicode MS" w:eastAsia="Arial Unicode MS" w:hAnsi="Arial Unicode MS" w:cs="Arial Unicode MS"/>
              <w:color w:val="000000"/>
            </w:rPr>
            <w:t>→ sandbox-ответ → ASS-T-LLM-01.</w:t>
          </w:r>
        </w:sdtContent>
      </w:sdt>
    </w:p>
    <w:p w14:paraId="4F5B708E" w14:textId="77777777" w:rsidR="009D43E8" w:rsidRDefault="00317F00">
      <w:pPr>
        <w:pStyle w:val="3"/>
        <w:rPr>
          <w:rFonts w:ascii="Arial" w:eastAsia="Arial" w:hAnsi="Arial" w:cs="Arial"/>
        </w:rPr>
      </w:pPr>
      <w:bookmarkStart w:id="3972" w:name="bookmark=id.2me0nu19v8x9" w:colFirst="0" w:colLast="0"/>
      <w:bookmarkEnd w:id="3972"/>
      <w:r>
        <w:rPr>
          <w:rFonts w:ascii="Arial" w:eastAsia="Arial" w:hAnsi="Arial" w:cs="Arial"/>
        </w:rPr>
        <w:t>III.11.1. Параметры модели LLM (§3.3)</w:t>
      </w:r>
    </w:p>
    <w:p w14:paraId="01F9E8B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§3.3.1–3.3.6]: FR-MDL, переключатель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6B620C0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UI слайдеров temperature, chunk, порогов retrieval; UC-MDL-01.</w:t>
      </w:r>
    </w:p>
    <w:p w14:paraId="2B751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8"/>
          <w:id w:val="206086179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Параметры модели LLM</w:t>
      </w:r>
      <w:r>
        <w:rPr>
          <w:rFonts w:ascii="Arial" w:eastAsia="Arial" w:hAnsi="Arial" w:cs="Arial"/>
          <w:color w:val="000000"/>
        </w:rPr>
        <w:t xml:space="preserve"> · переключатель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|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(КЦ — </w:t>
      </w:r>
      <w:hyperlink w:anchor="bookmark=id.33c18hut3xlv">
        <w:r>
          <w:rPr>
            <w:rFonts w:ascii="Arial" w:eastAsia="Arial" w:hAnsi="Arial" w:cs="Arial"/>
            <w:color w:val="156082"/>
          </w:rPr>
          <w:t>II.3.5.2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51"/>
        <w:tblW w:w="121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5"/>
        <w:gridCol w:w="6665"/>
        <w:gridCol w:w="3840"/>
      </w:tblGrid>
      <w:tr w:rsidR="009D43E8" w14:paraId="7F07FA7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</w:tcPr>
          <w:p w14:paraId="463800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6665" w:type="dxa"/>
          </w:tcPr>
          <w:p w14:paraId="6D861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840" w:type="dxa"/>
          </w:tcPr>
          <w:p w14:paraId="4D779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9D43E8" w14:paraId="067D8C03" w14:textId="77777777" w:rsidTr="009D43E8">
        <w:tc>
          <w:tcPr>
            <w:tcW w:w="1615" w:type="dxa"/>
          </w:tcPr>
          <w:p w14:paraId="70200E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  <w:tc>
          <w:tcPr>
            <w:tcW w:w="6665" w:type="dxa"/>
          </w:tcPr>
          <w:p w14:paraId="18EA86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3840" w:type="dxa"/>
          </w:tcPr>
          <w:p w14:paraId="782A3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Slider 0–1</w:t>
            </w:r>
          </w:p>
        </w:tc>
      </w:tr>
      <w:tr w:rsidR="009D43E8" w14:paraId="402C734F" w14:textId="77777777" w:rsidTr="009D43E8">
        <w:tc>
          <w:tcPr>
            <w:tcW w:w="1615" w:type="dxa"/>
          </w:tcPr>
          <w:p w14:paraId="19710F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  <w:tc>
          <w:tcPr>
            <w:tcW w:w="6665" w:type="dxa"/>
          </w:tcPr>
          <w:p w14:paraId="216AB0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3840" w:type="dxa"/>
          </w:tcPr>
          <w:p w14:paraId="14F2C2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Число + preset</w:t>
            </w:r>
          </w:p>
        </w:tc>
      </w:tr>
      <w:tr w:rsidR="009D43E8" w14:paraId="40085113" w14:textId="77777777" w:rsidTr="009D43E8">
        <w:tc>
          <w:tcPr>
            <w:tcW w:w="1615" w:type="dxa"/>
          </w:tcPr>
          <w:p w14:paraId="04507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  <w:tc>
          <w:tcPr>
            <w:tcW w:w="6665" w:type="dxa"/>
          </w:tcPr>
          <w:p w14:paraId="1D20C5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3840" w:type="dxa"/>
          </w:tcPr>
          <w:p w14:paraId="0D3832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738787E0" w14:textId="77777777" w:rsidTr="009D43E8">
        <w:tc>
          <w:tcPr>
            <w:tcW w:w="1615" w:type="dxa"/>
          </w:tcPr>
          <w:p w14:paraId="1A1B1E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  <w:tc>
          <w:tcPr>
            <w:tcW w:w="6665" w:type="dxa"/>
          </w:tcPr>
          <w:p w14:paraId="1D7B0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3840" w:type="dxa"/>
          </w:tcPr>
          <w:p w14:paraId="1504C8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137FB8CF" w14:textId="77777777" w:rsidTr="009D43E8">
        <w:tc>
          <w:tcPr>
            <w:tcW w:w="1615" w:type="dxa"/>
          </w:tcPr>
          <w:p w14:paraId="31749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  <w:tc>
          <w:tcPr>
            <w:tcW w:w="6665" w:type="dxa"/>
          </w:tcPr>
          <w:p w14:paraId="6020B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включения фрагмента</w:t>
            </w:r>
          </w:p>
        </w:tc>
        <w:tc>
          <w:tcPr>
            <w:tcW w:w="3840" w:type="dxa"/>
          </w:tcPr>
          <w:p w14:paraId="63035F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7D939428" w14:textId="77777777" w:rsidTr="009D43E8">
        <w:tc>
          <w:tcPr>
            <w:tcW w:w="1615" w:type="dxa"/>
          </w:tcPr>
          <w:p w14:paraId="25E195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  <w:tc>
          <w:tcPr>
            <w:tcW w:w="6665" w:type="dxa"/>
          </w:tcPr>
          <w:p w14:paraId="5A32E6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7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7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7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7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7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840" w:type="dxa"/>
          </w:tcPr>
          <w:p w14:paraId="6DB2C0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1D2410B2" w14:textId="77777777" w:rsidTr="009D43E8">
        <w:tc>
          <w:tcPr>
            <w:tcW w:w="1615" w:type="dxa"/>
          </w:tcPr>
          <w:p w14:paraId="21A7B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6665" w:type="dxa"/>
          </w:tcPr>
          <w:p w14:paraId="39FDCE0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9"/>
                <w:id w:val="140607742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Контекст ≥8200</w:t>
                </w:r>
              </w:sdtContent>
            </w:sdt>
          </w:p>
        </w:tc>
        <w:tc>
          <w:tcPr>
            <w:tcW w:w="3840" w:type="dxa"/>
          </w:tcPr>
          <w:p w14:paraId="58D5CC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badge</w:t>
            </w:r>
          </w:p>
        </w:tc>
      </w:tr>
      <w:tr w:rsidR="009D43E8" w14:paraId="7E77160D" w14:textId="77777777" w:rsidTr="009D43E8">
        <w:tc>
          <w:tcPr>
            <w:tcW w:w="1615" w:type="dxa"/>
          </w:tcPr>
          <w:p w14:paraId="0BA139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6665" w:type="dxa"/>
          </w:tcPr>
          <w:p w14:paraId="432DB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LLM на модуль</w:t>
            </w:r>
          </w:p>
        </w:tc>
        <w:tc>
          <w:tcPr>
            <w:tcW w:w="3840" w:type="dxa"/>
          </w:tcPr>
          <w:p w14:paraId="4BB875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select</w:t>
            </w:r>
          </w:p>
        </w:tc>
      </w:tr>
    </w:tbl>
    <w:p w14:paraId="3995EFF4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50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5"/>
        <w:gridCol w:w="3135"/>
        <w:gridCol w:w="6360"/>
        <w:gridCol w:w="1860"/>
      </w:tblGrid>
      <w:tr w:rsidR="009D43E8" w14:paraId="1840555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82327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07B30F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360" w:type="dxa"/>
          </w:tcPr>
          <w:p w14:paraId="7B57D9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860" w:type="dxa"/>
          </w:tcPr>
          <w:p w14:paraId="743B0B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3D5D210" w14:textId="77777777" w:rsidTr="009D43E8">
        <w:tc>
          <w:tcPr>
            <w:tcW w:w="1485" w:type="dxa"/>
          </w:tcPr>
          <w:p w14:paraId="771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FR-MDL-01</w:t>
            </w:r>
          </w:p>
        </w:tc>
        <w:tc>
          <w:tcPr>
            <w:tcW w:w="3135" w:type="dxa"/>
          </w:tcPr>
          <w:p w14:paraId="6A76A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6360" w:type="dxa"/>
          </w:tcPr>
          <w:p w14:paraId="65B259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меняет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вывод модели с новым значением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MDL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860" w:type="dxa"/>
          </w:tcPr>
          <w:p w14:paraId="063329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</w:tr>
      <w:tr w:rsidR="009D43E8" w14:paraId="38593FF3" w14:textId="77777777" w:rsidTr="009D43E8">
        <w:tc>
          <w:tcPr>
            <w:tcW w:w="1485" w:type="dxa"/>
          </w:tcPr>
          <w:p w14:paraId="6CE8A0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FR-MDL-02</w:t>
            </w:r>
          </w:p>
        </w:tc>
        <w:tc>
          <w:tcPr>
            <w:tcW w:w="3135" w:type="dxa"/>
          </w:tcPr>
          <w:p w14:paraId="336DD5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6360" w:type="dxa"/>
          </w:tcPr>
          <w:p w14:paraId="179FBC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tokens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ограничение длины ответа §3.3.2.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ASS-T-MDL-01.</w:t>
            </w:r>
          </w:p>
        </w:tc>
        <w:tc>
          <w:tcPr>
            <w:tcW w:w="1860" w:type="dxa"/>
          </w:tcPr>
          <w:p w14:paraId="66071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</w:tr>
      <w:tr w:rsidR="009D43E8" w14:paraId="5734EEC9" w14:textId="77777777" w:rsidTr="009D43E8">
        <w:tc>
          <w:tcPr>
            <w:tcW w:w="1485" w:type="dxa"/>
          </w:tcPr>
          <w:p w14:paraId="52F71A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FR-MDL-03</w:t>
            </w:r>
          </w:p>
        </w:tc>
        <w:tc>
          <w:tcPr>
            <w:tcW w:w="3135" w:type="dxa"/>
          </w:tcPr>
          <w:p w14:paraId="6CCFF0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6360" w:type="dxa"/>
          </w:tcPr>
          <w:p w14:paraId="004FFD4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настройка индексатора §3.3.3.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переразбиение при публикации.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17B35E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</w:tr>
      <w:tr w:rsidR="009D43E8" w14:paraId="1BD2F233" w14:textId="77777777" w:rsidTr="009D43E8">
        <w:tc>
          <w:tcPr>
            <w:tcW w:w="1485" w:type="dxa"/>
          </w:tcPr>
          <w:p w14:paraId="24B97C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FR-MDL-04</w:t>
            </w:r>
          </w:p>
        </w:tc>
        <w:tc>
          <w:tcPr>
            <w:tcW w:w="3135" w:type="dxa"/>
          </w:tcPr>
          <w:p w14:paraId="7ADDB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6360" w:type="dxa"/>
          </w:tcPr>
          <w:p w14:paraId="25CDC1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overlap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перекрытие фрагментов §3.3.4.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индекса обновлено.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618A90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</w:tr>
      <w:tr w:rsidR="009D43E8" w14:paraId="66E4890D" w14:textId="77777777" w:rsidTr="009D43E8">
        <w:tc>
          <w:tcPr>
            <w:tcW w:w="1485" w:type="dxa"/>
          </w:tcPr>
          <w:p w14:paraId="06A25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FR-MDL-05</w:t>
            </w:r>
          </w:p>
        </w:tc>
        <w:tc>
          <w:tcPr>
            <w:tcW w:w="3135" w:type="dxa"/>
          </w:tcPr>
          <w:p w14:paraId="1C0F97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 контекст</w:t>
            </w:r>
          </w:p>
        </w:tc>
        <w:tc>
          <w:tcPr>
            <w:tcW w:w="6360" w:type="dxa"/>
          </w:tcPr>
          <w:p w14:paraId="1D43AA93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семантический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 контекста §3.3.5.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промпт попадают только релевантные фрагменты.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7F396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</w:tr>
      <w:tr w:rsidR="009D43E8" w14:paraId="1DC37F33" w14:textId="77777777" w:rsidTr="009D43E8">
        <w:tc>
          <w:tcPr>
            <w:tcW w:w="1485" w:type="dxa"/>
          </w:tcPr>
          <w:p w14:paraId="686A9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FR-MDL-06</w:t>
            </w:r>
          </w:p>
        </w:tc>
        <w:tc>
          <w:tcPr>
            <w:tcW w:w="3135" w:type="dxa"/>
          </w:tcPr>
          <w:p w14:paraId="5C30E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7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7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8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8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8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6360" w:type="dxa"/>
          </w:tcPr>
          <w:p w14:paraId="5B7C58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детерминированного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8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8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8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8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8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режим ответа только с цитированием источника.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C6D72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</w:tr>
    </w:tbl>
    <w:p w14:paraId="6FF38B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80"/>
          <w:id w:val="-16289695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изменение </w:t>
          </w:r>
          <w:r>
            <w:rPr>
              <w:rFonts w:ascii="Arial Unicode MS" w:eastAsia="Arial Unicode MS" w:hAnsi="Arial Unicode MS" w:cs="Arial Unicode MS"/>
              <w:color w:val="000000"/>
            </w:rPr>
            <w:t>temperature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«Тест с текущими параметрами» → 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T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MDL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-01.</w:t>
          </w:r>
        </w:sdtContent>
      </w:sdt>
    </w:p>
    <w:p w14:paraId="6D3B0A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 xml:space="preserve">Preset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: temperature 0.3–0.4; max ответа 800–1200 симв. </w:t>
      </w:r>
      <w:r w:rsidRPr="003C42DA">
        <w:rPr>
          <w:rFonts w:ascii="Arial" w:eastAsia="Arial" w:hAnsi="Arial" w:cs="Arial"/>
          <w:color w:val="000000"/>
          <w:lang w:val="ru-RU"/>
        </w:rPr>
        <w:t>(ориентир;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281"/>
          <w:id w:val="-174319159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 КЦ — ≤500, §3.4).</w:t>
          </w:r>
        </w:sdtContent>
      </w:sdt>
    </w:p>
    <w:p w14:paraId="0D11DDC2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175170C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401EA59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58881AA5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87307C2" w14:textId="77777777" w:rsidR="009D43E8" w:rsidRPr="003C42DA" w:rsidRDefault="009D43E8">
      <w:pPr>
        <w:rPr>
          <w:lang w:val="ru-RU"/>
        </w:rPr>
      </w:pPr>
    </w:p>
    <w:p w14:paraId="6FFD99E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F07346C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3988" w:name="bookmark=id.5rvh25btg5h6" w:colFirst="0" w:colLast="0"/>
      <w:bookmarkEnd w:id="3988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 Модуль распознавания документов (§2.2.4, §6)</w:t>
      </w:r>
    </w:p>
    <w:p w14:paraId="027301E8" w14:textId="28736D8C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89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sdt>
        <w:sdtPr>
          <w:tag w:val="goog_rdk_282"/>
          <w:id w:val="-110427767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Модуль распознавания документов автоматизирует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IDP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банковских документов (паспорта, договоры, выписки и др.) во вкладке «Документы»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</w:t>
          </w:r>
          <w:ins w:id="3990" w:author="Никита Гринь" w:date="2026-08-03T14:34:00Z" w16du:dateUtc="2026-08-03T11:34:00Z">
            <w:r w:rsidR="00C06442" w:rsidRPr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t>Pipeline: поступление документа (ручная загрузка через web-интерфейс либо автоматический приём из ЭДО / API) → классификация → извлечение полей → HITL → экспорт в системы банка.</w:t>
            </w:r>
          </w:ins>
          <w:ins w:id="3991" w:author="Никита Гринь" w:date="2026-08-03T14:35:00Z" w16du:dateUtc="2026-08-03T11:35:00Z">
            <w:r w:rsidR="00C06442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</w:t>
            </w:r>
          </w:ins>
          <w:del w:id="3992" w:author="Никита Гринь" w:date="2026-08-03T14:34:00Z" w16du:dateUtc="2026-08-03T11:34:00Z"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Pipeline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>: загрузка</w:delText>
            </w:r>
          </w:del>
          <w:commentRangeStart w:id="3993"/>
          <w:ins w:id="3994" w:author="Солдатенко Евгений Павлович" w:date="2026-07-31T09:30:00Z">
            <w:del w:id="3995" w:author="Никита Гринь" w:date="2026-08-03T14:34:00Z" w16du:dateUtc="2026-08-03T11:34:00Z">
              <w:r w:rsidR="00451512" w:rsidDel="00C06442">
                <w:rPr>
                  <w:rFonts w:asciiTheme="minorHAnsi" w:eastAsia="Arial Unicode MS" w:hAnsiTheme="minorHAnsi" w:cs="Arial Unicode MS"/>
                  <w:color w:val="000000"/>
                  <w:lang w:val="ru-RU"/>
                </w:rPr>
                <w:delText>(импорт?)</w:delText>
              </w:r>
            </w:del>
          </w:ins>
          <w:del w:id="3996" w:author="Никита Гринь" w:date="2026-08-03T14:34:00Z" w16du:dateUtc="2026-08-03T11:34:00Z"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  <w:commentRangeEnd w:id="3993"/>
            <w:r w:rsidR="00C06442" w:rsidRPr="003C42DA" w:rsidDel="00C06442">
              <w:rPr>
                <w:rStyle w:val="a5"/>
                <w:rFonts w:ascii="Arial Unicode MS" w:eastAsia="Arial Unicode MS" w:hAnsi="Arial Unicode MS" w:cs="Arial Unicode MS"/>
                <w:color w:val="000000"/>
                <w:sz w:val="24"/>
                <w:szCs w:val="24"/>
                <w:lang w:val="ru-RU"/>
              </w:rPr>
              <w:commentReference w:id="3993"/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→ классификация → извлечение полей → </w:delText>
            </w:r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HITL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→ экспорт в системы банка. </w:delText>
            </w:r>
          </w:del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Разв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 w:rsidR="00317F00">
        <w:rPr>
          <w:rFonts w:ascii="Arial" w:eastAsia="Arial" w:hAnsi="Arial" w:cs="Arial"/>
          <w:color w:val="000000"/>
        </w:rPr>
        <w:t>on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prem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изолированной сети; роли — §2.4 п.11–13.</w:t>
      </w:r>
    </w:p>
    <w:p w14:paraId="039E8805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97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3998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Каналы поступления документов (§6.1.4):</w:t>
        </w:r>
      </w:ins>
    </w:p>
    <w:p w14:paraId="73D4D991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99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4000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Ручная загрузка — пользователь загружает файл во вкладке «Документы».</w:t>
        </w:r>
      </w:ins>
    </w:p>
    <w:p w14:paraId="0E912C64" w14:textId="47AB80E4" w:rsidR="00C06442" w:rsidRPr="003C42DA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4001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Приём из ЭДО / API — документ поступает автоматически по интеграции, без ручной загрузки.</w:t>
        </w:r>
      </w:ins>
    </w:p>
    <w:p w14:paraId="111CDFB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02" w:name="bookmark=id.mjq875rzdkza" w:colFirst="0" w:colLast="0"/>
      <w:bookmarkEnd w:id="4002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1BBE95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§6.1]: назначение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</w:t>
      </w:r>
      <w:r>
        <w:rPr>
          <w:rFonts w:ascii="Arial" w:eastAsia="Arial" w:hAnsi="Arial" w:cs="Arial"/>
          <w:b/>
          <w:bCs/>
          <w:color w:val="000000"/>
        </w:rPr>
        <w:t>IDP</w:t>
      </w:r>
    </w:p>
    <w:p w14:paraId="79714E3B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83"/>
          <w:id w:val="51767890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Границы модуля, виды документов §6.1.3,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(≥95%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≥1 стр/с).</w:t>
          </w:r>
        </w:sdtContent>
      </w:sdt>
    </w:p>
    <w:p w14:paraId="0AD329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отдел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от СУЗ-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ассистента.</w:t>
      </w:r>
    </w:p>
    <w:p w14:paraId="61E3DF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Трассировка: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пункты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6.1.1–6.1.25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6.2.1–6.2.5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6.3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Приложения 1.</w:t>
      </w:r>
    </w:p>
    <w:p w14:paraId="7E009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03" w:name="bookmark=id.smu0fehmgo28" w:colFirst="0" w:colLast="0"/>
      <w:bookmarkEnd w:id="4003"/>
      <w:r w:rsidRPr="003C42DA">
        <w:rPr>
          <w:rFonts w:ascii="Arial" w:eastAsia="Arial" w:hAnsi="Arial" w:cs="Arial"/>
          <w:lang w:val="ru-RU"/>
        </w:rPr>
        <w:t>Виды документов (§6.1.3)</w:t>
      </w:r>
    </w:p>
    <w:tbl>
      <w:tblPr>
        <w:tblStyle w:val="49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340"/>
        <w:gridCol w:w="6295"/>
      </w:tblGrid>
      <w:tr w:rsidR="009D43E8" w14:paraId="3D31F0E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49B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4340" w:type="dxa"/>
          </w:tcPr>
          <w:p w14:paraId="3ED4AA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</w:t>
            </w:r>
          </w:p>
        </w:tc>
        <w:tc>
          <w:tcPr>
            <w:tcW w:w="6295" w:type="dxa"/>
          </w:tcPr>
          <w:p w14:paraId="7FA377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Примеры</w:t>
            </w:r>
          </w:p>
        </w:tc>
      </w:tr>
      <w:tr w:rsidR="009D43E8" w14:paraId="6BA80146" w14:textId="77777777" w:rsidTr="009D43E8">
        <w:tc>
          <w:tcPr>
            <w:tcW w:w="2640" w:type="dxa"/>
          </w:tcPr>
          <w:p w14:paraId="3FF285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6.1.3.1</w:t>
            </w:r>
          </w:p>
        </w:tc>
        <w:tc>
          <w:tcPr>
            <w:tcW w:w="4340" w:type="dxa"/>
          </w:tcPr>
          <w:p w14:paraId="55FD83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Удостоверяющие личность</w:t>
            </w:r>
          </w:p>
        </w:tc>
        <w:tc>
          <w:tcPr>
            <w:tcW w:w="6295" w:type="dxa"/>
          </w:tcPr>
          <w:p w14:paraId="79B9E5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Паспорт, ID</w:t>
            </w:r>
          </w:p>
        </w:tc>
      </w:tr>
      <w:tr w:rsidR="009D43E8" w14:paraId="5DE0C1F4" w14:textId="77777777" w:rsidTr="009D43E8">
        <w:tc>
          <w:tcPr>
            <w:tcW w:w="2640" w:type="dxa"/>
          </w:tcPr>
          <w:p w14:paraId="2745D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6.1.3.2</w:t>
            </w:r>
          </w:p>
        </w:tc>
        <w:tc>
          <w:tcPr>
            <w:tcW w:w="4340" w:type="dxa"/>
          </w:tcPr>
          <w:p w14:paraId="3E48C5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Анкеты, заявления</w:t>
            </w:r>
          </w:p>
        </w:tc>
        <w:tc>
          <w:tcPr>
            <w:tcW w:w="6295" w:type="dxa"/>
          </w:tcPr>
          <w:p w14:paraId="08DE94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Заявки клиентов</w:t>
            </w:r>
          </w:p>
        </w:tc>
      </w:tr>
      <w:tr w:rsidR="009D43E8" w14:paraId="6D6C2C3A" w14:textId="77777777" w:rsidTr="009D43E8">
        <w:tc>
          <w:tcPr>
            <w:tcW w:w="2640" w:type="dxa"/>
          </w:tcPr>
          <w:p w14:paraId="127D9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6.1.3.3</w:t>
            </w:r>
          </w:p>
        </w:tc>
        <w:tc>
          <w:tcPr>
            <w:tcW w:w="4340" w:type="dxa"/>
          </w:tcPr>
          <w:p w14:paraId="76B49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Справки</w:t>
            </w:r>
          </w:p>
        </w:tc>
        <w:tc>
          <w:tcPr>
            <w:tcW w:w="6295" w:type="dxa"/>
          </w:tcPr>
          <w:p w14:paraId="08C44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Внутренние/внешние</w:t>
            </w:r>
          </w:p>
        </w:tc>
      </w:tr>
      <w:tr w:rsidR="009D43E8" w14:paraId="2EF19DB7" w14:textId="77777777" w:rsidTr="009D43E8">
        <w:tc>
          <w:tcPr>
            <w:tcW w:w="2640" w:type="dxa"/>
          </w:tcPr>
          <w:p w14:paraId="69E9B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6.1.3.4</w:t>
            </w:r>
          </w:p>
        </w:tc>
        <w:tc>
          <w:tcPr>
            <w:tcW w:w="4340" w:type="dxa"/>
          </w:tcPr>
          <w:p w14:paraId="4552C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Договоры</w:t>
            </w:r>
          </w:p>
        </w:tc>
        <w:tc>
          <w:tcPr>
            <w:tcW w:w="6295" w:type="dxa"/>
          </w:tcPr>
          <w:p w14:paraId="12B46E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Кредит, депозит, аренда</w:t>
            </w:r>
          </w:p>
        </w:tc>
      </w:tr>
      <w:tr w:rsidR="009D43E8" w14:paraId="425A58EC" w14:textId="77777777" w:rsidTr="009D43E8">
        <w:tc>
          <w:tcPr>
            <w:tcW w:w="2640" w:type="dxa"/>
          </w:tcPr>
          <w:p w14:paraId="063C32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6.1.3.5</w:t>
            </w:r>
          </w:p>
        </w:tc>
        <w:tc>
          <w:tcPr>
            <w:tcW w:w="4340" w:type="dxa"/>
          </w:tcPr>
          <w:p w14:paraId="4E57E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жные</w:t>
            </w:r>
          </w:p>
        </w:tc>
        <w:tc>
          <w:tcPr>
            <w:tcW w:w="6295" w:type="dxa"/>
          </w:tcPr>
          <w:p w14:paraId="1C60A3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Квитанции, чеки, счета</w:t>
            </w:r>
          </w:p>
        </w:tc>
      </w:tr>
      <w:tr w:rsidR="009D43E8" w14:paraId="1F6BE034" w14:textId="77777777" w:rsidTr="009D43E8">
        <w:tc>
          <w:tcPr>
            <w:tcW w:w="2640" w:type="dxa"/>
          </w:tcPr>
          <w:p w14:paraId="1F121D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6.1.3.6</w:t>
            </w:r>
          </w:p>
        </w:tc>
        <w:tc>
          <w:tcPr>
            <w:tcW w:w="4340" w:type="dxa"/>
          </w:tcPr>
          <w:p w14:paraId="14FD6B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Уставные ЮЛ</w:t>
            </w:r>
          </w:p>
        </w:tc>
        <w:tc>
          <w:tcPr>
            <w:tcW w:w="6295" w:type="dxa"/>
          </w:tcPr>
          <w:p w14:paraId="5911E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Устав, выписки, лицензии</w:t>
            </w:r>
          </w:p>
        </w:tc>
      </w:tr>
      <w:tr w:rsidR="009D43E8" w14:paraId="17BB4D4E" w14:textId="77777777" w:rsidTr="009D43E8">
        <w:tc>
          <w:tcPr>
            <w:tcW w:w="2640" w:type="dxa"/>
          </w:tcPr>
          <w:p w14:paraId="0884D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6.1.3.7</w:t>
            </w:r>
          </w:p>
        </w:tc>
        <w:tc>
          <w:tcPr>
            <w:tcW w:w="4340" w:type="dxa"/>
          </w:tcPr>
          <w:p w14:paraId="6BFA71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выписки</w:t>
            </w:r>
          </w:p>
        </w:tc>
        <w:tc>
          <w:tcPr>
            <w:tcW w:w="6295" w:type="dxa"/>
          </w:tcPr>
          <w:p w14:paraId="01EDB8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7F4227BE" w14:textId="77777777" w:rsidTr="009D43E8">
        <w:tc>
          <w:tcPr>
            <w:tcW w:w="2640" w:type="dxa"/>
          </w:tcPr>
          <w:p w14:paraId="0791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6.1.3.8</w:t>
            </w:r>
          </w:p>
        </w:tc>
        <w:tc>
          <w:tcPr>
            <w:tcW w:w="4340" w:type="dxa"/>
          </w:tcPr>
          <w:p w14:paraId="6DB9A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Жиль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, имущество</w:t>
            </w:r>
          </w:p>
        </w:tc>
        <w:tc>
          <w:tcPr>
            <w:tcW w:w="6295" w:type="dxa"/>
          </w:tcPr>
          <w:p w14:paraId="06D6F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99B5E6A" w14:textId="77777777" w:rsidTr="009D43E8">
        <w:tc>
          <w:tcPr>
            <w:tcW w:w="2640" w:type="dxa"/>
          </w:tcPr>
          <w:p w14:paraId="27FBA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6.1.3.9</w:t>
            </w:r>
          </w:p>
        </w:tc>
        <w:tc>
          <w:tcPr>
            <w:tcW w:w="4340" w:type="dxa"/>
          </w:tcPr>
          <w:p w14:paraId="7D452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Рукописные</w:t>
            </w:r>
          </w:p>
        </w:tc>
        <w:tc>
          <w:tcPr>
            <w:tcW w:w="6295" w:type="dxa"/>
          </w:tcPr>
          <w:p w14:paraId="60E198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Пониженный auto-approve (v1.1)</w:t>
            </w:r>
          </w:p>
        </w:tc>
      </w:tr>
    </w:tbl>
    <w:p w14:paraId="6881F00E" w14:textId="5C7014DC" w:rsidR="009D43E8" w:rsidDel="000141DB" w:rsidRDefault="000141DB">
      <w:pPr>
        <w:pStyle w:val="3"/>
        <w:rPr>
          <w:del w:id="4004" w:author="Никита Гринь" w:date="2026-08-03T14:39:00Z" w16du:dateUtc="2026-08-03T11:39:00Z"/>
          <w:rFonts w:ascii="Arial" w:eastAsia="Arial" w:hAnsi="Arial" w:cs="Arial"/>
          <w:color w:val="000000"/>
          <w:lang w:val="ru-RU"/>
        </w:rPr>
      </w:pPr>
      <w:ins w:id="4005" w:author="Никита Гринь" w:date="2026-08-03T14:39:00Z" w16du:dateUtc="2026-08-03T11:39:00Z">
        <w:r w:rsidRPr="000141DB">
          <w:rPr>
            <w:rFonts w:ascii="Arial" w:eastAsia="Arial" w:hAnsi="Arial" w:cs="Arial"/>
            <w:color w:val="000000"/>
            <w:lang w:val="ru-RU"/>
          </w:rPr>
          <w:t>Конкретный перечень типов документов (doc_type) для пилота согласовывается с Заказчиком на этапе внедрения (поручение 4.2: доп. согласование модуля распознавания документов).</w:t>
        </w:r>
      </w:ins>
      <w:del w:id="4006" w:author="Никита Гринь" w:date="2026-08-03T14:39:00Z" w16du:dateUtc="2026-08-03T11:39:00Z"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Конкретный перечень 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doc</w:delText>
        </w:r>
        <w:r w:rsidR="00317F00" w:rsidRPr="003C42DA" w:rsidDel="000141DB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_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type</w:delText>
        </w:r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 для пилота — </w:delText>
        </w:r>
        <w:commentRangeStart w:id="4007"/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>на этапе согласования § п. 4.2.</w:delText>
        </w:r>
        <w:commentRangeEnd w:id="4007"/>
        <w:r w:rsidR="00745430" w:rsidDel="000141DB">
          <w:rPr>
            <w:rStyle w:val="a5"/>
            <w:rFonts w:ascii="Arial" w:eastAsia="Arial" w:hAnsi="Arial" w:cs="Arial"/>
            <w:color w:val="000000"/>
            <w:sz w:val="24"/>
            <w:szCs w:val="24"/>
            <w:lang w:val="ru-RU"/>
          </w:rPr>
          <w:commentReference w:id="4007"/>
        </w:r>
      </w:del>
    </w:p>
    <w:p w14:paraId="2EE70C1E" w14:textId="77777777" w:rsidR="000141DB" w:rsidRPr="000141DB" w:rsidRDefault="000141DB">
      <w:pPr>
        <w:rPr>
          <w:ins w:id="4008" w:author="Никита Гринь" w:date="2026-08-03T14:39:00Z" w16du:dateUtc="2026-08-03T11:39:00Z"/>
          <w:lang w:val="ru-RU"/>
          <w:rPrChange w:id="4009" w:author="Никита Гринь" w:date="2026-08-03T14:39:00Z" w16du:dateUtc="2026-08-03T11:39:00Z">
            <w:rPr>
              <w:ins w:id="4010" w:author="Никита Гринь" w:date="2026-08-03T14:39:00Z" w16du:dateUtc="2026-08-03T11:39:00Z"/>
              <w:rFonts w:ascii="Arial" w:eastAsia="Arial" w:hAnsi="Arial" w:cs="Arial"/>
              <w:color w:val="000000"/>
              <w:lang w:val="ru-RU"/>
            </w:rPr>
          </w:rPrChange>
        </w:rPr>
        <w:pPrChange w:id="4011" w:author="Никита Гринь" w:date="2026-08-03T14:39:00Z" w16du:dateUtc="2026-08-03T11:39:00Z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</w:pPr>
        </w:pPrChange>
      </w:pPr>
    </w:p>
    <w:p w14:paraId="5BE34A56" w14:textId="77777777" w:rsidR="009D43E8" w:rsidRDefault="00317F00">
      <w:pPr>
        <w:pStyle w:val="3"/>
        <w:rPr>
          <w:rFonts w:ascii="Arial" w:eastAsia="Arial" w:hAnsi="Arial" w:cs="Arial"/>
        </w:rPr>
      </w:pPr>
      <w:bookmarkStart w:id="4012" w:name="bookmark=id.pilm9lf4dn8u" w:colFirst="0" w:colLast="0"/>
      <w:bookmarkEnd w:id="4012"/>
      <w:r>
        <w:rPr>
          <w:rFonts w:ascii="Arial" w:eastAsia="Arial" w:hAnsi="Arial" w:cs="Arial"/>
        </w:rPr>
        <w:t>Границы модуля</w:t>
      </w:r>
    </w:p>
    <w:tbl>
      <w:tblPr>
        <w:tblStyle w:val="48"/>
        <w:tblW w:w="103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15"/>
        <w:gridCol w:w="5965"/>
      </w:tblGrid>
      <w:tr w:rsidR="009D43E8" w14:paraId="4109DC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15" w:type="dxa"/>
          </w:tcPr>
          <w:p w14:paraId="39A7A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5965" w:type="dxa"/>
          </w:tcPr>
          <w:p w14:paraId="70748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50000B" w14:paraId="73B2A66A" w14:textId="77777777" w:rsidTr="009D43E8">
        <w:tc>
          <w:tcPr>
            <w:tcW w:w="4415" w:type="dxa"/>
          </w:tcPr>
          <w:p w14:paraId="326BB1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5965" w:type="dxa"/>
          </w:tcPr>
          <w:p w14:paraId="68828E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1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1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1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16" w:author="Никита Гринь" w:date="2026-07-31T11:05:00Z" w16du:dateUtc="2026-07-31T08:05:00Z">
                  <w:rPr/>
                </w:rPrChange>
              </w:rPr>
              <w:instrText>.57</w:instrText>
            </w:r>
            <w:r>
              <w:instrText>lpi</w:instrText>
            </w:r>
            <w:r w:rsidRPr="003D1E67">
              <w:rPr>
                <w:lang w:val="ru-RU"/>
                <w:rPrChange w:id="4017" w:author="Никита Гринь" w:date="2026-07-31T11:05:00Z" w16du:dateUtc="2026-07-31T08:05:00Z">
                  <w:rPr/>
                </w:rPrChange>
              </w:rPr>
              <w:instrText>6</w:instrText>
            </w:r>
            <w:r>
              <w:instrText>vccj</w:instrText>
            </w:r>
            <w:r w:rsidRPr="003D1E67">
              <w:rPr>
                <w:lang w:val="ru-RU"/>
                <w:rPrChange w:id="4018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m</w:instrText>
            </w:r>
            <w:r w:rsidRPr="003D1E67">
              <w:rPr>
                <w:lang w:val="ru-RU"/>
                <w:rPrChange w:id="401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1E1CC248" w14:textId="77777777" w:rsidTr="009D43E8">
        <w:tc>
          <w:tcPr>
            <w:tcW w:w="4415" w:type="dxa"/>
          </w:tcPr>
          <w:p w14:paraId="27A71B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Загрузка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пакетная загрузка (§6.1.4–5)</w:t>
            </w:r>
          </w:p>
        </w:tc>
        <w:tc>
          <w:tcPr>
            <w:tcW w:w="5965" w:type="dxa"/>
          </w:tcPr>
          <w:p w14:paraId="50E28BD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4"/>
                <w:id w:val="135125279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(вне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модуля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см.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D1E67">
              <w:rPr>
                <w:lang w:val="ru-RU"/>
                <w:rPrChange w:id="402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D1E67">
              <w:rPr>
                <w:lang w:val="ru-RU"/>
                <w:rPrChange w:id="402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D1E67">
              <w:rPr>
                <w:lang w:val="ru-RU"/>
                <w:rPrChange w:id="4022" w:author="Никита Гринь" w:date="2026-07-31T11:05:00Z" w16du:dateUtc="2026-07-31T08:0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D1E67">
              <w:rPr>
                <w:lang w:val="ru-RU"/>
                <w:rPrChange w:id="4023" w:author="Никита Гринь" w:date="2026-07-31T11:05:00Z" w16du:dateUtc="2026-07-31T08:05:00Z">
                  <w:rPr/>
                </w:rPrChange>
              </w:rPr>
              <w:instrText>.6</w:instrText>
            </w:r>
            <w:r w:rsidR="00317F00">
              <w:instrText>hrwvs</w:instrText>
            </w:r>
            <w:r w:rsidR="00317F00" w:rsidRPr="003D1E67">
              <w:rPr>
                <w:lang w:val="ru-RU"/>
                <w:rPrChange w:id="4024" w:author="Никита Гринь" w:date="2026-07-31T11:05:00Z" w16du:dateUtc="2026-07-31T08:05:00Z">
                  <w:rPr/>
                </w:rPrChange>
              </w:rPr>
              <w:instrText>4</w:instrText>
            </w:r>
            <w:r w:rsidR="00317F00">
              <w:instrText>g</w:instrText>
            </w:r>
            <w:r w:rsidR="00317F00" w:rsidRPr="003D1E67">
              <w:rPr>
                <w:lang w:val="ru-RU"/>
                <w:rPrChange w:id="4025" w:author="Никита Гринь" w:date="2026-07-31T11:05:00Z" w16du:dateUtc="2026-07-31T08:05:00Z">
                  <w:rPr/>
                </w:rPrChange>
              </w:rPr>
              <w:instrText>5</w:instrText>
            </w:r>
            <w:r w:rsidR="00317F00">
              <w:instrText>dom</w:instrText>
            </w:r>
            <w:r w:rsidR="00317F00" w:rsidRPr="003D1E67">
              <w:rPr>
                <w:lang w:val="ru-RU"/>
                <w:rPrChange w:id="4026" w:author="Никита Гринь" w:date="2026-07-31T11:05:00Z" w16du:dateUtc="2026-07-31T08:0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VI.1</w:t>
            </w:r>
            <w:r w:rsidR="00317F00">
              <w:fldChar w:fldCharType="end"/>
            </w:r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:rsidRPr="0050000B" w14:paraId="452ACA9A" w14:textId="77777777" w:rsidTr="009D43E8">
        <w:tc>
          <w:tcPr>
            <w:tcW w:w="4415" w:type="dxa"/>
          </w:tcPr>
          <w:p w14:paraId="5055F6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классификация, извлечение полей, валидация,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</w:p>
        </w:tc>
        <w:tc>
          <w:tcPr>
            <w:tcW w:w="5965" w:type="dxa"/>
          </w:tcPr>
          <w:p w14:paraId="0CE195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ИИ-ассистент как отдельный 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27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28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29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30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rgkvy</w:instrText>
            </w:r>
            <w:r w:rsidRPr="003D1E67">
              <w:rPr>
                <w:lang w:val="ru-RU"/>
                <w:rPrChange w:id="4031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xtrlk</w:instrText>
            </w:r>
            <w:r w:rsidRPr="003D1E67">
              <w:rPr>
                <w:lang w:val="ru-RU"/>
                <w:rPrChange w:id="4032" w:author="Никита Гринь" w:date="2026-07-31T11:05:00Z" w16du:dateUtc="2026-07-31T08:05:00Z">
                  <w:rPr/>
                </w:rPrChange>
              </w:rPr>
              <w:instrText>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5B51854A" w14:textId="77777777" w:rsidTr="009D43E8">
        <w:tc>
          <w:tcPr>
            <w:tcW w:w="4415" w:type="dxa"/>
          </w:tcPr>
          <w:p w14:paraId="15AB3EE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processing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интеграция с чат-ассистентом (§6.1.24)</w:t>
            </w:r>
          </w:p>
        </w:tc>
        <w:tc>
          <w:tcPr>
            <w:tcW w:w="5965" w:type="dxa"/>
          </w:tcPr>
          <w:p w14:paraId="6599E0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9D43E8" w:rsidRPr="0050000B" w14:paraId="5D49A023" w14:textId="77777777" w:rsidTr="009D43E8">
        <w:tc>
          <w:tcPr>
            <w:tcW w:w="4415" w:type="dxa"/>
          </w:tcPr>
          <w:p w14:paraId="617354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Интеграция с ЭДО, экспорт в системы банка</w:t>
            </w:r>
          </w:p>
        </w:tc>
        <w:tc>
          <w:tcPr>
            <w:tcW w:w="5965" w:type="dxa"/>
          </w:tcPr>
          <w:p w14:paraId="208D06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Детальная спецификация платформы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3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3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3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36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vz</w:instrText>
            </w:r>
            <w:r w:rsidRPr="003D1E67">
              <w:rPr>
                <w:lang w:val="ru-RU"/>
                <w:rPrChange w:id="4037" w:author="Никита Гринь" w:date="2026-07-31T11:05:00Z" w16du:dateUtc="2026-07-31T08:05:00Z">
                  <w:rPr/>
                </w:rPrChange>
              </w:rPr>
              <w:instrText>8</w:instrText>
            </w:r>
            <w:r>
              <w:instrText>ssq</w:instrText>
            </w:r>
            <w:r w:rsidRPr="003D1E67">
              <w:rPr>
                <w:lang w:val="ru-RU"/>
                <w:rPrChange w:id="4038" w:author="Никита Гринь" w:date="2026-07-31T11:05:00Z" w16du:dateUtc="2026-07-31T08:05:00Z">
                  <w:rPr/>
                </w:rPrChange>
              </w:rPr>
              <w:instrText>4</w:instrText>
            </w:r>
            <w:r>
              <w:instrText>d</w:instrText>
            </w:r>
            <w:r w:rsidRPr="003D1E67">
              <w:rPr>
                <w:lang w:val="ru-RU"/>
                <w:rPrChange w:id="4039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zlg</w:instrText>
            </w:r>
            <w:r w:rsidRPr="003D1E67">
              <w:rPr>
                <w:lang w:val="ru-RU"/>
                <w:rPrChange w:id="4040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4549166" w14:textId="77777777" w:rsidTr="009D43E8">
        <w:tc>
          <w:tcPr>
            <w:tcW w:w="4415" w:type="dxa"/>
          </w:tcPr>
          <w:p w14:paraId="6C914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§6.2, обучение §6.3</w:t>
            </w:r>
          </w:p>
        </w:tc>
        <w:tc>
          <w:tcPr>
            <w:tcW w:w="5965" w:type="dxa"/>
          </w:tcPr>
          <w:p w14:paraId="1B55C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77E4E4C" w14:textId="77777777" w:rsidTr="009D43E8">
        <w:tc>
          <w:tcPr>
            <w:tcW w:w="4415" w:type="dxa"/>
          </w:tcPr>
          <w:p w14:paraId="7B5AC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Локальное разв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ртывание, изолированная сеть (§6.1.22)</w:t>
            </w:r>
          </w:p>
        </w:tc>
        <w:tc>
          <w:tcPr>
            <w:tcW w:w="5965" w:type="dxa"/>
          </w:tcPr>
          <w:p w14:paraId="651FFE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38E74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47"/>
        <w:tblW w:w="112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05"/>
        <w:gridCol w:w="4830"/>
        <w:gridCol w:w="3330"/>
      </w:tblGrid>
      <w:tr w:rsidR="009D43E8" w14:paraId="2B3D4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5" w:type="dxa"/>
          </w:tcPr>
          <w:p w14:paraId="6B298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4830" w:type="dxa"/>
          </w:tcPr>
          <w:p w14:paraId="337CDF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30" w:type="dxa"/>
          </w:tcPr>
          <w:p w14:paraId="589D72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C34B5D8" w14:textId="77777777" w:rsidTr="009D43E8">
        <w:tc>
          <w:tcPr>
            <w:tcW w:w="3105" w:type="dxa"/>
          </w:tcPr>
          <w:p w14:paraId="69C55F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Точность OCR</w:t>
            </w:r>
          </w:p>
        </w:tc>
        <w:tc>
          <w:tcPr>
            <w:tcW w:w="4830" w:type="dxa"/>
          </w:tcPr>
          <w:p w14:paraId="53E7000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5"/>
                <w:id w:val="-103366387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95%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стандартных отсканированных документах</w:t>
            </w:r>
          </w:p>
        </w:tc>
        <w:tc>
          <w:tcPr>
            <w:tcW w:w="3330" w:type="dxa"/>
          </w:tcPr>
          <w:p w14:paraId="5FF885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6.1.18</w:t>
            </w:r>
          </w:p>
        </w:tc>
      </w:tr>
      <w:tr w:rsidR="009D43E8" w14:paraId="3614963D" w14:textId="77777777" w:rsidTr="009D43E8">
        <w:tc>
          <w:tcPr>
            <w:tcW w:w="3105" w:type="dxa"/>
          </w:tcPr>
          <w:p w14:paraId="6D310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Производительность</w:t>
            </w:r>
          </w:p>
        </w:tc>
        <w:tc>
          <w:tcPr>
            <w:tcW w:w="4830" w:type="dxa"/>
          </w:tcPr>
          <w:p w14:paraId="0CD8C65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6"/>
                <w:id w:val="8954373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1 страница / 1 сек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1 поток</w:t>
            </w:r>
          </w:p>
        </w:tc>
        <w:tc>
          <w:tcPr>
            <w:tcW w:w="3330" w:type="dxa"/>
          </w:tcPr>
          <w:p w14:paraId="733E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6.1.19</w:t>
            </w:r>
          </w:p>
        </w:tc>
      </w:tr>
      <w:tr w:rsidR="009D43E8" w14:paraId="71E2DE9A" w14:textId="77777777" w:rsidTr="009D43E8">
        <w:tc>
          <w:tcPr>
            <w:tcW w:w="3105" w:type="dxa"/>
          </w:tcPr>
          <w:p w14:paraId="4ED461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входа</w:t>
            </w:r>
          </w:p>
        </w:tc>
        <w:tc>
          <w:tcPr>
            <w:tcW w:w="4830" w:type="dxa"/>
          </w:tcPr>
          <w:p w14:paraId="449B0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PDF,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JPEG</w:t>
            </w:r>
            <w:r>
              <w:rPr>
                <w:rFonts w:ascii="Arial" w:eastAsia="Arial" w:hAnsi="Arial" w:cs="Arial"/>
                <w:color w:val="000000"/>
              </w:rPr>
              <w:t>, PNG, TIFF (+ .jpg)</w:t>
            </w:r>
          </w:p>
        </w:tc>
        <w:tc>
          <w:tcPr>
            <w:tcW w:w="3330" w:type="dxa"/>
          </w:tcPr>
          <w:p w14:paraId="0B310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6.1.6</w:t>
            </w:r>
          </w:p>
        </w:tc>
      </w:tr>
      <w:tr w:rsidR="009D43E8" w14:paraId="43DD96FB" w14:textId="77777777" w:rsidTr="009D43E8">
        <w:tc>
          <w:tcPr>
            <w:tcW w:w="3105" w:type="dxa"/>
          </w:tcPr>
          <w:p w14:paraId="2782AD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экспорта документа</w:t>
            </w:r>
          </w:p>
        </w:tc>
        <w:tc>
          <w:tcPr>
            <w:tcW w:w="4830" w:type="dxa"/>
          </w:tcPr>
          <w:p w14:paraId="5B54AA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pdf, docx, txt, xlsx</w:t>
            </w:r>
          </w:p>
        </w:tc>
        <w:tc>
          <w:tcPr>
            <w:tcW w:w="3330" w:type="dxa"/>
          </w:tcPr>
          <w:p w14:paraId="5A27CC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6.1.16</w:t>
            </w:r>
          </w:p>
        </w:tc>
      </w:tr>
      <w:tr w:rsidR="009D43E8" w14:paraId="7D252549" w14:textId="77777777" w:rsidTr="009D43E8">
        <w:tc>
          <w:tcPr>
            <w:tcW w:w="3105" w:type="dxa"/>
          </w:tcPr>
          <w:p w14:paraId="26F5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Выгрузка данных</w:t>
            </w:r>
          </w:p>
        </w:tc>
        <w:tc>
          <w:tcPr>
            <w:tcW w:w="4830" w:type="dxa"/>
          </w:tcPr>
          <w:p w14:paraId="4308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Excel, CSV, JSON</w:t>
            </w:r>
          </w:p>
        </w:tc>
        <w:tc>
          <w:tcPr>
            <w:tcW w:w="3330" w:type="dxa"/>
          </w:tcPr>
          <w:p w14:paraId="2BAF3F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6.1.23</w:t>
            </w:r>
          </w:p>
        </w:tc>
      </w:tr>
      <w:tr w:rsidR="009D43E8" w14:paraId="793C6DD0" w14:textId="77777777" w:rsidTr="009D43E8">
        <w:tc>
          <w:tcPr>
            <w:tcW w:w="3105" w:type="dxa"/>
          </w:tcPr>
          <w:p w14:paraId="15145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  <w:tc>
          <w:tcPr>
            <w:tcW w:w="4830" w:type="dxa"/>
          </w:tcPr>
          <w:p w14:paraId="4929B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Шифрование, аудит, RBAC</w:t>
            </w:r>
          </w:p>
        </w:tc>
        <w:tc>
          <w:tcPr>
            <w:tcW w:w="3330" w:type="dxa"/>
          </w:tcPr>
          <w:p w14:paraId="5F7A7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6.1.21, §8–9</w:t>
            </w:r>
          </w:p>
        </w:tc>
      </w:tr>
    </w:tbl>
    <w:p w14:paraId="1E4DCA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Детальные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§6]</w:t>
      </w:r>
      <w:r w:rsidRPr="003C42DA">
        <w:rPr>
          <w:rFonts w:ascii="Arial" w:eastAsia="Arial" w:hAnsi="Arial" w:cs="Arial"/>
          <w:color w:val="000000"/>
          <w:lang w:val="ru-RU"/>
        </w:rPr>
        <w:t xml:space="preserve"> (настоящий раздел 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.2–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.8).</w:t>
      </w:r>
    </w:p>
    <w:p w14:paraId="295FBAE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41" w:name="bookmark=id.1mofu5eluyrg" w:colFirst="0" w:colLast="0"/>
      <w:bookmarkEnd w:id="4041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.2. Роли</w:t>
      </w:r>
    </w:p>
    <w:p w14:paraId="589298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 п.11–13]: администратор, пользователь, аналитик </w:t>
      </w:r>
      <w:r>
        <w:rPr>
          <w:rFonts w:ascii="Arial" w:eastAsia="Arial" w:hAnsi="Arial" w:cs="Arial"/>
          <w:b/>
          <w:bCs/>
          <w:color w:val="000000"/>
        </w:rPr>
        <w:t>OCR</w:t>
      </w:r>
    </w:p>
    <w:p w14:paraId="0AEB530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Три договорные роли модуля с функциями по ТТ дословно.</w:t>
      </w:r>
    </w:p>
    <w:p w14:paraId="00DD962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 с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46"/>
        <w:tblW w:w="12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5"/>
        <w:gridCol w:w="2105"/>
        <w:gridCol w:w="4860"/>
        <w:gridCol w:w="2235"/>
        <w:gridCol w:w="2760"/>
      </w:tblGrid>
      <w:tr w:rsidR="009D43E8" w14:paraId="4FBCBFB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4FD52E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 §2.4</w:t>
            </w:r>
          </w:p>
        </w:tc>
        <w:tc>
          <w:tcPr>
            <w:tcW w:w="2105" w:type="dxa"/>
          </w:tcPr>
          <w:p w14:paraId="405C4B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(ТТ, дословно)</w:t>
            </w:r>
          </w:p>
        </w:tc>
        <w:tc>
          <w:tcPr>
            <w:tcW w:w="4860" w:type="dxa"/>
          </w:tcPr>
          <w:p w14:paraId="2FC0DC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по ТТ</w:t>
            </w:r>
          </w:p>
        </w:tc>
        <w:tc>
          <w:tcPr>
            <w:tcW w:w="2235" w:type="dxa"/>
          </w:tcPr>
          <w:p w14:paraId="14C5CE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2760" w:type="dxa"/>
          </w:tcPr>
          <w:p w14:paraId="03899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</w:tr>
      <w:tr w:rsidR="009D43E8" w14:paraId="46732AD8" w14:textId="77777777" w:rsidTr="009D43E8">
        <w:tc>
          <w:tcPr>
            <w:tcW w:w="864" w:type="dxa"/>
          </w:tcPr>
          <w:p w14:paraId="1713F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105" w:type="dxa"/>
          </w:tcPr>
          <w:p w14:paraId="74CD1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4860" w:type="dxa"/>
          </w:tcPr>
          <w:p w14:paraId="7A0994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>
            <w:tcW w:w="2235" w:type="dxa"/>
          </w:tcPr>
          <w:p w14:paraId="5C9DAB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«Документы», Центр настроек (раздел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60" w:type="dxa"/>
          </w:tcPr>
          <w:p w14:paraId="27C833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47F3969C" w14:textId="77777777" w:rsidTr="009D43E8">
        <w:tc>
          <w:tcPr>
            <w:tcW w:w="864" w:type="dxa"/>
          </w:tcPr>
          <w:p w14:paraId="4B3F86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105" w:type="dxa"/>
          </w:tcPr>
          <w:p w14:paraId="5F2124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4860" w:type="dxa"/>
          </w:tcPr>
          <w:p w14:paraId="159191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Доступ к интерфейсу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модуль распознавания документов для отправки запросов и получения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предоставление обратной связи по качеству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путем проставления оценки релевантности и полезности ответа</w:t>
            </w:r>
          </w:p>
        </w:tc>
        <w:tc>
          <w:tcPr>
            <w:tcW w:w="2235" w:type="dxa"/>
          </w:tcPr>
          <w:p w14:paraId="0C915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«Документы»</w:t>
            </w:r>
          </w:p>
        </w:tc>
        <w:tc>
          <w:tcPr>
            <w:tcW w:w="2760" w:type="dxa"/>
          </w:tcPr>
          <w:p w14:paraId="3F089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5AB0A882" w14:textId="77777777" w:rsidTr="009D43E8">
        <w:tc>
          <w:tcPr>
            <w:tcW w:w="864" w:type="dxa"/>
          </w:tcPr>
          <w:p w14:paraId="66E5C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105" w:type="dxa"/>
          </w:tcPr>
          <w:p w14:paraId="178DB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4860" w:type="dxa"/>
          </w:tcPr>
          <w:p w14:paraId="32DD5A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>
            <w:tcW w:w="2235" w:type="dxa"/>
          </w:tcPr>
          <w:p w14:paraId="70E78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 (§6.2)</w:t>
            </w:r>
          </w:p>
        </w:tc>
        <w:tc>
          <w:tcPr>
            <w:tcW w:w="2760" w:type="dxa"/>
          </w:tcPr>
          <w:p w14:paraId="7DF929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</w:tbl>
    <w:p w14:paraId="463D73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 — </w:t>
      </w:r>
      <w:r>
        <w:fldChar w:fldCharType="begin"/>
      </w:r>
      <w:r>
        <w:instrText>HYPERLINK</w:instrText>
      </w:r>
      <w:r w:rsidRPr="003D1E67">
        <w:rPr>
          <w:lang w:val="ru-RU"/>
          <w:rPrChange w:id="404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4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4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045" w:author="Никита Гринь" w:date="2026-07-31T11:05:00Z" w16du:dateUtc="2026-07-31T08:05:00Z">
            <w:rPr/>
          </w:rPrChange>
        </w:rPr>
        <w:instrText>.</w:instrText>
      </w:r>
      <w:r>
        <w:instrText>qqe</w:instrText>
      </w:r>
      <w:r w:rsidRPr="003D1E67">
        <w:rPr>
          <w:lang w:val="ru-RU"/>
          <w:rPrChange w:id="4046" w:author="Никита Гринь" w:date="2026-07-31T11:05:00Z" w16du:dateUtc="2026-07-31T08:05:00Z">
            <w:rPr/>
          </w:rPrChange>
        </w:rPr>
        <w:instrText>4</w:instrText>
      </w:r>
      <w:r>
        <w:instrText>w</w:instrText>
      </w:r>
      <w:r w:rsidRPr="003D1E67">
        <w:rPr>
          <w:lang w:val="ru-RU"/>
          <w:rPrChange w:id="4047" w:author="Никита Гринь" w:date="2026-07-31T11:05:00Z" w16du:dateUtc="2026-07-31T08:05:00Z">
            <w:rPr/>
          </w:rPrChange>
        </w:rPr>
        <w:instrText>267</w:instrText>
      </w:r>
      <w:r>
        <w:instrText>k</w:instrText>
      </w:r>
      <w:r w:rsidRPr="003D1E67">
        <w:rPr>
          <w:lang w:val="ru-RU"/>
          <w:rPrChange w:id="4048" w:author="Никита Гринь" w:date="2026-07-31T11:05:00Z" w16du:dateUtc="2026-07-31T08:05:00Z">
            <w:rPr/>
          </w:rPrChange>
        </w:rPr>
        <w:instrText>1</w:instrText>
      </w:r>
      <w:r>
        <w:instrText>ew</w:instrText>
      </w:r>
      <w:r w:rsidRPr="003D1E67">
        <w:rPr>
          <w:lang w:val="ru-RU"/>
          <w:rPrChange w:id="4049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параметры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405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5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5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053" w:author="Никита Гринь" w:date="2026-07-31T11:05:00Z" w16du:dateUtc="2026-07-31T08:05:00Z">
            <w:rPr/>
          </w:rPrChange>
        </w:rPr>
        <w:instrText>.</w:instrText>
      </w:r>
      <w:r>
        <w:instrText>ww</w:instrText>
      </w:r>
      <w:r w:rsidRPr="003D1E67">
        <w:rPr>
          <w:lang w:val="ru-RU"/>
          <w:rPrChange w:id="4054" w:author="Никита Гринь" w:date="2026-07-31T11:05:00Z" w16du:dateUtc="2026-07-31T08:05:00Z">
            <w:rPr/>
          </w:rPrChange>
        </w:rPr>
        <w:instrText>4</w:instrText>
      </w:r>
      <w:r>
        <w:instrText>y</w:instrText>
      </w:r>
      <w:r w:rsidRPr="003D1E67">
        <w:rPr>
          <w:lang w:val="ru-RU"/>
          <w:rPrChange w:id="4055" w:author="Никита Гринь" w:date="2026-07-31T11:05:00Z" w16du:dateUtc="2026-07-31T08:05:00Z">
            <w:rPr/>
          </w:rPrChange>
        </w:rPr>
        <w:instrText>21</w:instrText>
      </w:r>
      <w:r>
        <w:instrText>oi</w:instrText>
      </w:r>
      <w:r w:rsidRPr="003D1E67">
        <w:rPr>
          <w:lang w:val="ru-RU"/>
          <w:rPrChange w:id="4056" w:author="Никита Гринь" w:date="2026-07-31T11:05:00Z" w16du:dateUtc="2026-07-31T08:05:00Z">
            <w:rPr/>
          </w:rPrChange>
        </w:rPr>
        <w:instrText>267</w:instrText>
      </w:r>
      <w:r>
        <w:instrText>l</w:instrText>
      </w:r>
      <w:r w:rsidRPr="003D1E67">
        <w:rPr>
          <w:lang w:val="ru-RU"/>
          <w:rPrChange w:id="4057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91FF8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58" w:name="bookmark=id.x1gv91bxn4dx" w:colFirst="0" w:colLast="0"/>
      <w:bookmarkEnd w:id="4058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 xml:space="preserve">.3. Интерфейсы и </w:t>
      </w:r>
      <w:commentRangeStart w:id="4059"/>
      <w:commentRangeStart w:id="4060"/>
      <w:r w:rsidRPr="003C42DA">
        <w:rPr>
          <w:rFonts w:ascii="Arial" w:eastAsia="Arial" w:hAnsi="Arial" w:cs="Arial"/>
          <w:lang w:val="ru-RU"/>
        </w:rPr>
        <w:t>макеты</w:t>
      </w:r>
      <w:commentRangeEnd w:id="4059"/>
      <w:r w:rsidR="000608EE" w:rsidRPr="003C42DA">
        <w:rPr>
          <w:rStyle w:val="a5"/>
          <w:rFonts w:ascii="Arial" w:eastAsia="Arial" w:hAnsi="Arial" w:cs="Arial"/>
          <w:sz w:val="32"/>
          <w:szCs w:val="32"/>
          <w:lang w:val="ru-RU"/>
        </w:rPr>
        <w:commentReference w:id="4059"/>
      </w:r>
      <w:commentRangeEnd w:id="4060"/>
      <w:r w:rsidR="000141DB" w:rsidRPr="003C42DA">
        <w:rPr>
          <w:rStyle w:val="a5"/>
          <w:rFonts w:ascii="Arial" w:eastAsia="Arial" w:hAnsi="Arial" w:cs="Arial"/>
          <w:sz w:val="32"/>
          <w:szCs w:val="32"/>
          <w:lang w:val="ru-RU"/>
        </w:rPr>
        <w:commentReference w:id="4060"/>
      </w:r>
    </w:p>
    <w:p w14:paraId="0204EA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§6.1.15]: </w:t>
      </w: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Очередь / Загрузить / Проверка</w:t>
      </w:r>
    </w:p>
    <w:p w14:paraId="11B7929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 xml:space="preserve">HITL overlay, confidence, слайды IV-1…IV-4. </w:t>
      </w:r>
      <w:r w:rsidRPr="003C42DA">
        <w:rPr>
          <w:rFonts w:ascii="Arial" w:eastAsia="Arial" w:hAnsi="Arial" w:cs="Arial"/>
          <w:color w:val="000000"/>
          <w:lang w:val="ru-RU"/>
        </w:rPr>
        <w:t xml:space="preserve">Операторские экраны —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Документы ·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админ «Типы документов»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A7EE0C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проверяет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визуально поверх оригинала.</w:t>
      </w:r>
    </w:p>
    <w:p w14:paraId="008124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«Документы»:Очередь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Загрузить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Проверка</w:t>
      </w:r>
    </w:p>
    <w:tbl>
      <w:tblPr>
        <w:tblStyle w:val="45"/>
        <w:tblW w:w="92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430"/>
      </w:tblGrid>
      <w:tr w:rsidR="009D43E8" w14:paraId="2DE6C0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755A96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Sub-tab</w:t>
            </w:r>
          </w:p>
        </w:tc>
        <w:tc>
          <w:tcPr>
            <w:tcW w:w="6430" w:type="dxa"/>
          </w:tcPr>
          <w:p w14:paraId="2F3F63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3A76091B" w14:textId="77777777" w:rsidTr="009D43E8">
        <w:tc>
          <w:tcPr>
            <w:tcW w:w="2790" w:type="dxa"/>
          </w:tcPr>
          <w:p w14:paraId="087480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6430" w:type="dxa"/>
          </w:tcPr>
          <w:p w14:paraId="787BA501" w14:textId="5607BF2D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061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  <w:lang w:val="ru-RU"/>
                </w:rPr>
                <w:t>Фильтры (в т.ч. по источнику: ручная загрузка / API / ЭДО); таблица (файл, тип, статус, источник); progress; «Открыть». Документы из ЭДО появляются в очереди автоматически, без ручной загрузки.</w:t>
              </w:r>
            </w:ins>
            <w:del w:id="4062" w:author="Никита Гринь" w:date="2026-08-03T14:46:00Z" w16du:dateUtc="2026-08-03T11:46:00Z"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Фильтры; таблица (файл, тип, статус); 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progress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«Открыть»</w:delText>
              </w:r>
            </w:del>
          </w:p>
        </w:tc>
      </w:tr>
      <w:tr w:rsidR="009D43E8" w:rsidRPr="008E2FA7" w14:paraId="556C5614" w14:textId="77777777" w:rsidTr="009D43E8">
        <w:tc>
          <w:tcPr>
            <w:tcW w:w="2790" w:type="dxa"/>
          </w:tcPr>
          <w:p w14:paraId="5D482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6430" w:type="dxa"/>
          </w:tcPr>
          <w:p w14:paraId="33120591" w14:textId="518FA214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063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</w:rPr>
                <w:t>Drop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4064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</w:t>
              </w:r>
              <w:r w:rsidRPr="000141DB">
                <w:rPr>
                  <w:rFonts w:ascii="Arial" w:eastAsia="Arial" w:hAnsi="Arial" w:cs="Arial"/>
                  <w:color w:val="000000"/>
                </w:rPr>
                <w:t>zone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4065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; тип документа; пакет; «Начать распознавание» (только ручная загрузка; приём из ЭДО — не здесь, см. </w:t>
              </w:r>
              <w:r w:rsidRPr="000141DB">
                <w:rPr>
                  <w:rFonts w:ascii="Arial" w:eastAsia="Arial" w:hAnsi="Arial" w:cs="Arial"/>
                  <w:color w:val="000000"/>
                </w:rPr>
                <w:t>«Очередь»)</w:t>
              </w:r>
            </w:ins>
            <w:del w:id="4066" w:author="Никита Гринь" w:date="2026-08-03T14:46:00Z" w16du:dateUtc="2026-08-03T11:46:00Z">
              <w:r w:rsidR="00317F00" w:rsidDel="000141DB">
                <w:rPr>
                  <w:rFonts w:ascii="Arial" w:eastAsia="Arial" w:hAnsi="Arial" w:cs="Arial"/>
                  <w:color w:val="000000"/>
                </w:rPr>
                <w:delText>Drop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zone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тип документа; пакет; «</w:delText>
              </w:r>
              <w:commentRangeStart w:id="4067"/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Начать распознавание</w:delText>
              </w:r>
              <w:commentRangeEnd w:id="4067"/>
              <w:r w:rsidR="00451512" w:rsidRPr="003C42DA" w:rsidDel="000141DB">
                <w:rPr>
                  <w:rStyle w:val="a5"/>
                  <w:rFonts w:ascii="Arial" w:eastAsia="Arial" w:hAnsi="Arial" w:cs="Arial"/>
                  <w:color w:val="000000"/>
                  <w:sz w:val="24"/>
                  <w:szCs w:val="24"/>
                  <w:lang w:val="ru-RU"/>
                </w:rPr>
                <w:commentReference w:id="4067"/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»</w:delText>
              </w:r>
            </w:del>
          </w:p>
        </w:tc>
      </w:tr>
      <w:tr w:rsidR="009D43E8" w14:paraId="64FDCD68" w14:textId="77777777" w:rsidTr="009D43E8">
        <w:tc>
          <w:tcPr>
            <w:tcW w:w="2790" w:type="dxa"/>
          </w:tcPr>
          <w:p w14:paraId="382F25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6430" w:type="dxa"/>
          </w:tcPr>
          <w:p w14:paraId="03B580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Split: viewer + bbox; поля + confidence; LLM-правка; «Утвердить и экспорт»</w:t>
            </w:r>
          </w:p>
        </w:tc>
      </w:tr>
    </w:tbl>
    <w:p w14:paraId="77BDFD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B109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C5925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8B17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01123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257BE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E106E7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76BBC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B2A72F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688E44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CAAC91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0776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A2094C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8C6F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18. Макет интерфейса модуля распознавания документов — очередь задач</w:t>
      </w:r>
    </w:p>
    <w:p w14:paraId="78F6242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A1D6F6" wp14:editId="4CC06D90">
            <wp:extent cx="8229600" cy="3759200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518D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B27174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B4952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BC9A5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1CD8E9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E3C0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D4C597D" w14:textId="77777777" w:rsidR="009D43E8" w:rsidRPr="003C42DA" w:rsidRDefault="00317F00">
      <w:pP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19. Макет интерфейса модуля распознавания документов — загрузка документов</w:t>
      </w:r>
    </w:p>
    <w:p w14:paraId="55120047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D38111F" wp14:editId="3AF583A4">
            <wp:extent cx="8229600" cy="37084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84E7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057454F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AECEA7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DEBA36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3E9A8B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FB95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20. Макет интерфейса модуля распознавания документов — проверка: просмотр текста поверх оригинала</w:t>
      </w:r>
    </w:p>
    <w:p w14:paraId="6FB2BC0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7C7F8F3" wp14:editId="4DA68254">
            <wp:extent cx="7623175" cy="4411560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441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4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D43E8" w14:paraId="1D5236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E4FF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Элемент</w:t>
            </w:r>
          </w:p>
        </w:tc>
        <w:tc>
          <w:tcPr>
            <w:tcW w:w="3960" w:type="dxa"/>
          </w:tcPr>
          <w:p w14:paraId="0A2089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:rsidRPr="0050000B" w14:paraId="1EF9F376" w14:textId="77777777" w:rsidTr="009D43E8">
        <w:tc>
          <w:tcPr>
            <w:tcW w:w="3960" w:type="dxa"/>
          </w:tcPr>
          <w:p w14:paraId="760BBB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3960" w:type="dxa"/>
          </w:tcPr>
          <w:p w14:paraId="3B2F41B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</w:rPr>
              <w:t>bbox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 полям</w:t>
            </w:r>
          </w:p>
        </w:tc>
      </w:tr>
      <w:tr w:rsidR="009D43E8" w:rsidRPr="0050000B" w14:paraId="61E99CB9" w14:textId="77777777" w:rsidTr="009D43E8">
        <w:tc>
          <w:tcPr>
            <w:tcW w:w="3960" w:type="dxa"/>
          </w:tcPr>
          <w:p w14:paraId="75FDBC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223EE52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Цвет: авто / на проверку / ошибка валидации</w:t>
            </w:r>
          </w:p>
        </w:tc>
      </w:tr>
      <w:tr w:rsidR="009D43E8" w14:paraId="16205C72" w14:textId="77777777" w:rsidTr="009D43E8">
        <w:tc>
          <w:tcPr>
            <w:tcW w:w="3960" w:type="dxa"/>
          </w:tcPr>
          <w:p w14:paraId="5A2E4E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Поля</w:t>
            </w:r>
          </w:p>
        </w:tc>
        <w:tc>
          <w:tcPr>
            <w:tcW w:w="3960" w:type="dxa"/>
          </w:tcPr>
          <w:p w14:paraId="3D8E460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Таблица: поле · значение · confidence · inline edit</w:t>
            </w:r>
          </w:p>
        </w:tc>
      </w:tr>
      <w:tr w:rsidR="009D43E8" w14:paraId="521DC28F" w14:textId="77777777" w:rsidTr="009D43E8">
        <w:tc>
          <w:tcPr>
            <w:tcW w:w="3960" w:type="dxa"/>
          </w:tcPr>
          <w:p w14:paraId="728751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LLM</w:t>
            </w:r>
          </w:p>
        </w:tc>
        <w:tc>
          <w:tcPr>
            <w:tcW w:w="3960" w:type="dxa"/>
          </w:tcPr>
          <w:p w14:paraId="4C436F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Предложение правки — Принять / Отклонить</w:t>
            </w:r>
          </w:p>
        </w:tc>
      </w:tr>
      <w:tr w:rsidR="009D43E8" w14:paraId="6D5626B7" w14:textId="77777777" w:rsidTr="009D43E8">
        <w:tc>
          <w:tcPr>
            <w:tcW w:w="3960" w:type="dxa"/>
          </w:tcPr>
          <w:p w14:paraId="5ABDD0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</w:t>
            </w:r>
          </w:p>
        </w:tc>
        <w:tc>
          <w:tcPr>
            <w:tcW w:w="3960" w:type="dxa"/>
          </w:tcPr>
          <w:p w14:paraId="3EFC3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/ XML / CSV после approve</w:t>
            </w:r>
          </w:p>
        </w:tc>
      </w:tr>
    </w:tbl>
    <w:p w14:paraId="1D182C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37F351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225974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28DD9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5CA24E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6F5A4A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BB72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A13BB4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203BF18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4C700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15977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04814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56962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CCAD41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21. Макет интерфейса Центра настроек — типы документов</w:t>
      </w:r>
    </w:p>
    <w:p w14:paraId="7C368D14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7E2BAB1" wp14:editId="2020DA8A">
            <wp:extent cx="8229600" cy="4546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309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E8852FE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5EE4CC50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43"/>
        <w:tblW w:w="129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5340"/>
        <w:gridCol w:w="6015"/>
      </w:tblGrid>
      <w:tr w:rsidR="009D43E8" w14:paraId="4492C18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0A7F04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5340" w:type="dxa"/>
          </w:tcPr>
          <w:p w14:paraId="45D9F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к UI</w:t>
            </w:r>
          </w:p>
        </w:tc>
        <w:tc>
          <w:tcPr>
            <w:tcW w:w="6015" w:type="dxa"/>
          </w:tcPr>
          <w:p w14:paraId="568B99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7223735C" w14:textId="77777777" w:rsidTr="009D43E8">
        <w:tc>
          <w:tcPr>
            <w:tcW w:w="1605" w:type="dxa"/>
          </w:tcPr>
          <w:p w14:paraId="4D186A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FR-OCR-UI-01</w:t>
            </w:r>
          </w:p>
        </w:tc>
        <w:tc>
          <w:tcPr>
            <w:tcW w:w="5340" w:type="dxa"/>
          </w:tcPr>
          <w:p w14:paraId="3CBFA0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Просмотр распознанного текста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поверх оригинала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документа</w:t>
            </w:r>
          </w:p>
        </w:tc>
        <w:tc>
          <w:tcPr>
            <w:tcW w:w="6015" w:type="dxa"/>
          </w:tcPr>
          <w:p w14:paraId="1E8F14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текст поверх оригинала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просмотр распознанного текста на скане.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4017E1DF" w14:textId="77777777" w:rsidTr="009D43E8">
        <w:tc>
          <w:tcPr>
            <w:tcW w:w="1605" w:type="dxa"/>
          </w:tcPr>
          <w:p w14:paraId="550D7C6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FR-OCR-UI-02</w:t>
            </w:r>
          </w:p>
        </w:tc>
        <w:tc>
          <w:tcPr>
            <w:tcW w:w="5340" w:type="dxa"/>
          </w:tcPr>
          <w:p w14:paraId="0169FE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Ручная корректировка извлеченных данных пользователем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6015" w:type="dxa"/>
          </w:tcPr>
          <w:p w14:paraId="5A606B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исправляет поле.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редактирование </w:t>
            </w:r>
            <w:r>
              <w:rPr>
                <w:rFonts w:ascii="Arial" w:eastAsia="Arial" w:hAnsi="Arial" w:cs="Arial"/>
              </w:rPr>
              <w:t>inline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сохранение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скорректированные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3CDC7836" w14:textId="77777777" w:rsidTr="009D43E8">
        <w:tc>
          <w:tcPr>
            <w:tcW w:w="1605" w:type="dxa"/>
          </w:tcPr>
          <w:p w14:paraId="6F40F7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FR-OCR-UI-03</w:t>
            </w:r>
          </w:p>
        </w:tc>
        <w:tc>
          <w:tcPr>
            <w:tcW w:w="5340" w:type="dxa"/>
          </w:tcPr>
          <w:p w14:paraId="2A5E6B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Подсветка сомнительных зон распознавания</w:t>
            </w:r>
          </w:p>
        </w:tc>
        <w:tc>
          <w:tcPr>
            <w:tcW w:w="6015" w:type="dxa"/>
          </w:tcPr>
          <w:p w14:paraId="03610A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зоны с низкой уверенностью распознавания.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подсветка сомнительных областей.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визуальные маркеры для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65118EDD" w14:textId="77777777" w:rsidTr="009D43E8">
        <w:tc>
          <w:tcPr>
            <w:tcW w:w="1605" w:type="dxa"/>
          </w:tcPr>
          <w:p w14:paraId="70FC93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FR-OCR-UI-04</w:t>
            </w:r>
          </w:p>
        </w:tc>
        <w:tc>
          <w:tcPr>
            <w:tcW w:w="5340" w:type="dxa"/>
          </w:tcPr>
          <w:p w14:paraId="24BE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Ручная переквалификация типа документа</w:t>
            </w:r>
          </w:p>
        </w:tc>
        <w:tc>
          <w:tcPr>
            <w:tcW w:w="6015" w:type="dxa"/>
          </w:tcPr>
          <w:p w14:paraId="46D7EF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тип документа определен неверно.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ручная переквалификация через выпадающий список §6.1.7.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обновлен 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</w:tr>
    </w:tbl>
    <w:p w14:paraId="6DA2B323" w14:textId="77777777" w:rsidR="009D43E8" w:rsidRDefault="00317F00">
      <w:pPr>
        <w:pStyle w:val="2"/>
        <w:rPr>
          <w:rFonts w:ascii="Arial" w:eastAsia="Arial" w:hAnsi="Arial" w:cs="Arial"/>
        </w:rPr>
      </w:pPr>
      <w:bookmarkStart w:id="4068" w:name="bookmark=kix.5f0ujoip03ke" w:colFirst="0" w:colLast="0"/>
      <w:bookmarkEnd w:id="4068"/>
      <w:r>
        <w:rPr>
          <w:rFonts w:ascii="Arial" w:eastAsia="Arial" w:hAnsi="Arial" w:cs="Arial"/>
        </w:rPr>
        <w:t>IV.4. Пользовательские сценарии</w:t>
      </w:r>
    </w:p>
    <w:p w14:paraId="15BF336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[Прил.1 §6.1.4–6.1.25]: UC-DOC-01…13, UC-DOC-RPT</w:t>
      </w:r>
    </w:p>
    <w:p w14:paraId="632419F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HITL</w:t>
      </w:r>
      <w:r w:rsidRPr="003C42DA">
        <w:rPr>
          <w:rFonts w:ascii="Arial" w:eastAsia="Arial" w:hAnsi="Arial" w:cs="Arial"/>
          <w:lang w:val="ru-RU"/>
        </w:rPr>
        <w:t xml:space="preserve">, экспорт, </w:t>
      </w:r>
      <w:r>
        <w:rPr>
          <w:rFonts w:ascii="Arial" w:eastAsia="Arial" w:hAnsi="Arial" w:cs="Arial"/>
        </w:rPr>
        <w:t>RPA</w:t>
      </w:r>
      <w:r w:rsidRPr="003C42DA">
        <w:rPr>
          <w:rFonts w:ascii="Arial" w:eastAsia="Arial" w:hAnsi="Arial" w:cs="Arial"/>
          <w:lang w:val="ru-RU"/>
        </w:rPr>
        <w:t>, отчетность.</w:t>
      </w:r>
    </w:p>
    <w:p w14:paraId="7B05C66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трассируется к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.</w:t>
      </w:r>
    </w:p>
    <w:p w14:paraId="2798CF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производные от </w:t>
      </w:r>
      <w:r w:rsidRPr="003C42DA">
        <w:rPr>
          <w:rFonts w:ascii="Arial" w:eastAsia="Arial" w:hAnsi="Arial" w:cs="Arial"/>
          <w:b/>
          <w:bCs/>
          <w:lang w:val="ru-RU"/>
        </w:rPr>
        <w:t>[Прил.1 §6.1]</w:t>
      </w:r>
      <w:sdt>
        <w:sdtPr>
          <w:tag w:val="goog_rdk_287"/>
          <w:id w:val="-525330521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(загрузка → распознавание → валидация → экспорт / интеграция).</w:t>
          </w:r>
        </w:sdtContent>
      </w:sdt>
    </w:p>
    <w:tbl>
      <w:tblPr>
        <w:tblStyle w:val="42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480"/>
        <w:gridCol w:w="5550"/>
        <w:gridCol w:w="2010"/>
      </w:tblGrid>
      <w:tr w:rsidR="009D43E8" w14:paraId="470624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4E24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</w:t>
            </w:r>
          </w:p>
        </w:tc>
        <w:tc>
          <w:tcPr>
            <w:tcW w:w="3480" w:type="dxa"/>
          </w:tcPr>
          <w:p w14:paraId="4CDA95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5550" w:type="dxa"/>
          </w:tcPr>
          <w:p w14:paraId="78A7CF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2010" w:type="dxa"/>
          </w:tcPr>
          <w:p w14:paraId="58E0E6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62F9A6A8" w14:textId="77777777" w:rsidTr="009D43E8">
        <w:tc>
          <w:tcPr>
            <w:tcW w:w="1980" w:type="dxa"/>
          </w:tcPr>
          <w:p w14:paraId="51B9B9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</w:t>
            </w:r>
          </w:p>
        </w:tc>
        <w:tc>
          <w:tcPr>
            <w:tcW w:w="3480" w:type="dxa"/>
          </w:tcPr>
          <w:p w14:paraId="5D13BCA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 документа через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</w:t>
            </w:r>
          </w:p>
        </w:tc>
        <w:tc>
          <w:tcPr>
            <w:tcW w:w="5550" w:type="dxa"/>
          </w:tcPr>
          <w:p w14:paraId="5938C7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пользователь загружает документ; система присваивает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task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антивирусная проверка и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постановка в очередь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задача принята к обработке.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2010" w:type="dxa"/>
          </w:tcPr>
          <w:p w14:paraId="7241D7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6.1.4</w:t>
            </w:r>
          </w:p>
        </w:tc>
      </w:tr>
      <w:tr w:rsidR="009D43E8" w14:paraId="50E7EDA4" w14:textId="77777777" w:rsidTr="009D43E8">
        <w:tc>
          <w:tcPr>
            <w:tcW w:w="1980" w:type="dxa"/>
          </w:tcPr>
          <w:p w14:paraId="1E7B685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UC-DOC-02</w:t>
            </w:r>
          </w:p>
        </w:tc>
        <w:tc>
          <w:tcPr>
            <w:tcW w:w="3480" w:type="dxa"/>
          </w:tcPr>
          <w:p w14:paraId="7F5F1F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через API</w:t>
            </w:r>
          </w:p>
        </w:tc>
        <w:tc>
          <w:tcPr>
            <w:tcW w:w="5550" w:type="dxa"/>
          </w:tcPr>
          <w:p w14:paraId="7F375E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внешняя система отправляет документ через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multipart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тот же конвейер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что и для веб-загрузки.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задача поставлена в очередь.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DOC-T-02.</w:t>
            </w:r>
          </w:p>
        </w:tc>
        <w:tc>
          <w:tcPr>
            <w:tcW w:w="2010" w:type="dxa"/>
          </w:tcPr>
          <w:p w14:paraId="0A3290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B8D461F" w14:textId="77777777" w:rsidTr="009D43E8">
        <w:tc>
          <w:tcPr>
            <w:tcW w:w="1980" w:type="dxa"/>
          </w:tcPr>
          <w:p w14:paraId="6C9488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UC-DOC-03</w:t>
            </w:r>
          </w:p>
        </w:tc>
        <w:tc>
          <w:tcPr>
            <w:tcW w:w="3480" w:type="dxa"/>
          </w:tcPr>
          <w:p w14:paraId="195464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commentRangeStart w:id="4069"/>
            <w:commentRangeStart w:id="4070"/>
            <w:r w:rsidRPr="003C42DA">
              <w:rPr>
                <w:rFonts w:ascii="Arial" w:eastAsia="Arial" w:hAnsi="Arial" w:cs="Arial"/>
                <w:lang w:val="ru-RU"/>
              </w:rPr>
              <w:t>Загрузка из ПО электронного документооборота</w:t>
            </w:r>
            <w:commentRangeEnd w:id="4069"/>
            <w:r w:rsidR="00451512" w:rsidRPr="003C42DA">
              <w:rPr>
                <w:rStyle w:val="a5"/>
                <w:rFonts w:ascii="Arial" w:eastAsia="Arial" w:hAnsi="Arial" w:cs="Arial"/>
                <w:sz w:val="24"/>
                <w:szCs w:val="24"/>
                <w:lang w:val="ru-RU"/>
              </w:rPr>
              <w:commentReference w:id="4069"/>
            </w:r>
            <w:commentRangeEnd w:id="4070"/>
            <w:r w:rsidR="009A37A3" w:rsidRPr="003C42DA">
              <w:rPr>
                <w:rStyle w:val="a5"/>
                <w:rFonts w:ascii="Arial" w:eastAsia="Arial" w:hAnsi="Arial" w:cs="Arial"/>
                <w:sz w:val="24"/>
                <w:szCs w:val="24"/>
                <w:lang w:val="ru-RU"/>
              </w:rPr>
              <w:commentReference w:id="4070"/>
            </w:r>
          </w:p>
        </w:tc>
        <w:tc>
          <w:tcPr>
            <w:tcW w:w="5550" w:type="dxa"/>
          </w:tcPr>
          <w:p w14:paraId="5597BC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система электронного документооборота отправляет 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прием документа в конвейер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документ поставлен в очередь OCR.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DOC-T-03.</w:t>
            </w:r>
          </w:p>
        </w:tc>
        <w:tc>
          <w:tcPr>
            <w:tcW w:w="2010" w:type="dxa"/>
          </w:tcPr>
          <w:p w14:paraId="3921AA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6B74747" w14:textId="77777777" w:rsidTr="009D43E8">
        <w:tc>
          <w:tcPr>
            <w:tcW w:w="1980" w:type="dxa"/>
          </w:tcPr>
          <w:p w14:paraId="55C7E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</w:t>
            </w:r>
          </w:p>
        </w:tc>
        <w:tc>
          <w:tcPr>
            <w:tcW w:w="3480" w:type="dxa"/>
          </w:tcPr>
          <w:p w14:paraId="716FB5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Пакетная загрузка документов</w:t>
            </w:r>
          </w:p>
        </w:tc>
        <w:tc>
          <w:tcPr>
            <w:tcW w:w="5550" w:type="dxa"/>
          </w:tcPr>
          <w:p w14:paraId="6585C6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пакет документов в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обрабатывают файлы пакета.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статус пакетной задачи в интерфейсе.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DOC-T-04.</w:t>
            </w:r>
          </w:p>
        </w:tc>
        <w:tc>
          <w:tcPr>
            <w:tcW w:w="2010" w:type="dxa"/>
          </w:tcPr>
          <w:p w14:paraId="581EF5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12CFE424" w14:textId="77777777" w:rsidTr="009D43E8">
        <w:tc>
          <w:tcPr>
            <w:tcW w:w="1980" w:type="dxa"/>
          </w:tcPr>
          <w:p w14:paraId="303630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</w:t>
            </w:r>
          </w:p>
        </w:tc>
        <w:tc>
          <w:tcPr>
            <w:tcW w:w="3480" w:type="dxa"/>
          </w:tcPr>
          <w:p w14:paraId="29EFAA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Автоопределение типа документа; ручная переквалификация</w:t>
            </w:r>
          </w:p>
        </w:tc>
        <w:tc>
          <w:tcPr>
            <w:tcW w:w="5550" w:type="dxa"/>
          </w:tcPr>
          <w:p w14:paraId="6A5FFD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2010" w:type="dxa"/>
          </w:tcPr>
          <w:p w14:paraId="7F8455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0A5FB074" w14:textId="77777777" w:rsidTr="009D43E8">
        <w:tc>
          <w:tcPr>
            <w:tcW w:w="1980" w:type="dxa"/>
          </w:tcPr>
          <w:p w14:paraId="4C7003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</w:t>
            </w:r>
          </w:p>
        </w:tc>
        <w:tc>
          <w:tcPr>
            <w:tcW w:w="3480" w:type="dxa"/>
          </w:tcPr>
          <w:p w14:paraId="0036EE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извлечение полей, валидация данных</w:t>
            </w:r>
          </w:p>
        </w:tc>
        <w:tc>
          <w:tcPr>
            <w:tcW w:w="5550" w:type="dxa"/>
          </w:tcPr>
          <w:p w14:paraId="565D0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проходит этап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извлечение полей и проверка по правилам валидации.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данные с результатом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2010" w:type="dxa"/>
          </w:tcPr>
          <w:p w14:paraId="4A3C67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6.1.8–6.1.14</w:t>
            </w:r>
          </w:p>
        </w:tc>
      </w:tr>
      <w:tr w:rsidR="009D43E8" w14:paraId="41D08B9F" w14:textId="77777777" w:rsidTr="009D43E8">
        <w:tc>
          <w:tcPr>
            <w:tcW w:w="1980" w:type="dxa"/>
          </w:tcPr>
          <w:p w14:paraId="140111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UC-DOC-07</w:t>
            </w:r>
          </w:p>
        </w:tc>
        <w:tc>
          <w:tcPr>
            <w:tcW w:w="3480" w:type="dxa"/>
          </w:tcPr>
          <w:p w14:paraId="08049B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просмотр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зон</w:t>
            </w:r>
          </w:p>
        </w:tc>
        <w:tc>
          <w:tcPr>
            <w:tcW w:w="5550" w:type="dxa"/>
          </w:tcPr>
          <w:p w14:paraId="33D88C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(§6.1.15).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оператор исправил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  <w:tc>
          <w:tcPr>
            <w:tcW w:w="2010" w:type="dxa"/>
          </w:tcPr>
          <w:p w14:paraId="159CF78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0A971D66" w14:textId="77777777" w:rsidTr="009D43E8">
        <w:tc>
          <w:tcPr>
            <w:tcW w:w="1980" w:type="dxa"/>
          </w:tcPr>
          <w:p w14:paraId="7889389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</w:t>
            </w:r>
          </w:p>
        </w:tc>
        <w:tc>
          <w:tcPr>
            <w:tcW w:w="3480" w:type="dxa"/>
          </w:tcPr>
          <w:p w14:paraId="434CCCE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распознанного документа (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745E72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или система инициирует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файла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2010" w:type="dxa"/>
          </w:tcPr>
          <w:p w14:paraId="66594A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33FE3799" w14:textId="77777777" w:rsidTr="009D43E8">
        <w:tc>
          <w:tcPr>
            <w:tcW w:w="1980" w:type="dxa"/>
          </w:tcPr>
          <w:p w14:paraId="624F88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</w:t>
            </w:r>
          </w:p>
        </w:tc>
        <w:tc>
          <w:tcPr>
            <w:tcW w:w="3480" w:type="dxa"/>
          </w:tcPr>
          <w:p w14:paraId="203E1E8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Выгрузка данных (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0A2595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запрашивает операционный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структурированный экспорт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о статусах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2010" w:type="dxa"/>
          </w:tcPr>
          <w:p w14:paraId="5EF68F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16FEA087" w14:textId="77777777" w:rsidTr="009D43E8">
        <w:tc>
          <w:tcPr>
            <w:tcW w:w="1980" w:type="dxa"/>
          </w:tcPr>
          <w:p w14:paraId="3AA7B0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</w:t>
            </w:r>
          </w:p>
        </w:tc>
        <w:tc>
          <w:tcPr>
            <w:tcW w:w="3480" w:type="dxa"/>
          </w:tcPr>
          <w:p w14:paraId="4E39D9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распознавания через чат-ассистент</w:t>
            </w:r>
          </w:p>
        </w:tc>
        <w:tc>
          <w:tcPr>
            <w:tcW w:w="5550" w:type="dxa"/>
          </w:tcPr>
          <w:p w14:paraId="1C4D2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подтверждению оператором.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для проверки.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или исправил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2010" w:type="dxa"/>
          </w:tcPr>
          <w:p w14:paraId="569B18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5E337C2A" w14:textId="77777777" w:rsidTr="009D43E8">
        <w:tc>
          <w:tcPr>
            <w:tcW w:w="1980" w:type="dxa"/>
          </w:tcPr>
          <w:p w14:paraId="41611A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</w:t>
            </w:r>
          </w:p>
        </w:tc>
        <w:tc>
          <w:tcPr>
            <w:tcW w:w="3480" w:type="dxa"/>
          </w:tcPr>
          <w:p w14:paraId="455120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Включение в цепочку обработки </w:t>
            </w: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550" w:type="dxa"/>
          </w:tcPr>
          <w:p w14:paraId="545E64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обработан; следующий шаг — автоматизация.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(§6.1.25).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2010" w:type="dxa"/>
          </w:tcPr>
          <w:p w14:paraId="44391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54D001D7" w14:textId="77777777" w:rsidTr="009D43E8">
        <w:tc>
          <w:tcPr>
            <w:tcW w:w="1980" w:type="dxa"/>
          </w:tcPr>
          <w:p w14:paraId="782F31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</w:t>
            </w:r>
          </w:p>
        </w:tc>
        <w:tc>
          <w:tcPr>
            <w:tcW w:w="3480" w:type="dxa"/>
          </w:tcPr>
          <w:p w14:paraId="45925C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формирование отчета по §6.2 (регулярный /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1AFBD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открывает конструктор отчетов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(§6.2).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отчета по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выбранным показателям.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на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2010" w:type="dxa"/>
          </w:tcPr>
          <w:p w14:paraId="4B77F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6.2.1–6.2.5</w:t>
            </w:r>
          </w:p>
        </w:tc>
      </w:tr>
      <w:tr w:rsidR="009D43E8" w14:paraId="1720E389" w14:textId="77777777" w:rsidTr="009D43E8">
        <w:tc>
          <w:tcPr>
            <w:tcW w:w="1980" w:type="dxa"/>
          </w:tcPr>
          <w:p w14:paraId="4AE37C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</w:t>
            </w:r>
          </w:p>
        </w:tc>
        <w:tc>
          <w:tcPr>
            <w:tcW w:w="3480" w:type="dxa"/>
          </w:tcPr>
          <w:p w14:paraId="1437D3A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сформированного отчета (отдельное действие)</w:t>
            </w:r>
          </w:p>
        </w:tc>
        <w:tc>
          <w:tcPr>
            <w:tcW w:w="5550" w:type="dxa"/>
          </w:tcPr>
          <w:p w14:paraId="3CBFD8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выгрузку сформированного отчета.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экспорт артефакта отчета.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2010" w:type="dxa"/>
          </w:tcPr>
          <w:p w14:paraId="26E76B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6.2.4, 6.2.5</w:t>
            </w:r>
          </w:p>
        </w:tc>
      </w:tr>
    </w:tbl>
    <w:p w14:paraId="63C5BCBC" w14:textId="77777777" w:rsidR="009D43E8" w:rsidRDefault="00317F00">
      <w:pPr>
        <w:pStyle w:val="2"/>
        <w:rPr>
          <w:rFonts w:ascii="Arial" w:eastAsia="Arial" w:hAnsi="Arial" w:cs="Arial"/>
        </w:rPr>
      </w:pPr>
      <w:bookmarkStart w:id="4071" w:name="bookmark=kix.8035kg517m74" w:colFirst="0" w:colLast="0"/>
      <w:bookmarkEnd w:id="4071"/>
      <w:r>
        <w:rPr>
          <w:rFonts w:ascii="Arial" w:eastAsia="Arial" w:hAnsi="Arial" w:cs="Arial"/>
        </w:rPr>
        <w:t>IV.5. Функциональные требования</w:t>
      </w:r>
    </w:p>
    <w:p w14:paraId="33E65A7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§6.1]: </w:t>
      </w:r>
      <w:r>
        <w:rPr>
          <w:rFonts w:ascii="Arial" w:eastAsia="Arial" w:hAnsi="Arial" w:cs="Arial"/>
          <w:b/>
          <w:bCs/>
        </w:rPr>
        <w:t>FR</w:t>
      </w:r>
      <w:r w:rsidRPr="00F12BAE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OCR</w:t>
      </w:r>
      <w:r w:rsidRPr="00F12BAE">
        <w:rPr>
          <w:rFonts w:ascii="Arial" w:eastAsia="Arial" w:hAnsi="Arial" w:cs="Arial"/>
          <w:b/>
          <w:bCs/>
          <w:lang w:val="ru-RU"/>
        </w:rPr>
        <w:t>-01…25</w:t>
      </w:r>
    </w:p>
    <w:p w14:paraId="2728EC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Полный набор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3C42DA">
        <w:rPr>
          <w:rFonts w:ascii="Arial" w:eastAsia="Arial" w:hAnsi="Arial" w:cs="Arial"/>
          <w:lang w:val="ru-RU"/>
        </w:rPr>
        <w:t xml:space="preserve"> §6.1 в формате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1.3.</w:t>
      </w:r>
    </w:p>
    <w:p w14:paraId="67F3CB3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§6.1 ТТ закрыт таблицей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.</w:t>
      </w:r>
    </w:p>
    <w:tbl>
      <w:tblPr>
        <w:tblStyle w:val="4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690"/>
        <w:gridCol w:w="5430"/>
        <w:gridCol w:w="1785"/>
      </w:tblGrid>
      <w:tr w:rsidR="009D43E8" w14:paraId="6779B1B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C7F4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690" w:type="dxa"/>
          </w:tcPr>
          <w:p w14:paraId="2806D4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430" w:type="dxa"/>
          </w:tcPr>
          <w:p w14:paraId="2908B6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785" w:type="dxa"/>
          </w:tcPr>
          <w:p w14:paraId="4E3BCEC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2F346761" w14:textId="77777777" w:rsidTr="009D43E8">
        <w:tc>
          <w:tcPr>
            <w:tcW w:w="1980" w:type="dxa"/>
          </w:tcPr>
          <w:p w14:paraId="42A497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FR-OCR-01</w:t>
            </w:r>
          </w:p>
        </w:tc>
        <w:tc>
          <w:tcPr>
            <w:tcW w:w="3690" w:type="dxa"/>
          </w:tcPr>
          <w:p w14:paraId="3F67E08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включать функции модуля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0F1DCBE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загружается модуль распознавания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общая языковая модель платформы для постобработки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 общий слой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smoke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05231D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</w:t>
            </w:r>
          </w:p>
        </w:tc>
      </w:tr>
      <w:tr w:rsidR="009D43E8" w14:paraId="3B83BDAB" w14:textId="77777777" w:rsidTr="009D43E8">
        <w:tc>
          <w:tcPr>
            <w:tcW w:w="1980" w:type="dxa"/>
          </w:tcPr>
          <w:p w14:paraId="086ECF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FR-OCR-02</w:t>
            </w:r>
          </w:p>
        </w:tc>
        <w:tc>
          <w:tcPr>
            <w:tcW w:w="3690" w:type="dxa"/>
          </w:tcPr>
          <w:p w14:paraId="1E18649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фотографий,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>
            <w:tcW w:w="5430" w:type="dxa"/>
          </w:tcPr>
          <w:p w14:paraId="28D89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конвейер компьютерного зрения 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1785" w:type="dxa"/>
          </w:tcPr>
          <w:p w14:paraId="17308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</w:t>
            </w:r>
          </w:p>
        </w:tc>
      </w:tr>
      <w:tr w:rsidR="009D43E8" w14:paraId="79E534FF" w14:textId="77777777" w:rsidTr="009D43E8">
        <w:tc>
          <w:tcPr>
            <w:tcW w:w="1980" w:type="dxa"/>
          </w:tcPr>
          <w:p w14:paraId="481021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FR-OCR-03</w:t>
            </w:r>
          </w:p>
        </w:tc>
        <w:tc>
          <w:tcPr>
            <w:tcW w:w="3690" w:type="dxa"/>
          </w:tcPr>
          <w:p w14:paraId="2DEEEA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платежные документы; уставные документы ЮЛ; банковские выписки; документы на жилье и имущество; документы, оформленные вручную.</w:t>
            </w:r>
          </w:p>
        </w:tc>
        <w:tc>
          <w:tcPr>
            <w:tcW w:w="5430" w:type="dxa"/>
          </w:tcPr>
          <w:p w14:paraId="41B969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относится к поддерживаемому типу §6.1.3.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классификатор по семейству документов.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применяется типовая модель обработки.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011767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6.1.3</w:t>
            </w:r>
          </w:p>
        </w:tc>
      </w:tr>
      <w:tr w:rsidR="009D43E8" w14:paraId="57270B17" w14:textId="77777777" w:rsidTr="009D43E8">
        <w:tc>
          <w:tcPr>
            <w:tcW w:w="1980" w:type="dxa"/>
          </w:tcPr>
          <w:p w14:paraId="692F0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FR-OCR-04</w:t>
            </w:r>
          </w:p>
        </w:tc>
        <w:tc>
          <w:tcPr>
            <w:tcW w:w="3690" w:type="dxa"/>
          </w:tcPr>
          <w:p w14:paraId="4D651B9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возможность загрузки документов через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 и интеграцию с ПО электронного документооборота.</w:t>
            </w:r>
          </w:p>
        </w:tc>
        <w:tc>
          <w:tcPr>
            <w:tcW w:w="5430" w:type="dxa"/>
          </w:tcPr>
          <w:p w14:paraId="3ADF5FB2" w14:textId="68053D7A" w:rsidR="009D43E8" w:rsidRDefault="009A37A3">
            <w:pPr>
              <w:spacing w:before="36" w:after="36"/>
              <w:rPr>
                <w:rFonts w:ascii="Arial" w:eastAsia="Arial" w:hAnsi="Arial" w:cs="Arial"/>
              </w:rPr>
            </w:pPr>
            <w:ins w:id="4072" w:author="Никита Гринь" w:date="2026-08-03T15:51:00Z" w16du:dateUtc="2026-08-03T12:51:00Z">
              <w:r w:rsidRPr="009A37A3">
                <w:rPr>
                  <w:rFonts w:ascii="Arial" w:eastAsia="Arial" w:hAnsi="Arial" w:cs="Arial"/>
                  <w:b/>
                  <w:bCs/>
                  <w:lang w:val="ru-RU"/>
                </w:rPr>
                <w:t xml:space="preserve">Вход: </w:t>
              </w:r>
              <w:r w:rsidRPr="009A37A3">
                <w:rPr>
                  <w:rFonts w:ascii="Arial" w:eastAsia="Arial" w:hAnsi="Arial" w:cs="Arial"/>
                  <w:lang w:val="ru-RU"/>
                  <w:rPrChange w:id="4073" w:author="Никита Гринь" w:date="2026-08-03T15:51:00Z" w16du:dateUtc="2026-08-03T12:51:00Z">
                    <w:rPr>
                      <w:rFonts w:ascii="Arial" w:eastAsia="Arial" w:hAnsi="Arial" w:cs="Arial"/>
                      <w:b/>
                      <w:bCs/>
                      <w:lang w:val="ru-RU"/>
                    </w:rPr>
                  </w:rPrChange>
                </w:rPr>
                <w:t>документ поступает через web, API или ЭДО. Реализовано посредством: web UI / REST / webhook ЭДО §6.1.4; у каждой задачи в общей очереди ingest сохраняется источник (ручная загрузка / API / ЭДО). Выход: задача в очереди с указанием источника; в UI «Очередь» — колонка «Источник» и фильтр по источнику. Приёмка: DOC-T-01/02/03.</w:t>
              </w:r>
            </w:ins>
            <w:del w:id="4074" w:author="Никита Гринь" w:date="2026-08-03T15:51:00Z" w16du:dateUtc="2026-08-03T12:51:00Z"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Вход: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документ поступает через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, </w:delText>
              </w:r>
              <w:r w:rsidR="00317F00" w:rsidDel="009A37A3">
                <w:rPr>
                  <w:rFonts w:ascii="Arial" w:eastAsia="Arial" w:hAnsi="Arial" w:cs="Arial"/>
                </w:rPr>
                <w:delText>API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или ЭДО. </w:delText>
              </w:r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Реализовано посредством: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UI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REST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webhook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ЭДО §6.1.4.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Выход: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задача поставлена </w:delText>
              </w:r>
              <w:commentRangeStart w:id="4075"/>
              <w:r w:rsidR="00317F00" w:rsidDel="009A37A3">
                <w:rPr>
                  <w:rFonts w:ascii="Arial" w:eastAsia="Arial" w:hAnsi="Arial" w:cs="Arial"/>
                </w:rPr>
                <w:delText xml:space="preserve">в очередь </w:delText>
              </w:r>
              <w:commentRangeEnd w:id="4075"/>
              <w:r w:rsidR="00E61A5D" w:rsidDel="009A37A3">
                <w:rPr>
                  <w:rStyle w:val="a5"/>
                  <w:rFonts w:ascii="Arial" w:eastAsia="Arial" w:hAnsi="Arial" w:cs="Arial"/>
                  <w:sz w:val="24"/>
                  <w:szCs w:val="24"/>
                </w:rPr>
                <w:commentReference w:id="4075"/>
              </w:r>
              <w:r w:rsidR="00317F00" w:rsidDel="009A37A3">
                <w:rPr>
                  <w:rFonts w:ascii="Arial" w:eastAsia="Arial" w:hAnsi="Arial" w:cs="Arial"/>
                </w:rPr>
                <w:delText xml:space="preserve">ingest.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Приемка: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DOC-T-01/02/03.</w:delText>
              </w:r>
            </w:del>
          </w:p>
        </w:tc>
        <w:tc>
          <w:tcPr>
            <w:tcW w:w="1785" w:type="dxa"/>
          </w:tcPr>
          <w:p w14:paraId="2666F7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0FD9A029" w14:textId="77777777" w:rsidTr="009D43E8">
        <w:tc>
          <w:tcPr>
            <w:tcW w:w="1980" w:type="dxa"/>
          </w:tcPr>
          <w:p w14:paraId="0FE152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FR-OCR-05</w:t>
            </w:r>
          </w:p>
        </w:tc>
        <w:tc>
          <w:tcPr>
            <w:tcW w:w="3690" w:type="dxa"/>
          </w:tcPr>
          <w:p w14:paraId="5233C1A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пакетную загрузку.</w:t>
            </w:r>
          </w:p>
        </w:tc>
        <w:tc>
          <w:tcPr>
            <w:tcW w:w="5430" w:type="dxa"/>
          </w:tcPr>
          <w:p w14:paraId="2698B1FB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§6.1.5.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статус пакетной задачи.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-04.</w:t>
            </w:r>
          </w:p>
        </w:tc>
        <w:tc>
          <w:tcPr>
            <w:tcW w:w="1785" w:type="dxa"/>
          </w:tcPr>
          <w:p w14:paraId="4AF0B8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3FFF3495" w14:textId="77777777" w:rsidTr="009D43E8">
        <w:tc>
          <w:tcPr>
            <w:tcW w:w="1980" w:type="dxa"/>
          </w:tcPr>
          <w:p w14:paraId="2AE1F2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FR-OCR-06</w:t>
            </w:r>
          </w:p>
        </w:tc>
        <w:tc>
          <w:tcPr>
            <w:tcW w:w="3690" w:type="dxa"/>
          </w:tcPr>
          <w:p w14:paraId="392A8FE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различные форматы документов: .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иные.</w:t>
            </w:r>
          </w:p>
        </w:tc>
        <w:tc>
          <w:tcPr>
            <w:tcW w:w="5430" w:type="dxa"/>
          </w:tcPr>
          <w:p w14:paraId="30DEAC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файл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адаптер формата §6.1.6.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принят к обработке.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-01.</w:t>
            </w:r>
          </w:p>
        </w:tc>
        <w:tc>
          <w:tcPr>
            <w:tcW w:w="1785" w:type="dxa"/>
          </w:tcPr>
          <w:p w14:paraId="6992CE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6.1.6</w:t>
            </w:r>
          </w:p>
        </w:tc>
      </w:tr>
      <w:tr w:rsidR="009D43E8" w14:paraId="62DD1B68" w14:textId="77777777" w:rsidTr="009D43E8">
        <w:tc>
          <w:tcPr>
            <w:tcW w:w="1980" w:type="dxa"/>
          </w:tcPr>
          <w:p w14:paraId="3C910E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FR-OCR-07</w:t>
            </w:r>
          </w:p>
        </w:tc>
        <w:tc>
          <w:tcPr>
            <w:tcW w:w="3690" w:type="dxa"/>
          </w:tcPr>
          <w:p w14:paraId="23F82D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>
            <w:tcW w:w="5430" w:type="dxa"/>
          </w:tcPr>
          <w:p w14:paraId="030734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 §6.1.7.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4687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33D1AE09" w14:textId="77777777" w:rsidTr="009D43E8">
        <w:tc>
          <w:tcPr>
            <w:tcW w:w="1980" w:type="dxa"/>
          </w:tcPr>
          <w:p w14:paraId="57715A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FR-OCR-08</w:t>
            </w:r>
          </w:p>
        </w:tc>
        <w:tc>
          <w:tcPr>
            <w:tcW w:w="3690" w:type="dxa"/>
          </w:tcPr>
          <w:p w14:paraId="32A3BB9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оптическое распознавание текста (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).</w:t>
            </w:r>
          </w:p>
        </w:tc>
        <w:tc>
          <w:tcPr>
            <w:tcW w:w="5430" w:type="dxa"/>
          </w:tcPr>
          <w:p w14:paraId="4E602642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страница документа в виде изображения.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движок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§6.1.8.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текстовый слой.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59A897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</w:t>
            </w:r>
          </w:p>
        </w:tc>
      </w:tr>
      <w:tr w:rsidR="009D43E8" w14:paraId="005AD838" w14:textId="77777777" w:rsidTr="009D43E8">
        <w:tc>
          <w:tcPr>
            <w:tcW w:w="1980" w:type="dxa"/>
          </w:tcPr>
          <w:p w14:paraId="0E0E65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FR-OCR-09</w:t>
            </w:r>
          </w:p>
        </w:tc>
        <w:tc>
          <w:tcPr>
            <w:tcW w:w="3690" w:type="dxa"/>
          </w:tcPr>
          <w:p w14:paraId="595C0EE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поддерживать высокоточное извлечение текста из изображений 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-документов.</w:t>
            </w:r>
          </w:p>
        </w:tc>
        <w:tc>
          <w:tcPr>
            <w:tcW w:w="5430" w:type="dxa"/>
          </w:tcPr>
          <w:p w14:paraId="3BB54EFF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изображение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высокоточное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§6.1.9.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извлеченный текст.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35A46F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6.1.9</w:t>
            </w:r>
          </w:p>
        </w:tc>
      </w:tr>
      <w:tr w:rsidR="009D43E8" w14:paraId="4E392803" w14:textId="77777777" w:rsidTr="009D43E8">
        <w:tc>
          <w:tcPr>
            <w:tcW w:w="1980" w:type="dxa"/>
          </w:tcPr>
          <w:p w14:paraId="38258B5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FR-OCR-10</w:t>
            </w:r>
          </w:p>
        </w:tc>
        <w:tc>
          <w:tcPr>
            <w:tcW w:w="3690" w:type="dxa"/>
          </w:tcPr>
          <w:p w14:paraId="135EC4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>
            <w:tcW w:w="5430" w:type="dxa"/>
          </w:tcPr>
          <w:p w14:paraId="35ADBF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содержит рукописный текст.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модель распознавания рукописи (</w:t>
            </w:r>
            <w:r>
              <w:rPr>
                <w:rFonts w:ascii="Arial" w:eastAsia="Arial" w:hAnsi="Arial" w:cs="Arial"/>
              </w:rPr>
              <w:t>HWR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§6.1.10.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распознанный рукописный текст.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65A035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6.1.10</w:t>
            </w:r>
          </w:p>
        </w:tc>
      </w:tr>
      <w:tr w:rsidR="009D43E8" w14:paraId="1B107B3A" w14:textId="77777777" w:rsidTr="009D43E8">
        <w:tc>
          <w:tcPr>
            <w:tcW w:w="1980" w:type="dxa"/>
          </w:tcPr>
          <w:p w14:paraId="01C0CA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FR-OCR-11</w:t>
            </w:r>
          </w:p>
        </w:tc>
        <w:tc>
          <w:tcPr>
            <w:tcW w:w="3690" w:type="dxa"/>
          </w:tcPr>
          <w:p w14:paraId="5C37315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обеспечивать поддержку многостраничных документов.</w:t>
            </w:r>
          </w:p>
        </w:tc>
        <w:tc>
          <w:tcPr>
            <w:tcW w:w="5430" w:type="dxa"/>
          </w:tcPr>
          <w:p w14:paraId="4C6C6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многостраничный 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постраничная обработка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§6.1.11.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полный текст документа.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76CFC0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6.1.11</w:t>
            </w:r>
          </w:p>
        </w:tc>
      </w:tr>
      <w:tr w:rsidR="009D43E8" w14:paraId="5DBFA898" w14:textId="77777777" w:rsidTr="009D43E8">
        <w:tc>
          <w:tcPr>
            <w:tcW w:w="1980" w:type="dxa"/>
          </w:tcPr>
          <w:p w14:paraId="625417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FR-OCR-12</w:t>
            </w:r>
          </w:p>
        </w:tc>
        <w:tc>
          <w:tcPr>
            <w:tcW w:w="3690" w:type="dxa"/>
          </w:tcPr>
          <w:p w14:paraId="4F0E6D1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>
            <w:tcW w:w="5430" w:type="dxa"/>
          </w:tcPr>
          <w:p w14:paraId="777AF053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многоязычное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распознавание с учетом языка.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4262A7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6.1.12</w:t>
            </w:r>
          </w:p>
        </w:tc>
      </w:tr>
      <w:tr w:rsidR="009D43E8" w14:paraId="5A85759E" w14:textId="77777777" w:rsidTr="009D43E8">
        <w:tc>
          <w:tcPr>
            <w:tcW w:w="1980" w:type="dxa"/>
          </w:tcPr>
          <w:p w14:paraId="1CB3AE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FR-OCR-13</w:t>
            </w:r>
          </w:p>
        </w:tc>
        <w:tc>
          <w:tcPr>
            <w:tcW w:w="3690" w:type="dxa"/>
          </w:tcPr>
          <w:p w14:paraId="34410C6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>
            <w:tcW w:w="5430" w:type="dxa"/>
          </w:tcPr>
          <w:p w14:paraId="3E8662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настроен шаблон полей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NER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пользовательские шаблоны §6.1.13.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поля в JSON.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47BC0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4582B0A8" w14:textId="77777777" w:rsidTr="009D43E8">
        <w:tc>
          <w:tcPr>
            <w:tcW w:w="1980" w:type="dxa"/>
          </w:tcPr>
          <w:p w14:paraId="4CFE15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FR-OCR-14</w:t>
            </w:r>
          </w:p>
        </w:tc>
        <w:tc>
          <w:tcPr>
            <w:tcW w:w="3690" w:type="dxa"/>
          </w:tcPr>
          <w:p w14:paraId="4A9A064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извлеченных данных (по справочникам, регулярным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выражениям и т.д.), выявление аномалий, ошибок или несоответствий.</w:t>
            </w:r>
          </w:p>
        </w:tc>
        <w:tc>
          <w:tcPr>
            <w:tcW w:w="5430" w:type="dxa"/>
          </w:tcPr>
          <w:p w14:paraId="11F055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проверке.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правила валидации и справочники §6.1.14.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результат проверки: успех / аномалии.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C1B1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36B4B0BA" w14:textId="77777777" w:rsidTr="009D43E8">
        <w:tc>
          <w:tcPr>
            <w:tcW w:w="1980" w:type="dxa"/>
          </w:tcPr>
          <w:p w14:paraId="41BFF2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FR-OCR-15</w:t>
            </w:r>
          </w:p>
        </w:tc>
        <w:tc>
          <w:tcPr>
            <w:tcW w:w="3690" w:type="dxa"/>
          </w:tcPr>
          <w:p w14:paraId="7BC5024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>
            <w:tcW w:w="5430" w:type="dxa"/>
          </w:tcPr>
          <w:p w14:paraId="4FF69D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исправленные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DOC-T-07, UC-DOC-07.</w:t>
            </w:r>
          </w:p>
        </w:tc>
        <w:tc>
          <w:tcPr>
            <w:tcW w:w="1785" w:type="dxa"/>
          </w:tcPr>
          <w:p w14:paraId="4301CA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5FC4A7D2" w14:textId="77777777" w:rsidTr="009D43E8">
        <w:tc>
          <w:tcPr>
            <w:tcW w:w="1980" w:type="dxa"/>
          </w:tcPr>
          <w:p w14:paraId="4CECA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FR-OCR-16</w:t>
            </w:r>
          </w:p>
        </w:tc>
        <w:tc>
          <w:tcPr>
            <w:tcW w:w="3690" w:type="dxa"/>
          </w:tcPr>
          <w:p w14:paraId="2ED2AB5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позволять экспортировать распознанные документы в форматы: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630312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инициирован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1785" w:type="dxa"/>
          </w:tcPr>
          <w:p w14:paraId="07FBB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1952B886" w14:textId="77777777" w:rsidTr="009D43E8">
        <w:tc>
          <w:tcPr>
            <w:tcW w:w="1980" w:type="dxa"/>
          </w:tcPr>
          <w:p w14:paraId="16670F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FR-OCR-17</w:t>
            </w:r>
          </w:p>
        </w:tc>
        <w:tc>
          <w:tcPr>
            <w:tcW w:w="3690" w:type="dxa"/>
          </w:tcPr>
          <w:p w14:paraId="0AD56C7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с внутренними системами банка.</w:t>
            </w:r>
          </w:p>
        </w:tc>
        <w:tc>
          <w:tcPr>
            <w:tcW w:w="5430" w:type="dxa"/>
          </w:tcPr>
          <w:p w14:paraId="38AEA7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передача данных во внутреннюю систему.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интеграции с системами банка §6.1.17.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поля переданы в целевую систему.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INT-T.</w:t>
            </w:r>
          </w:p>
        </w:tc>
        <w:tc>
          <w:tcPr>
            <w:tcW w:w="1785" w:type="dxa"/>
          </w:tcPr>
          <w:p w14:paraId="1F5EF7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37A8682B" w14:textId="77777777" w:rsidTr="009D43E8">
        <w:tc>
          <w:tcPr>
            <w:tcW w:w="1980" w:type="dxa"/>
          </w:tcPr>
          <w:p w14:paraId="157D9C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FR-OCR-18</w:t>
            </w:r>
          </w:p>
        </w:tc>
        <w:tc>
          <w:tcPr>
            <w:tcW w:w="3690" w:type="dxa"/>
          </w:tcPr>
          <w:p w14:paraId="0EE076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Точность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>
            <w:tcW w:w="5430" w:type="dxa"/>
          </w:tcPr>
          <w:p w14:paraId="543F5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эталонный набор стандартных сканов.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8"/>
                <w:id w:val="32890801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точность ≥95% на тестовом наборе §6.1.18.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показатель качества на стенде.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1C3851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6.1.18</w:t>
            </w:r>
          </w:p>
        </w:tc>
      </w:tr>
      <w:tr w:rsidR="009D43E8" w14:paraId="629FBF7C" w14:textId="77777777" w:rsidTr="009D43E8">
        <w:tc>
          <w:tcPr>
            <w:tcW w:w="1980" w:type="dxa"/>
          </w:tcPr>
          <w:p w14:paraId="52B102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  <w:tc>
          <w:tcPr>
            <w:tcW w:w="3690" w:type="dxa"/>
          </w:tcPr>
          <w:p w14:paraId="6BC9241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Производительность модуля распознавания документов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должна составлять не менее 1 страницы в 1 секунду на 1 поток.</w:t>
            </w:r>
          </w:p>
        </w:tc>
        <w:tc>
          <w:tcPr>
            <w:tcW w:w="5430" w:type="dxa"/>
          </w:tcPr>
          <w:p w14:paraId="1E7B88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обрабатывается поток страниц.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9"/>
                <w:id w:val="-5533438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≥1 страница/с на 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lastRenderedPageBreak/>
                  <w:t xml:space="preserve">воркер §6.1.19.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SLA по производительности выполнен.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OCR.</w:t>
            </w:r>
          </w:p>
        </w:tc>
        <w:tc>
          <w:tcPr>
            <w:tcW w:w="1785" w:type="dxa"/>
          </w:tcPr>
          <w:p w14:paraId="043790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6.1.19</w:t>
            </w:r>
          </w:p>
        </w:tc>
      </w:tr>
      <w:tr w:rsidR="009D43E8" w14:paraId="71F5773A" w14:textId="77777777" w:rsidTr="009D43E8">
        <w:tc>
          <w:tcPr>
            <w:tcW w:w="1980" w:type="dxa"/>
          </w:tcPr>
          <w:p w14:paraId="2581DE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FR-OCR-20</w:t>
            </w:r>
          </w:p>
        </w:tc>
        <w:tc>
          <w:tcPr>
            <w:tcW w:w="3690" w:type="dxa"/>
          </w:tcPr>
          <w:p w14:paraId="0251EC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обучения на новых типах документов.</w:t>
            </w:r>
          </w:p>
        </w:tc>
        <w:tc>
          <w:tcPr>
            <w:tcW w:w="5430" w:type="dxa"/>
          </w:tcPr>
          <w:p w14:paraId="1BEFE8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добавлен новый тип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дообучение </w:t>
            </w:r>
            <w:r>
              <w:rPr>
                <w:rFonts w:ascii="Arial" w:eastAsia="Arial" w:hAnsi="Arial" w:cs="Arial"/>
              </w:rPr>
              <w:t>few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shot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классификатор расширен.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  <w:tc>
          <w:tcPr>
            <w:tcW w:w="1785" w:type="dxa"/>
          </w:tcPr>
          <w:p w14:paraId="5DA730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30BB899C" w14:textId="77777777" w:rsidTr="009D43E8">
        <w:tc>
          <w:tcPr>
            <w:tcW w:w="1980" w:type="dxa"/>
          </w:tcPr>
          <w:p w14:paraId="70EBEA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</w:t>
            </w:r>
          </w:p>
        </w:tc>
        <w:tc>
          <w:tcPr>
            <w:tcW w:w="3690" w:type="dxa"/>
          </w:tcPr>
          <w:p w14:paraId="25838EC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>
            <w:tcW w:w="5430" w:type="dxa"/>
          </w:tcPr>
          <w:p w14:paraId="430A08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и хранение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шифрование, </w:t>
            </w: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аудит §6.1.21.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защищенный конвейер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 IB.</w:t>
            </w:r>
          </w:p>
        </w:tc>
        <w:tc>
          <w:tcPr>
            <w:tcW w:w="1785" w:type="dxa"/>
          </w:tcPr>
          <w:p w14:paraId="73020D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</w:t>
            </w:r>
          </w:p>
        </w:tc>
      </w:tr>
      <w:tr w:rsidR="009D43E8" w14:paraId="551F4FA2" w14:textId="77777777" w:rsidTr="009D43E8">
        <w:tc>
          <w:tcPr>
            <w:tcW w:w="1980" w:type="dxa"/>
          </w:tcPr>
          <w:p w14:paraId="259AF0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  <w:tc>
          <w:tcPr>
            <w:tcW w:w="3690" w:type="dxa"/>
          </w:tcPr>
          <w:p w14:paraId="43F8F0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>
            <w:tcW w:w="5430" w:type="dxa"/>
          </w:tcPr>
          <w:p w14:paraId="403EAC4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развертывание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 изолированной сети §6.1.22.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локальный ответ языковой модели в контуре банка.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3F6307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6.1.22</w:t>
            </w:r>
          </w:p>
        </w:tc>
      </w:tr>
      <w:tr w:rsidR="009D43E8" w14:paraId="7F8555B4" w14:textId="77777777" w:rsidTr="009D43E8">
        <w:tc>
          <w:tcPr>
            <w:tcW w:w="1980" w:type="dxa"/>
          </w:tcPr>
          <w:p w14:paraId="2D3EDE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  <w:tc>
          <w:tcPr>
            <w:tcW w:w="3690" w:type="dxa"/>
          </w:tcPr>
          <w:p w14:paraId="5FECCC3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1A6369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завершена обработка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журнал статусов и экспорт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операционные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1785" w:type="dxa"/>
          </w:tcPr>
          <w:p w14:paraId="72E61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2CA2EB3E" w14:textId="77777777" w:rsidTr="009D43E8">
        <w:tc>
          <w:tcPr>
            <w:tcW w:w="1980" w:type="dxa"/>
          </w:tcPr>
          <w:p w14:paraId="3935D14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FR-OCR-24</w:t>
            </w:r>
          </w:p>
        </w:tc>
        <w:tc>
          <w:tcPr>
            <w:tcW w:w="3690" w:type="dxa"/>
          </w:tcPr>
          <w:p w14:paraId="60AB5B0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>
            <w:tcW w:w="5430" w:type="dxa"/>
          </w:tcPr>
          <w:p w14:paraId="28CEFB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подтверждение распознанных полей.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§6.1.24.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1785" w:type="dxa"/>
          </w:tcPr>
          <w:p w14:paraId="2798D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0159F809" w14:textId="77777777" w:rsidTr="009D43E8">
        <w:tc>
          <w:tcPr>
            <w:tcW w:w="1980" w:type="dxa"/>
          </w:tcPr>
          <w:p w14:paraId="012762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FR-OCR-25</w:t>
            </w:r>
          </w:p>
        </w:tc>
        <w:tc>
          <w:tcPr>
            <w:tcW w:w="3690" w:type="dxa"/>
          </w:tcPr>
          <w:p w14:paraId="5F0210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иметь возможность включения в цепочку обработки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(как часть процесса).</w:t>
            </w:r>
          </w:p>
        </w:tc>
        <w:tc>
          <w:tcPr>
            <w:tcW w:w="5430" w:type="dxa"/>
          </w:tcPr>
          <w:p w14:paraId="6D4D01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готов к автоматизации.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§6.1.25.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1785" w:type="dxa"/>
          </w:tcPr>
          <w:p w14:paraId="3E41E7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</w:tbl>
    <w:p w14:paraId="738D1409" w14:textId="77777777" w:rsidR="009D43E8" w:rsidRDefault="00317F00">
      <w:pPr>
        <w:pStyle w:val="3"/>
        <w:rPr>
          <w:rFonts w:ascii="Arial" w:eastAsia="Arial" w:hAnsi="Arial" w:cs="Arial"/>
        </w:rPr>
      </w:pPr>
      <w:bookmarkStart w:id="4076" w:name="bookmark=kix.je0ajanqxl3a" w:colFirst="0" w:colLast="0"/>
      <w:bookmarkEnd w:id="4076"/>
      <w:r>
        <w:rPr>
          <w:rFonts w:ascii="Arial" w:eastAsia="Arial" w:hAnsi="Arial" w:cs="Arial"/>
        </w:rPr>
        <w:t>IV.5.1. Отчетность (§6.2)</w:t>
      </w:r>
    </w:p>
    <w:tbl>
      <w:tblPr>
        <w:tblStyle w:val="40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735"/>
        <w:gridCol w:w="5385"/>
        <w:gridCol w:w="1815"/>
      </w:tblGrid>
      <w:tr w:rsidR="009D43E8" w14:paraId="64F585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468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35" w:type="dxa"/>
          </w:tcPr>
          <w:p w14:paraId="59F237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385" w:type="dxa"/>
          </w:tcPr>
          <w:p w14:paraId="3C54DA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815" w:type="dxa"/>
          </w:tcPr>
          <w:p w14:paraId="1E3EA9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30554479" w14:textId="77777777" w:rsidTr="009D43E8">
        <w:tc>
          <w:tcPr>
            <w:tcW w:w="1980" w:type="dxa"/>
          </w:tcPr>
          <w:p w14:paraId="3A00D2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FR-OCR-RPT-01</w:t>
            </w:r>
          </w:p>
        </w:tc>
        <w:tc>
          <w:tcPr>
            <w:tcW w:w="3735" w:type="dxa"/>
          </w:tcPr>
          <w:p w14:paraId="4C9E02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>
            <w:tcW w:w="5385" w:type="dxa"/>
          </w:tcPr>
          <w:p w14:paraId="64DB33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запрашивает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автоматическая статистика: успех, ошибки, отказы §6.2.1.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 результатах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85643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6.2.1</w:t>
            </w:r>
          </w:p>
        </w:tc>
      </w:tr>
      <w:tr w:rsidR="009D43E8" w14:paraId="0DE2898A" w14:textId="77777777" w:rsidTr="009D43E8">
        <w:tc>
          <w:tcPr>
            <w:tcW w:w="1980" w:type="dxa"/>
          </w:tcPr>
          <w:p w14:paraId="523097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FR-OCR-RPT-02</w:t>
            </w:r>
          </w:p>
        </w:tc>
        <w:tc>
          <w:tcPr>
            <w:tcW w:w="3735" w:type="dxa"/>
          </w:tcPr>
          <w:p w14:paraId="2D40000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формировать отдельный отчет по распознаваниям с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ошибками, включая причины распознавания с ошибками.</w:t>
            </w:r>
          </w:p>
        </w:tc>
        <w:tc>
          <w:tcPr>
            <w:tcW w:w="5385" w:type="dxa"/>
          </w:tcPr>
          <w:p w14:paraId="0B4E3C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накопились распознавания с ошибками.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разбор причин ошибок §6.2.2.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об ошибках.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538419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6.2.2</w:t>
            </w:r>
          </w:p>
        </w:tc>
      </w:tr>
      <w:tr w:rsidR="009D43E8" w14:paraId="5C257FA1" w14:textId="77777777" w:rsidTr="009D43E8">
        <w:tc>
          <w:tcPr>
            <w:tcW w:w="1980" w:type="dxa"/>
          </w:tcPr>
          <w:p w14:paraId="46C325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FR-OCR-RPT-03</w:t>
            </w:r>
          </w:p>
        </w:tc>
        <w:tc>
          <w:tcPr>
            <w:tcW w:w="3735" w:type="dxa"/>
          </w:tcPr>
          <w:p w14:paraId="478A81E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>
            <w:tcW w:w="5385" w:type="dxa"/>
          </w:tcPr>
          <w:p w14:paraId="27A6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наступило расписание или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ежедневные / еженедельные / ежемесячные отчеты §6.2.3.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сформированные периодические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29271A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6.2.3</w:t>
            </w:r>
          </w:p>
        </w:tc>
      </w:tr>
      <w:tr w:rsidR="009D43E8" w14:paraId="45BB3925" w14:textId="77777777" w:rsidTr="009D43E8">
        <w:tc>
          <w:tcPr>
            <w:tcW w:w="1980" w:type="dxa"/>
          </w:tcPr>
          <w:p w14:paraId="259E20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FR-OCR-RPT-04</w:t>
            </w:r>
          </w:p>
        </w:tc>
        <w:tc>
          <w:tcPr>
            <w:tcW w:w="3735" w:type="dxa"/>
          </w:tcPr>
          <w:p w14:paraId="3E538BA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>
            <w:tcW w:w="5385" w:type="dxa"/>
          </w:tcPr>
          <w:p w14:paraId="26206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сводные таблицы и графики §6.2.4.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выгрузка с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33AE6F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</w:t>
            </w:r>
          </w:p>
        </w:tc>
      </w:tr>
      <w:tr w:rsidR="009D43E8" w14:paraId="6943DF48" w14:textId="77777777" w:rsidTr="009D43E8">
        <w:tc>
          <w:tcPr>
            <w:tcW w:w="1980" w:type="dxa"/>
          </w:tcPr>
          <w:p w14:paraId="3A8C08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FR-OCR-RPT-05</w:t>
            </w:r>
          </w:p>
        </w:tc>
        <w:tc>
          <w:tcPr>
            <w:tcW w:w="3735" w:type="dxa"/>
          </w:tcPr>
          <w:p w14:paraId="29386C1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>
            <w:tcW w:w="5385" w:type="dxa"/>
          </w:tcPr>
          <w:p w14:paraId="74978C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настраивает конструктор отчетов.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выбор показателей, формата и шаблонов §6.2.5.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сохраненные шаблоны отчетов.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1815" w:type="dxa"/>
          </w:tcPr>
          <w:p w14:paraId="7508AF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</w:tbl>
    <w:p w14:paraId="6BD9C15E" w14:textId="77777777" w:rsidR="009D43E8" w:rsidRDefault="00317F00">
      <w:pPr>
        <w:pStyle w:val="2"/>
        <w:rPr>
          <w:rFonts w:ascii="Arial" w:eastAsia="Arial" w:hAnsi="Arial" w:cs="Arial"/>
        </w:rPr>
      </w:pPr>
      <w:bookmarkStart w:id="4077" w:name="bookmark=kix.tl2tk6tp0fgc" w:colFirst="0" w:colLast="0"/>
      <w:bookmarkEnd w:id="4077"/>
      <w:r>
        <w:rPr>
          <w:rFonts w:ascii="Arial" w:eastAsia="Arial" w:hAnsi="Arial" w:cs="Arial"/>
        </w:rPr>
        <w:t>IV.6. Настройки модуля</w:t>
      </w:r>
    </w:p>
    <w:p w14:paraId="1BDC28C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§6.1.7, §6.1.13, §6.2.5]: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_</w:t>
      </w:r>
      <w:r>
        <w:rPr>
          <w:rFonts w:ascii="Arial" w:eastAsia="Arial" w:hAnsi="Arial" w:cs="Arial"/>
          <w:b/>
          <w:bCs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>, шаблоны, конструктор отчетов</w:t>
      </w:r>
    </w:p>
    <w:p w14:paraId="681587C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Настраиваемые типы документов, валидация, обучение на новых типах.</w:t>
      </w:r>
    </w:p>
    <w:p w14:paraId="1D05BDB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расширяет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 xml:space="preserve"> без разработки.</w:t>
      </w:r>
    </w:p>
    <w:tbl>
      <w:tblPr>
        <w:tblStyle w:val="39"/>
        <w:tblW w:w="13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4605"/>
        <w:gridCol w:w="4110"/>
        <w:gridCol w:w="2085"/>
      </w:tblGrid>
      <w:tr w:rsidR="009D43E8" w14:paraId="4E88531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004B33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Параметр</w:t>
            </w:r>
          </w:p>
        </w:tc>
        <w:tc>
          <w:tcPr>
            <w:tcW w:w="4605" w:type="dxa"/>
          </w:tcPr>
          <w:p w14:paraId="600572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4110" w:type="dxa"/>
          </w:tcPr>
          <w:p w14:paraId="4C086C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§2.4</w:t>
            </w:r>
          </w:p>
        </w:tc>
        <w:tc>
          <w:tcPr>
            <w:tcW w:w="2085" w:type="dxa"/>
          </w:tcPr>
          <w:p w14:paraId="7A2DE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41E2355C" w14:textId="77777777" w:rsidTr="009D43E8">
        <w:tc>
          <w:tcPr>
            <w:tcW w:w="2325" w:type="dxa"/>
          </w:tcPr>
          <w:p w14:paraId="5EE93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Типы документов (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605" w:type="dxa"/>
          </w:tcPr>
          <w:p w14:paraId="33680AF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Каталог типов по §6.1.3; автоопределение + ручная переквалификация</w:t>
            </w:r>
          </w:p>
        </w:tc>
        <w:tc>
          <w:tcPr>
            <w:tcW w:w="4110" w:type="dxa"/>
          </w:tcPr>
          <w:p w14:paraId="397A4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23D873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71CDCFFE" w14:textId="77777777" w:rsidTr="009D43E8">
        <w:tc>
          <w:tcPr>
            <w:tcW w:w="2325" w:type="dxa"/>
          </w:tcPr>
          <w:p w14:paraId="1E25F4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Пользовательские шаблоны полей</w:t>
            </w:r>
          </w:p>
        </w:tc>
        <w:tc>
          <w:tcPr>
            <w:tcW w:w="4605" w:type="dxa"/>
          </w:tcPr>
          <w:p w14:paraId="3116F47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ФИО, дат, реквизитов и др. по шаблону</w:t>
            </w:r>
          </w:p>
        </w:tc>
        <w:tc>
          <w:tcPr>
            <w:tcW w:w="4110" w:type="dxa"/>
          </w:tcPr>
          <w:p w14:paraId="58AD57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CF6C4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19BB6CC0" w14:textId="77777777" w:rsidTr="009D43E8">
        <w:tc>
          <w:tcPr>
            <w:tcW w:w="2325" w:type="dxa"/>
          </w:tcPr>
          <w:p w14:paraId="7FB126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Правила валидации</w:t>
            </w:r>
          </w:p>
        </w:tc>
        <w:tc>
          <w:tcPr>
            <w:tcW w:w="4605" w:type="dxa"/>
          </w:tcPr>
          <w:p w14:paraId="4A0FA3C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Справочники, регулярные выражения, обязательные поля</w:t>
            </w:r>
          </w:p>
        </w:tc>
        <w:tc>
          <w:tcPr>
            <w:tcW w:w="4110" w:type="dxa"/>
          </w:tcPr>
          <w:p w14:paraId="550A54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85757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6E562F9B" w14:textId="77777777" w:rsidTr="009D43E8">
        <w:tc>
          <w:tcPr>
            <w:tcW w:w="2325" w:type="dxa"/>
          </w:tcPr>
          <w:p w14:paraId="4647B9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 на новых типах</w:t>
            </w:r>
          </w:p>
        </w:tc>
        <w:tc>
          <w:tcPr>
            <w:tcW w:w="4605" w:type="dxa"/>
          </w:tcPr>
          <w:p w14:paraId="48989C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Добавление типов документов в </w:t>
            </w:r>
            <w:r>
              <w:rPr>
                <w:rFonts w:ascii="Arial" w:eastAsia="Arial" w:hAnsi="Arial" w:cs="Arial"/>
              </w:rPr>
              <w:t>production</w:t>
            </w:r>
            <w:r w:rsidRPr="003C42DA">
              <w:rPr>
                <w:rFonts w:ascii="Arial" w:eastAsia="Arial" w:hAnsi="Arial" w:cs="Arial"/>
                <w:lang w:val="ru-RU"/>
              </w:rPr>
              <w:t>-контур</w:t>
            </w:r>
          </w:p>
        </w:tc>
        <w:tc>
          <w:tcPr>
            <w:tcW w:w="4110" w:type="dxa"/>
          </w:tcPr>
          <w:p w14:paraId="21C795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0C3B0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0BB69084" w14:textId="77777777" w:rsidTr="009D43E8">
        <w:tc>
          <w:tcPr>
            <w:tcW w:w="2325" w:type="dxa"/>
          </w:tcPr>
          <w:p w14:paraId="7B6D2D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Конструктор отчетов</w:t>
            </w:r>
          </w:p>
        </w:tc>
        <w:tc>
          <w:tcPr>
            <w:tcW w:w="4605" w:type="dxa"/>
          </w:tcPr>
          <w:p w14:paraId="2680AEB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Метрики, период, формат, шаблоны;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отдельное действие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78" w:author="Никита Гринь" w:date="2026-07-31T11:13:00Z" w16du:dateUtc="2026-07-31T08:13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79" w:author="Никита Гринь" w:date="2026-07-31T11:13:00Z" w16du:dateUtc="2026-07-31T08:13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80" w:author="Никита Гринь" w:date="2026-07-31T11:13:00Z" w16du:dateUtc="2026-07-31T08:13:00Z">
                  <w:rPr/>
                </w:rPrChange>
              </w:rPr>
              <w:instrText>=</w:instrText>
            </w:r>
            <w:r>
              <w:instrText>kix</w:instrText>
            </w:r>
            <w:r w:rsidRPr="003D1E67">
              <w:rPr>
                <w:lang w:val="ru-RU"/>
                <w:rPrChange w:id="4081" w:author="Никита Гринь" w:date="2026-07-31T11:13:00Z" w16du:dateUtc="2026-07-31T08:13:00Z">
                  <w:rPr/>
                </w:rPrChange>
              </w:rPr>
              <w:instrText>.5</w:instrText>
            </w:r>
            <w:r>
              <w:instrText>f</w:instrText>
            </w:r>
            <w:r w:rsidRPr="003D1E67">
              <w:rPr>
                <w:lang w:val="ru-RU"/>
                <w:rPrChange w:id="4082" w:author="Никита Гринь" w:date="2026-07-31T11:13:00Z" w16du:dateUtc="2026-07-31T08:13:00Z">
                  <w:rPr/>
                </w:rPrChange>
              </w:rPr>
              <w:instrText>0</w:instrText>
            </w:r>
            <w:r>
              <w:instrText>ujoip</w:instrText>
            </w:r>
            <w:r w:rsidRPr="003D1E67">
              <w:rPr>
                <w:lang w:val="ru-RU"/>
                <w:rPrChange w:id="4083" w:author="Никита Гринь" w:date="2026-07-31T11:13:00Z" w16du:dateUtc="2026-07-31T08:13:00Z">
                  <w:rPr/>
                </w:rPrChange>
              </w:rPr>
              <w:instrText>03</w:instrText>
            </w:r>
            <w:r>
              <w:instrText>ke</w:instrText>
            </w:r>
            <w:r w:rsidRPr="003D1E67">
              <w:rPr>
                <w:lang w:val="ru-RU"/>
                <w:rPrChange w:id="4084" w:author="Никита Гринь" w:date="2026-07-31T11:13:00Z" w16du:dateUtc="2026-07-31T08:13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UC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DOC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RPT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110" w:type="dxa"/>
          </w:tcPr>
          <w:p w14:paraId="31BB4A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13</w:t>
            </w:r>
          </w:p>
        </w:tc>
        <w:tc>
          <w:tcPr>
            <w:tcW w:w="2085" w:type="dxa"/>
          </w:tcPr>
          <w:p w14:paraId="79173E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  <w:tr w:rsidR="009D43E8" w14:paraId="04D5C6CF" w14:textId="77777777" w:rsidTr="009D43E8">
        <w:tc>
          <w:tcPr>
            <w:tcW w:w="2325" w:type="dxa"/>
          </w:tcPr>
          <w:p w14:paraId="75D2D1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 модуля</w:t>
            </w:r>
          </w:p>
        </w:tc>
        <w:tc>
          <w:tcPr>
            <w:tcW w:w="4605" w:type="dxa"/>
          </w:tcPr>
          <w:p w14:paraId="33B902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Шифрование, аудит, RBAC</w:t>
            </w:r>
          </w:p>
        </w:tc>
        <w:tc>
          <w:tcPr>
            <w:tcW w:w="4110" w:type="dxa"/>
          </w:tcPr>
          <w:p w14:paraId="5B9993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p. 11</w:t>
            </w:r>
          </w:p>
        </w:tc>
        <w:tc>
          <w:tcPr>
            <w:tcW w:w="2085" w:type="dxa"/>
          </w:tcPr>
          <w:p w14:paraId="2DC1F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§8–9</w:t>
            </w:r>
          </w:p>
        </w:tc>
      </w:tr>
    </w:tbl>
    <w:p w14:paraId="18389AC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96011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BB45F17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B0D4B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DE395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34AA0E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0C078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58A7E3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D1813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FA03C6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13940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Слайд 27. Макет интерфейса Центра настроек — экспорт документов</w:t>
      </w:r>
    </w:p>
    <w:p w14:paraId="1C7C0529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76CA97D" wp14:editId="0EAEF395">
            <wp:extent cx="8229600" cy="45593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EB98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85" w:name="bookmark=kix.3qj0h5j6ezaq" w:colFirst="0" w:colLast="0"/>
      <w:bookmarkEnd w:id="4085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.6.2. Отчетность (§6.2)</w:t>
      </w:r>
    </w:p>
    <w:p w14:paraId="6781573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lang w:val="ru-RU"/>
        </w:rPr>
        <w:t>аналитик модуля распознавания документов</w:t>
      </w:r>
      <w:r w:rsidRPr="003C42DA">
        <w:rPr>
          <w:rFonts w:ascii="Arial" w:eastAsia="Arial" w:hAnsi="Arial" w:cs="Arial"/>
          <w:lang w:val="ru-RU"/>
        </w:rPr>
        <w:t xml:space="preserve"> (§2.4 п. 13). Критерии — </w:t>
      </w:r>
      <w:r>
        <w:fldChar w:fldCharType="begin"/>
      </w:r>
      <w:r>
        <w:instrText>HYPERLINK</w:instrText>
      </w:r>
      <w:r w:rsidRPr="003D1E67">
        <w:rPr>
          <w:lang w:val="ru-RU"/>
          <w:rPrChange w:id="4086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8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88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089" w:author="Никита Гринь" w:date="2026-07-31T11:13:00Z" w16du:dateUtc="2026-07-31T08:13:00Z">
            <w:rPr/>
          </w:rPrChange>
        </w:rPr>
        <w:instrText>.</w:instrText>
      </w:r>
      <w:r>
        <w:instrText>nqpv</w:instrText>
      </w:r>
      <w:r w:rsidRPr="003D1E67">
        <w:rPr>
          <w:lang w:val="ru-RU"/>
          <w:rPrChange w:id="4090" w:author="Никита Гринь" w:date="2026-07-31T11:13:00Z" w16du:dateUtc="2026-07-31T08:13:00Z">
            <w:rPr/>
          </w:rPrChange>
        </w:rPr>
        <w:instrText>8</w:instrText>
      </w:r>
      <w:r>
        <w:instrText>ivpdokm</w:instrText>
      </w:r>
      <w:r w:rsidRPr="003D1E67">
        <w:rPr>
          <w:lang w:val="ru-RU"/>
          <w:rPrChange w:id="4091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IV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3C42DA">
        <w:rPr>
          <w:rFonts w:ascii="Arial" w:eastAsia="Arial" w:hAnsi="Arial" w:cs="Arial"/>
          <w:lang w:val="ru-RU"/>
        </w:rPr>
        <w:t>-01…05.</w:t>
      </w:r>
    </w:p>
    <w:p w14:paraId="67FD03D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92" w:name="bookmark=kix.1drplurxi2d3" w:colFirst="0" w:colLast="0"/>
      <w:bookmarkEnd w:id="4092"/>
      <w:r>
        <w:rPr>
          <w:rFonts w:ascii="Arial" w:eastAsia="Arial" w:hAnsi="Arial" w:cs="Arial"/>
        </w:rPr>
        <w:lastRenderedPageBreak/>
        <w:t>IV</w:t>
      </w:r>
      <w:r w:rsidRPr="003C42DA">
        <w:rPr>
          <w:rFonts w:ascii="Arial" w:eastAsia="Arial" w:hAnsi="Arial" w:cs="Arial"/>
          <w:lang w:val="ru-RU"/>
        </w:rPr>
        <w:t>.7. Интеграции</w:t>
      </w:r>
    </w:p>
    <w:p w14:paraId="70896E40" w14:textId="77777777" w:rsidR="009D43E8" w:rsidRPr="00F669EF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§6.1.4, §6.1.17, §6.1.24–25]: ЭДО, ассистент, </w:t>
      </w:r>
      <w:r>
        <w:rPr>
          <w:rFonts w:ascii="Arial" w:eastAsia="Arial" w:hAnsi="Arial" w:cs="Arial"/>
          <w:b/>
          <w:bCs/>
        </w:rPr>
        <w:t>RPA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AD</w:t>
      </w:r>
      <w:del w:id="4093" w:author="Никита Гринь" w:date="2026-08-05T12:39:00Z" w16du:dateUtc="2026-08-05T09:39:00Z"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, </w:delText>
        </w:r>
        <w:r w:rsidDel="00F669EF">
          <w:rPr>
            <w:rFonts w:ascii="Arial" w:eastAsia="Arial" w:hAnsi="Arial" w:cs="Arial"/>
            <w:b/>
            <w:bCs/>
          </w:rPr>
          <w:delText>KUMA</w:delText>
        </w:r>
      </w:del>
    </w:p>
    <w:p w14:paraId="635785F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Каналы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и экспорт; контракты ЭДО — 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на согласовании.</w:t>
      </w:r>
    </w:p>
    <w:p w14:paraId="2FBAF9D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встроен в документооборот банка.</w:t>
      </w:r>
    </w:p>
    <w:tbl>
      <w:tblPr>
        <w:tblStyle w:val="38"/>
        <w:tblW w:w="11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0"/>
        <w:gridCol w:w="5355"/>
        <w:gridCol w:w="3090"/>
      </w:tblGrid>
      <w:tr w:rsidR="009D43E8" w14:paraId="78D1CE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0" w:type="dxa"/>
          </w:tcPr>
          <w:p w14:paraId="330EC3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Система / канал</w:t>
            </w:r>
          </w:p>
        </w:tc>
        <w:tc>
          <w:tcPr>
            <w:tcW w:w="5355" w:type="dxa"/>
          </w:tcPr>
          <w:p w14:paraId="5878B4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интеграции</w:t>
            </w:r>
          </w:p>
        </w:tc>
        <w:tc>
          <w:tcPr>
            <w:tcW w:w="3090" w:type="dxa"/>
          </w:tcPr>
          <w:p w14:paraId="29B0A5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1DE52082" w14:textId="77777777" w:rsidTr="009D43E8">
        <w:tc>
          <w:tcPr>
            <w:tcW w:w="3450" w:type="dxa"/>
          </w:tcPr>
          <w:p w14:paraId="23DD4C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Web-интерфейс / API</w:t>
            </w:r>
          </w:p>
        </w:tc>
        <w:tc>
          <w:tcPr>
            <w:tcW w:w="5355" w:type="dxa"/>
          </w:tcPr>
          <w:p w14:paraId="7BBAC7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документов, статус обработки</w:t>
            </w:r>
          </w:p>
        </w:tc>
        <w:tc>
          <w:tcPr>
            <w:tcW w:w="3090" w:type="dxa"/>
          </w:tcPr>
          <w:p w14:paraId="479443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86081C2" w14:textId="77777777" w:rsidTr="009D43E8">
        <w:tc>
          <w:tcPr>
            <w:tcW w:w="3450" w:type="dxa"/>
          </w:tcPr>
          <w:p w14:paraId="7A1CD3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 электронного документооборота</w:t>
            </w:r>
          </w:p>
        </w:tc>
        <w:tc>
          <w:tcPr>
            <w:tcW w:w="5355" w:type="dxa"/>
          </w:tcPr>
          <w:p w14:paraId="3EE7B8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 документов из ЭДО</w:t>
            </w:r>
          </w:p>
        </w:tc>
        <w:tc>
          <w:tcPr>
            <w:tcW w:w="3090" w:type="dxa"/>
          </w:tcPr>
          <w:p w14:paraId="5AADCB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1587F3C" w14:textId="77777777" w:rsidTr="009D43E8">
        <w:tc>
          <w:tcPr>
            <w:tcW w:w="3450" w:type="dxa"/>
          </w:tcPr>
          <w:p w14:paraId="095EE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Внутренние системы банка</w:t>
            </w:r>
          </w:p>
        </w:tc>
        <w:tc>
          <w:tcPr>
            <w:tcW w:w="5355" w:type="dxa"/>
          </w:tcPr>
          <w:p w14:paraId="18A248F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структурированных данных после </w:t>
            </w:r>
            <w:r>
              <w:rPr>
                <w:rFonts w:ascii="Arial" w:eastAsia="Arial" w:hAnsi="Arial" w:cs="Arial"/>
              </w:rPr>
              <w:t>approve</w:t>
            </w:r>
          </w:p>
        </w:tc>
        <w:tc>
          <w:tcPr>
            <w:tcW w:w="3090" w:type="dxa"/>
          </w:tcPr>
          <w:p w14:paraId="24D598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6B9B5ED4" w14:textId="77777777" w:rsidTr="009D43E8">
        <w:tc>
          <w:tcPr>
            <w:tcW w:w="3450" w:type="dxa"/>
          </w:tcPr>
          <w:p w14:paraId="2B15F1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5355" w:type="dxa"/>
          </w:tcPr>
          <w:p w14:paraId="03CD217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распознанных данных в чате</w:t>
            </w:r>
          </w:p>
        </w:tc>
        <w:tc>
          <w:tcPr>
            <w:tcW w:w="3090" w:type="dxa"/>
          </w:tcPr>
          <w:p w14:paraId="6F88B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7E05FDA8" w14:textId="77777777" w:rsidTr="009D43E8">
        <w:tc>
          <w:tcPr>
            <w:tcW w:w="3450" w:type="dxa"/>
          </w:tcPr>
          <w:p w14:paraId="4291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355" w:type="dxa"/>
          </w:tcPr>
          <w:p w14:paraId="6F6D3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Включение в цепочку обработки</w:t>
            </w:r>
          </w:p>
        </w:tc>
        <w:tc>
          <w:tcPr>
            <w:tcW w:w="3090" w:type="dxa"/>
          </w:tcPr>
          <w:p w14:paraId="4CEEBE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29088FF9" w14:textId="77777777" w:rsidTr="009D43E8">
        <w:tc>
          <w:tcPr>
            <w:tcW w:w="3450" w:type="dxa"/>
          </w:tcPr>
          <w:p w14:paraId="46E116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5355" w:type="dxa"/>
          </w:tcPr>
          <w:p w14:paraId="4432EC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Аутентификация, RBAC</w:t>
            </w:r>
          </w:p>
        </w:tc>
        <w:tc>
          <w:tcPr>
            <w:tcW w:w="3090" w:type="dxa"/>
          </w:tcPr>
          <w:p w14:paraId="70AFF2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§7.1, §8</w:t>
            </w:r>
          </w:p>
        </w:tc>
      </w:tr>
      <w:tr w:rsidR="009D43E8" w14:paraId="61270F4D" w14:textId="77777777" w:rsidTr="009D43E8">
        <w:tc>
          <w:tcPr>
            <w:tcW w:w="3450" w:type="dxa"/>
          </w:tcPr>
          <w:p w14:paraId="48881DBF" w14:textId="4FE412B3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SIEM </w:t>
            </w:r>
            <w:del w:id="4094" w:author="Никита Гринь" w:date="2026-08-05T12:35:00Z" w16du:dateUtc="2026-08-05T09:35:00Z">
              <w:r w:rsidDel="00D65562">
                <w:rPr>
                  <w:rFonts w:ascii="Arial" w:eastAsia="Arial" w:hAnsi="Arial" w:cs="Arial"/>
                </w:rPr>
                <w:delText>(KUMA)</w:delText>
              </w:r>
            </w:del>
          </w:p>
        </w:tc>
        <w:tc>
          <w:tcPr>
            <w:tcW w:w="5355" w:type="dxa"/>
          </w:tcPr>
          <w:p w14:paraId="28E9FD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Аудит операций OCR</w:t>
            </w:r>
          </w:p>
        </w:tc>
        <w:tc>
          <w:tcPr>
            <w:tcW w:w="3090" w:type="dxa"/>
          </w:tcPr>
          <w:p w14:paraId="33AF24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</w:t>
            </w:r>
          </w:p>
        </w:tc>
      </w:tr>
    </w:tbl>
    <w:p w14:paraId="3282D9F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Конкретные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ЭДО и целевых систем — </w:t>
      </w:r>
      <w:r>
        <w:rPr>
          <w:rFonts w:ascii="Arial" w:eastAsia="Arial" w:hAnsi="Arial" w:cs="Arial"/>
          <w:b/>
          <w:bCs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конфигурировании на среде Заказчика (</w:t>
      </w:r>
      <w:r>
        <w:fldChar w:fldCharType="begin"/>
      </w:r>
      <w:r>
        <w:instrText>HYPERLINK</w:instrText>
      </w:r>
      <w:r w:rsidRPr="003D1E67">
        <w:rPr>
          <w:lang w:val="ru-RU"/>
          <w:rPrChange w:id="4095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096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097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098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099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00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01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02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03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04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05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06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07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08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09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10" w:author="Никита Гринь" w:date="2026-07-31T11:13:00Z" w16du:dateUtc="2026-07-31T08:13:00Z">
            <w:rPr/>
          </w:rPrChange>
        </w:rPr>
        <w:instrText>.</w:instrText>
      </w:r>
      <w:r>
        <w:instrText>qb</w:instrText>
      </w:r>
      <w:r w:rsidRPr="003D1E67">
        <w:rPr>
          <w:lang w:val="ru-RU"/>
          <w:rPrChange w:id="4111" w:author="Никита Гринь" w:date="2026-07-31T11:13:00Z" w16du:dateUtc="2026-07-31T08:13:00Z">
            <w:rPr/>
          </w:rPrChange>
        </w:rPr>
        <w:instrText>3</w:instrText>
      </w:r>
      <w:r>
        <w:instrText>bde</w:instrText>
      </w:r>
      <w:r w:rsidRPr="003D1E67">
        <w:rPr>
          <w:lang w:val="ru-RU"/>
          <w:rPrChange w:id="4112" w:author="Никита Гринь" w:date="2026-07-31T11:13:00Z" w16du:dateUtc="2026-07-31T08:13:00Z">
            <w:rPr/>
          </w:rPrChange>
        </w:rPr>
        <w:instrText>70</w:instrText>
      </w:r>
      <w:r>
        <w:instrText>w</w:instrText>
      </w:r>
      <w:r w:rsidRPr="003D1E67">
        <w:rPr>
          <w:lang w:val="ru-RU"/>
          <w:rPrChange w:id="4113" w:author="Никита Гринь" w:date="2026-07-31T11:13:00Z" w16du:dateUtc="2026-07-31T08:13:00Z">
            <w:rPr/>
          </w:rPrChange>
        </w:rPr>
        <w:instrText>4</w:instrText>
      </w:r>
      <w:r>
        <w:instrText>ai</w:instrText>
      </w:r>
      <w:r w:rsidRPr="003D1E67">
        <w:rPr>
          <w:lang w:val="ru-RU"/>
          <w:rPrChange w:id="4114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№8).</w:t>
      </w:r>
    </w:p>
    <w:p w14:paraId="60F075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115" w:name="bookmark=kix.nqpv8ivpdokm" w:colFirst="0" w:colLast="0"/>
      <w:bookmarkEnd w:id="4115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03E4259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§6.1.18–19, §6.2]: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-01…15</w:t>
      </w:r>
    </w:p>
    <w:p w14:paraId="6283162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Критерии приемки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на эталонном наборе и стенде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</w:t>
      </w:r>
      <w:r w:rsidRPr="003C42DA">
        <w:rPr>
          <w:rFonts w:ascii="Arial" w:eastAsia="Arial" w:hAnsi="Arial" w:cs="Arial"/>
          <w:lang w:val="ru-RU"/>
        </w:rPr>
        <w:t>.</w:t>
      </w:r>
    </w:p>
    <w:p w14:paraId="59F6B40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качество и производительность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подтверждены объективно.</w:t>
      </w:r>
    </w:p>
    <w:tbl>
      <w:tblPr>
        <w:tblStyle w:val="37"/>
        <w:tblW w:w="11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5355"/>
        <w:gridCol w:w="4575"/>
      </w:tblGrid>
      <w:tr w:rsidR="009D43E8" w14:paraId="752110E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68648D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355" w:type="dxa"/>
          </w:tcPr>
          <w:p w14:paraId="749A89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4575" w:type="dxa"/>
          </w:tcPr>
          <w:p w14:paraId="67885B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 / FR</w:t>
            </w:r>
          </w:p>
        </w:tc>
      </w:tr>
      <w:tr w:rsidR="009D43E8" w14:paraId="61C37EAA" w14:textId="77777777" w:rsidTr="009D43E8">
        <w:tc>
          <w:tcPr>
            <w:tcW w:w="1695" w:type="dxa"/>
          </w:tcPr>
          <w:p w14:paraId="109203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</w:t>
            </w:r>
          </w:p>
        </w:tc>
        <w:tc>
          <w:tcPr>
            <w:tcW w:w="5355" w:type="dxa"/>
          </w:tcPr>
          <w:p w14:paraId="4CAE4456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0"/>
                <w:id w:val="-12699697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Загрузка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PDF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JPEG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через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web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: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≥95% на эталонном наборе</w:t>
                </w:r>
              </w:sdtContent>
            </w:sdt>
          </w:p>
        </w:tc>
        <w:tc>
          <w:tcPr>
            <w:tcW w:w="4575" w:type="dxa"/>
          </w:tcPr>
          <w:p w14:paraId="548086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UC-DOC-01, FR-OCR-06, FR-OCR-18</w:t>
            </w:r>
          </w:p>
        </w:tc>
      </w:tr>
      <w:tr w:rsidR="009D43E8" w14:paraId="68D41F38" w14:textId="77777777" w:rsidTr="009D43E8">
        <w:tc>
          <w:tcPr>
            <w:tcW w:w="1695" w:type="dxa"/>
          </w:tcPr>
          <w:p w14:paraId="23DF35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DOC-T-02</w:t>
            </w:r>
          </w:p>
        </w:tc>
        <w:tc>
          <w:tcPr>
            <w:tcW w:w="5355" w:type="dxa"/>
          </w:tcPr>
          <w:p w14:paraId="4516040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1"/>
                <w:id w:val="-18078287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Пакетная загрузка ≥10 документов без потери статуса</w:t>
                </w:r>
              </w:sdtContent>
            </w:sdt>
          </w:p>
        </w:tc>
        <w:tc>
          <w:tcPr>
            <w:tcW w:w="4575" w:type="dxa"/>
          </w:tcPr>
          <w:p w14:paraId="78A4E4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UC-DOC-04, FR-OCR-05</w:t>
            </w:r>
          </w:p>
        </w:tc>
      </w:tr>
      <w:tr w:rsidR="009D43E8" w14:paraId="52C6C27A" w14:textId="77777777" w:rsidTr="009D43E8">
        <w:tc>
          <w:tcPr>
            <w:tcW w:w="1695" w:type="dxa"/>
          </w:tcPr>
          <w:p w14:paraId="2CBE90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DOC-T-03</w:t>
            </w:r>
          </w:p>
        </w:tc>
        <w:tc>
          <w:tcPr>
            <w:tcW w:w="5355" w:type="dxa"/>
          </w:tcPr>
          <w:p w14:paraId="25B35F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Автоопределение типа + ручная переквалификация</w:t>
            </w:r>
          </w:p>
        </w:tc>
        <w:tc>
          <w:tcPr>
            <w:tcW w:w="4575" w:type="dxa"/>
          </w:tcPr>
          <w:p w14:paraId="6D683B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UC-DOC-05, FR-OCR-07</w:t>
            </w:r>
          </w:p>
        </w:tc>
      </w:tr>
      <w:tr w:rsidR="009D43E8" w14:paraId="2EE55A23" w14:textId="77777777" w:rsidTr="009D43E8">
        <w:tc>
          <w:tcPr>
            <w:tcW w:w="1695" w:type="dxa"/>
          </w:tcPr>
          <w:p w14:paraId="2E1F9F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DOC-T-04</w:t>
            </w:r>
          </w:p>
        </w:tc>
        <w:tc>
          <w:tcPr>
            <w:tcW w:w="5355" w:type="dxa"/>
          </w:tcPr>
          <w:p w14:paraId="0E409C5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обязательных полей по шаблону; валидация §6.1.14</w:t>
            </w:r>
          </w:p>
        </w:tc>
        <w:tc>
          <w:tcPr>
            <w:tcW w:w="4575" w:type="dxa"/>
          </w:tcPr>
          <w:p w14:paraId="5FBB4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UC-DOC-06, FR-OCR-13, FR-OCR-14</w:t>
            </w:r>
          </w:p>
        </w:tc>
      </w:tr>
      <w:tr w:rsidR="009D43E8" w14:paraId="1C291015" w14:textId="77777777" w:rsidTr="009D43E8">
        <w:tc>
          <w:tcPr>
            <w:tcW w:w="1695" w:type="dxa"/>
          </w:tcPr>
          <w:p w14:paraId="2FBFAC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DOC-T-05</w:t>
            </w:r>
          </w:p>
        </w:tc>
        <w:tc>
          <w:tcPr>
            <w:tcW w:w="5355" w:type="dxa"/>
          </w:tcPr>
          <w:p w14:paraId="67582E7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сомнительных зон</w:t>
            </w:r>
          </w:p>
        </w:tc>
        <w:tc>
          <w:tcPr>
            <w:tcW w:w="4575" w:type="dxa"/>
          </w:tcPr>
          <w:p w14:paraId="3CFB9F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UC-DOC-07, FR-OCR-15</w:t>
            </w:r>
          </w:p>
        </w:tc>
      </w:tr>
      <w:tr w:rsidR="009D43E8" w14:paraId="5CF3DF3F" w14:textId="77777777" w:rsidTr="009D43E8">
        <w:tc>
          <w:tcPr>
            <w:tcW w:w="1695" w:type="dxa"/>
          </w:tcPr>
          <w:p w14:paraId="6E5AA8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DOC-T-06</w:t>
            </w:r>
          </w:p>
        </w:tc>
        <w:tc>
          <w:tcPr>
            <w:tcW w:w="5355" w:type="dxa"/>
          </w:tcPr>
          <w:p w14:paraId="26FF438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2"/>
                <w:id w:val="-72643904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Производительность ≥1 стр./сек на 1 поток</w:t>
                </w:r>
              </w:sdtContent>
            </w:sdt>
          </w:p>
        </w:tc>
        <w:tc>
          <w:tcPr>
            <w:tcW w:w="4575" w:type="dxa"/>
          </w:tcPr>
          <w:p w14:paraId="29CDF3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</w:tr>
      <w:tr w:rsidR="009D43E8" w14:paraId="7A5E800C" w14:textId="77777777" w:rsidTr="009D43E8">
        <w:tc>
          <w:tcPr>
            <w:tcW w:w="1695" w:type="dxa"/>
          </w:tcPr>
          <w:p w14:paraId="12C853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DOC-T-07</w:t>
            </w:r>
          </w:p>
        </w:tc>
        <w:tc>
          <w:tcPr>
            <w:tcW w:w="5355" w:type="dxa"/>
          </w:tcPr>
          <w:p w14:paraId="2A3AE0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документа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</w:p>
        </w:tc>
        <w:tc>
          <w:tcPr>
            <w:tcW w:w="4575" w:type="dxa"/>
          </w:tcPr>
          <w:p w14:paraId="2FB62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UC-DOC-08, FR-OCR-16</w:t>
            </w:r>
          </w:p>
        </w:tc>
      </w:tr>
      <w:tr w:rsidR="009D43E8" w14:paraId="28680D8F" w14:textId="77777777" w:rsidTr="009D43E8">
        <w:tc>
          <w:tcPr>
            <w:tcW w:w="1695" w:type="dxa"/>
          </w:tcPr>
          <w:p w14:paraId="166338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DOC-T-08</w:t>
            </w:r>
          </w:p>
        </w:tc>
        <w:tc>
          <w:tcPr>
            <w:tcW w:w="5355" w:type="dxa"/>
          </w:tcPr>
          <w:p w14:paraId="7774E4F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Выгрузка данных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4575" w:type="dxa"/>
          </w:tcPr>
          <w:p w14:paraId="5A812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UC-DOC-09, FR-OCR-23</w:t>
            </w:r>
          </w:p>
        </w:tc>
      </w:tr>
      <w:tr w:rsidR="009D43E8" w14:paraId="7D424422" w14:textId="77777777" w:rsidTr="009D43E8">
        <w:tc>
          <w:tcPr>
            <w:tcW w:w="1695" w:type="dxa"/>
          </w:tcPr>
          <w:p w14:paraId="3ADCEA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DOC-T-09</w:t>
            </w:r>
          </w:p>
        </w:tc>
        <w:tc>
          <w:tcPr>
            <w:tcW w:w="5355" w:type="dxa"/>
          </w:tcPr>
          <w:p w14:paraId="4829DCF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Логирование операций; отчет успех/ошибка/отказ</w:t>
            </w:r>
          </w:p>
        </w:tc>
        <w:tc>
          <w:tcPr>
            <w:tcW w:w="4575" w:type="dxa"/>
          </w:tcPr>
          <w:p w14:paraId="090E1B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</w:tr>
      <w:tr w:rsidR="009D43E8" w14:paraId="13EE5D29" w14:textId="77777777" w:rsidTr="009D43E8">
        <w:tc>
          <w:tcPr>
            <w:tcW w:w="1695" w:type="dxa"/>
          </w:tcPr>
          <w:p w14:paraId="723CBA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DOC-T-10</w:t>
            </w:r>
          </w:p>
        </w:tc>
        <w:tc>
          <w:tcPr>
            <w:tcW w:w="5355" w:type="dxa"/>
          </w:tcPr>
          <w:p w14:paraId="1ECB749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>: пользователь п.12 — загрузка; чужие документы — запрещено</w:t>
            </w:r>
          </w:p>
        </w:tc>
        <w:tc>
          <w:tcPr>
            <w:tcW w:w="4575" w:type="dxa"/>
          </w:tcPr>
          <w:p w14:paraId="7E440E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IV.2</w:t>
            </w:r>
          </w:p>
        </w:tc>
      </w:tr>
      <w:tr w:rsidR="009D43E8" w14:paraId="1C736036" w14:textId="77777777" w:rsidTr="009D43E8">
        <w:tc>
          <w:tcPr>
            <w:tcW w:w="1695" w:type="dxa"/>
          </w:tcPr>
          <w:p w14:paraId="3A78BB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DOC-T-11</w:t>
            </w:r>
          </w:p>
        </w:tc>
        <w:tc>
          <w:tcPr>
            <w:tcW w:w="5355" w:type="dxa"/>
          </w:tcPr>
          <w:p w14:paraId="44B05E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Аналитик п.13: отчет за период по §6.2.1</w:t>
            </w:r>
          </w:p>
        </w:tc>
        <w:tc>
          <w:tcPr>
            <w:tcW w:w="4575" w:type="dxa"/>
          </w:tcPr>
          <w:p w14:paraId="3D2DADD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UC-DOC-RPT-01, FR-OCR-RPT-01</w:t>
            </w:r>
          </w:p>
        </w:tc>
      </w:tr>
      <w:tr w:rsidR="009D43E8" w14:paraId="233218C0" w14:textId="77777777" w:rsidTr="009D43E8">
        <w:tc>
          <w:tcPr>
            <w:tcW w:w="1695" w:type="dxa"/>
          </w:tcPr>
          <w:p w14:paraId="113EAD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DOC-T-12</w:t>
            </w:r>
          </w:p>
        </w:tc>
        <w:tc>
          <w:tcPr>
            <w:tcW w:w="5355" w:type="dxa"/>
          </w:tcPr>
          <w:p w14:paraId="2C8705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отчета — отдельная кнопка/действие</w:t>
            </w:r>
          </w:p>
        </w:tc>
        <w:tc>
          <w:tcPr>
            <w:tcW w:w="4575" w:type="dxa"/>
          </w:tcPr>
          <w:p w14:paraId="52F52F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UC-DOC-RPT-02, FR-OCR-RPT-05</w:t>
            </w:r>
          </w:p>
        </w:tc>
      </w:tr>
      <w:tr w:rsidR="009D43E8" w14:paraId="34978839" w14:textId="77777777" w:rsidTr="009D43E8">
        <w:tc>
          <w:tcPr>
            <w:tcW w:w="1695" w:type="dxa"/>
          </w:tcPr>
          <w:p w14:paraId="53EC33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DOC-T-13</w:t>
            </w:r>
          </w:p>
        </w:tc>
        <w:tc>
          <w:tcPr>
            <w:tcW w:w="5355" w:type="dxa"/>
          </w:tcPr>
          <w:p w14:paraId="27854B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Локальное развертывание, изолированная сеть</w:t>
            </w:r>
          </w:p>
        </w:tc>
        <w:tc>
          <w:tcPr>
            <w:tcW w:w="4575" w:type="dxa"/>
          </w:tcPr>
          <w:p w14:paraId="3FB24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</w:tr>
      <w:tr w:rsidR="009D43E8" w14:paraId="6876BAB3" w14:textId="77777777" w:rsidTr="009D43E8">
        <w:tc>
          <w:tcPr>
            <w:tcW w:w="1695" w:type="dxa"/>
          </w:tcPr>
          <w:p w14:paraId="3451C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DOC-T-14</w:t>
            </w:r>
          </w:p>
        </w:tc>
        <w:tc>
          <w:tcPr>
            <w:tcW w:w="5355" w:type="dxa"/>
          </w:tcPr>
          <w:p w14:paraId="3F607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Интеграция с ассистентом: подтверждение полей</w:t>
            </w:r>
          </w:p>
        </w:tc>
        <w:tc>
          <w:tcPr>
            <w:tcW w:w="4575" w:type="dxa"/>
          </w:tcPr>
          <w:p w14:paraId="739CF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UC-DOC-10, FR-OCR-24</w:t>
            </w:r>
          </w:p>
        </w:tc>
      </w:tr>
      <w:tr w:rsidR="009D43E8" w14:paraId="5737C8E3" w14:textId="77777777" w:rsidTr="009D43E8">
        <w:tc>
          <w:tcPr>
            <w:tcW w:w="1695" w:type="dxa"/>
          </w:tcPr>
          <w:p w14:paraId="2DE563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DOC-T-15</w:t>
            </w:r>
          </w:p>
        </w:tc>
        <w:tc>
          <w:tcPr>
            <w:tcW w:w="5355" w:type="dxa"/>
          </w:tcPr>
          <w:p w14:paraId="54245D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запуск сценария из цепочки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whitelist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575" w:type="dxa"/>
          </w:tcPr>
          <w:p w14:paraId="1218A9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UC-DOC-11, FR-OCR-25</w:t>
            </w:r>
          </w:p>
        </w:tc>
      </w:tr>
    </w:tbl>
    <w:p w14:paraId="12228003" w14:textId="77777777" w:rsidR="009D43E8" w:rsidRDefault="00317F00">
      <w:pPr>
        <w:pStyle w:val="2"/>
        <w:rPr>
          <w:rFonts w:ascii="Arial" w:eastAsia="Arial" w:hAnsi="Arial" w:cs="Arial"/>
        </w:rPr>
      </w:pPr>
      <w:bookmarkStart w:id="4116" w:name="bookmark=kix.54z62t5tk282" w:colFirst="0" w:colLast="0"/>
      <w:bookmarkEnd w:id="4116"/>
      <w:r>
        <w:rPr>
          <w:rFonts w:ascii="Arial" w:eastAsia="Arial" w:hAnsi="Arial" w:cs="Arial"/>
        </w:rPr>
        <w:t>IV.9. Информационная безопасность модуля</w:t>
      </w:r>
    </w:p>
    <w:p w14:paraId="5095BADF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§6.1.21]: шифрование, аудит, </w:t>
      </w:r>
      <w:r>
        <w:rPr>
          <w:rFonts w:ascii="Arial" w:eastAsia="Arial" w:hAnsi="Arial" w:cs="Arial"/>
          <w:b/>
          <w:bCs/>
        </w:rPr>
        <w:t>RBAC</w:t>
      </w:r>
      <w:r w:rsidRPr="00F12BAE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OCR</w:t>
      </w:r>
    </w:p>
    <w:p w14:paraId="1B2ED74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 xml:space="preserve">Специфика ИБ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+ связь с </w:t>
      </w:r>
      <w:r>
        <w:fldChar w:fldCharType="begin"/>
      </w:r>
      <w:r>
        <w:instrText>HYPERLINK</w:instrText>
      </w:r>
      <w:r w:rsidRPr="003D1E67">
        <w:rPr>
          <w:lang w:val="ru-RU"/>
          <w:rPrChange w:id="4117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18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19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20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21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22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23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24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25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26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27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28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29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30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31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32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4133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4134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4135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del w:id="4136" w:author="Никита Гринь" w:date="2026-08-05T12:35:00Z" w16du:dateUtc="2026-08-05T09:35:00Z">
        <w:r w:rsidRPr="003C42DA" w:rsidDel="00D65562">
          <w:rPr>
            <w:rFonts w:ascii="Arial" w:eastAsia="Arial" w:hAnsi="Arial" w:cs="Arial"/>
            <w:lang w:val="ru-RU"/>
          </w:rPr>
          <w:delText xml:space="preserve"> и </w:delText>
        </w:r>
        <w:r w:rsidDel="00D65562">
          <w:rPr>
            <w:rFonts w:ascii="Arial" w:eastAsia="Arial" w:hAnsi="Arial" w:cs="Arial"/>
          </w:rPr>
          <w:delText>KUMA</w:delText>
        </w:r>
      </w:del>
      <w:r w:rsidRPr="003C42DA">
        <w:rPr>
          <w:rFonts w:ascii="Arial" w:eastAsia="Arial" w:hAnsi="Arial" w:cs="Arial"/>
          <w:lang w:val="ru-RU"/>
        </w:rPr>
        <w:t>.</w:t>
      </w:r>
    </w:p>
    <w:p w14:paraId="6F067A1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документы клиентов защищены на всех этапах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>.</w:t>
      </w:r>
    </w:p>
    <w:p w14:paraId="6686AB6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Общие требования ИБ актива — </w:t>
      </w:r>
      <w:r>
        <w:fldChar w:fldCharType="begin"/>
      </w:r>
      <w:r>
        <w:instrText>HYPERLINK</w:instrText>
      </w:r>
      <w:r w:rsidRPr="003D1E67">
        <w:rPr>
          <w:lang w:val="ru-RU"/>
          <w:rPrChange w:id="4137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38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39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40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41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42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43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44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45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46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47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48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49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50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51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52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4153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4154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4155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(§8–9 ТТ); настоящий раздел — специфика модуля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и связь с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-21…23.</w:t>
      </w:r>
    </w:p>
    <w:tbl>
      <w:tblPr>
        <w:tblStyle w:val="36"/>
        <w:tblW w:w="132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0"/>
        <w:gridCol w:w="5370"/>
        <w:gridCol w:w="4320"/>
      </w:tblGrid>
      <w:tr w:rsidR="009D43E8" w14:paraId="1F01F4A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0" w:type="dxa"/>
          </w:tcPr>
          <w:p w14:paraId="57699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§6.1.21</w:t>
            </w:r>
          </w:p>
        </w:tc>
        <w:tc>
          <w:tcPr>
            <w:tcW w:w="5370" w:type="dxa"/>
          </w:tcPr>
          <w:p w14:paraId="0A0B58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Детализация</w:t>
            </w:r>
          </w:p>
        </w:tc>
        <w:tc>
          <w:tcPr>
            <w:tcW w:w="4320" w:type="dxa"/>
          </w:tcPr>
          <w:p w14:paraId="7058F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Отражение в ТЗ v1.3</w:t>
            </w:r>
          </w:p>
        </w:tc>
      </w:tr>
      <w:tr w:rsidR="009D43E8" w14:paraId="167E1B4A" w14:textId="77777777" w:rsidTr="009D43E8">
        <w:tc>
          <w:tcPr>
            <w:tcW w:w="3540" w:type="dxa"/>
          </w:tcPr>
          <w:p w14:paraId="2913F83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передаваемых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7E25793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TLS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внутри контура; защищенные каналы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>, ЭДО, экспорт в целевые системы</w:t>
            </w:r>
          </w:p>
        </w:tc>
        <w:tc>
          <w:tcPr>
            <w:tcW w:w="4320" w:type="dxa"/>
          </w:tcPr>
          <w:p w14:paraId="7EA838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</w:t>
            </w:r>
            <w:hyperlink w:anchor="bookmark=kix.1drplurxi2d3">
              <w:r>
                <w:rPr>
                  <w:rFonts w:ascii="Arial" w:eastAsia="Arial" w:hAnsi="Arial" w:cs="Arial"/>
                  <w:color w:val="156082"/>
                </w:rPr>
                <w:t>IV.7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w:anchor="bookmark=kix.5w4qqb5x7tuy">
              <w:r>
                <w:rPr>
                  <w:rFonts w:ascii="Arial" w:eastAsia="Arial" w:hAnsi="Arial" w:cs="Arial"/>
                  <w:color w:val="156082"/>
                </w:rPr>
                <w:t>VI.0</w:t>
              </w:r>
            </w:hyperlink>
          </w:p>
        </w:tc>
      </w:tr>
      <w:tr w:rsidR="009D43E8" w14:paraId="11E642EB" w14:textId="77777777" w:rsidTr="009D43E8">
        <w:tc>
          <w:tcPr>
            <w:tcW w:w="3540" w:type="dxa"/>
          </w:tcPr>
          <w:p w14:paraId="7EE99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хранимых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6325EA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исходных файлов, результатов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журналов обработки</w:t>
            </w:r>
          </w:p>
        </w:tc>
        <w:tc>
          <w:tcPr>
            <w:tcW w:w="4320" w:type="dxa"/>
          </w:tcPr>
          <w:p w14:paraId="40A841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FR-OCR-22</w:t>
            </w:r>
          </w:p>
        </w:tc>
      </w:tr>
      <w:tr w:rsidR="009D43E8" w14:paraId="13FF84BA" w14:textId="77777777" w:rsidTr="009D43E8">
        <w:tc>
          <w:tcPr>
            <w:tcW w:w="3540" w:type="dxa"/>
          </w:tcPr>
          <w:p w14:paraId="49A1DC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Аудит</w:t>
            </w:r>
            <w:r>
              <w:rPr>
                <w:rFonts w:ascii="Arial" w:eastAsia="Arial" w:hAnsi="Arial" w:cs="Arial"/>
              </w:rPr>
              <w:t xml:space="preserve"> действий пользователя</w:t>
            </w:r>
          </w:p>
        </w:tc>
        <w:tc>
          <w:tcPr>
            <w:tcW w:w="5370" w:type="dxa"/>
          </w:tcPr>
          <w:p w14:paraId="618D79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Загрузка, просмотр, корректировка полей, </w:t>
            </w:r>
            <w:r>
              <w:rPr>
                <w:rFonts w:ascii="Arial" w:eastAsia="Arial" w:hAnsi="Arial" w:cs="Arial"/>
              </w:rPr>
              <w:t>approve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reject</w:t>
            </w:r>
            <w:r w:rsidRPr="003C42DA">
              <w:rPr>
                <w:rFonts w:ascii="Arial" w:eastAsia="Arial" w:hAnsi="Arial" w:cs="Arial"/>
                <w:lang w:val="ru-RU"/>
              </w:rPr>
              <w:t>, экспорт, выгрузка отчетов</w:t>
            </w:r>
          </w:p>
        </w:tc>
        <w:tc>
          <w:tcPr>
            <w:tcW w:w="4320" w:type="dxa"/>
          </w:tcPr>
          <w:p w14:paraId="0B7148B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FR-OCR-23, </w:t>
            </w:r>
            <w:hyperlink w:anchor="bookmark=kix.o0f57lxosvqd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A5BE8FA" w14:textId="77777777" w:rsidTr="009D43E8">
        <w:tc>
          <w:tcPr>
            <w:tcW w:w="3540" w:type="dxa"/>
          </w:tcPr>
          <w:p w14:paraId="4C938A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Разграничение</w:t>
            </w:r>
            <w:r>
              <w:rPr>
                <w:rFonts w:ascii="Arial" w:eastAsia="Arial" w:hAnsi="Arial" w:cs="Arial"/>
              </w:rPr>
              <w:t xml:space="preserve"> прав доступа</w:t>
            </w:r>
          </w:p>
        </w:tc>
        <w:tc>
          <w:tcPr>
            <w:tcW w:w="5370" w:type="dxa"/>
          </w:tcPr>
          <w:p w14:paraId="5340629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Роли п. 11–13 §2.4; изоляция документов между пользователями</w:t>
            </w:r>
          </w:p>
        </w:tc>
        <w:tc>
          <w:tcPr>
            <w:tcW w:w="4320" w:type="dxa"/>
          </w:tcPr>
          <w:p w14:paraId="68121F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73" w:anchor="bookmark=id.6tfry2e5ec0">
              <w:r>
                <w:rPr>
                  <w:rFonts w:ascii="Arial" w:eastAsia="Arial" w:hAnsi="Arial" w:cs="Arial"/>
                  <w:color w:val="156082"/>
                </w:rPr>
                <w:t>IV.2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r:id="rId74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  <w:r>
              <w:rPr>
                <w:rFonts w:ascii="Arial" w:eastAsia="Arial" w:hAnsi="Arial" w:cs="Arial"/>
              </w:rPr>
              <w:t>, DOC-T-10</w:t>
            </w:r>
          </w:p>
        </w:tc>
      </w:tr>
    </w:tbl>
    <w:p w14:paraId="530573F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§6.1.23 — логирование операций </w:t>
      </w:r>
      <w:r>
        <w:rPr>
          <w:rFonts w:ascii="Arial" w:eastAsia="Arial" w:hAnsi="Arial" w:cs="Arial"/>
          <w:b/>
          <w:bCs/>
        </w:rPr>
        <w:t>OCR</w:t>
      </w:r>
      <w:r w:rsidRPr="003C42DA">
        <w:rPr>
          <w:rFonts w:ascii="Arial" w:eastAsia="Arial" w:hAnsi="Arial" w:cs="Arial"/>
          <w:lang w:val="ru-RU"/>
        </w:rPr>
        <w:t xml:space="preserve"> (связь с §9 ТТ):</w:t>
      </w:r>
    </w:p>
    <w:tbl>
      <w:tblPr>
        <w:tblStyle w:val="35"/>
        <w:tblW w:w="131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5"/>
        <w:gridCol w:w="3435"/>
        <w:gridCol w:w="2865"/>
        <w:gridCol w:w="3570"/>
      </w:tblGrid>
      <w:tr w:rsidR="009D43E8" w14:paraId="6DC8554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5" w:type="dxa"/>
          </w:tcPr>
          <w:p w14:paraId="133DDC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Класс события</w:t>
            </w:r>
          </w:p>
        </w:tc>
        <w:tc>
          <w:tcPr>
            <w:tcW w:w="3435" w:type="dxa"/>
          </w:tcPr>
          <w:p w14:paraId="473E8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2865" w:type="dxa"/>
          </w:tcPr>
          <w:p w14:paraId="43C6B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ТТ</w:t>
            </w:r>
          </w:p>
        </w:tc>
        <w:tc>
          <w:tcPr>
            <w:tcW w:w="3570" w:type="dxa"/>
          </w:tcPr>
          <w:p w14:paraId="3A15B4DD" w14:textId="77777777" w:rsidR="009D43E8" w:rsidRPr="00D65562" w:rsidRDefault="00317F00">
            <w:pPr>
              <w:spacing w:before="36" w:after="36"/>
              <w:rPr>
                <w:rFonts w:ascii="Arial" w:eastAsia="Arial" w:hAnsi="Arial" w:cs="Arial"/>
                <w:lang w:val="ru-RU"/>
                <w:rPrChange w:id="4156" w:author="Никита Гринь" w:date="2026-08-05T12:36:00Z" w16du:dateUtc="2026-08-05T09:36:00Z">
                  <w:rPr>
                    <w:rFonts w:ascii="Arial" w:eastAsia="Arial" w:hAnsi="Arial" w:cs="Arial"/>
                  </w:rPr>
                </w:rPrChange>
              </w:rPr>
            </w:pPr>
            <w:r>
              <w:rPr>
                <w:rFonts w:ascii="Arial" w:eastAsia="Arial" w:hAnsi="Arial" w:cs="Arial"/>
              </w:rPr>
              <w:t>Передача</w:t>
            </w:r>
            <w:del w:id="4157" w:author="Никита Гринь" w:date="2026-08-05T12:36:00Z" w16du:dateUtc="2026-08-05T09:36:00Z">
              <w:r w:rsidDel="00D65562">
                <w:rPr>
                  <w:rFonts w:ascii="Arial" w:eastAsia="Arial" w:hAnsi="Arial" w:cs="Arial"/>
                </w:rPr>
                <w:delText xml:space="preserve"> в KUMA</w:delText>
              </w:r>
            </w:del>
          </w:p>
        </w:tc>
      </w:tr>
      <w:tr w:rsidR="009D43E8" w14:paraId="28334659" w14:textId="77777777" w:rsidTr="009D43E8">
        <w:tc>
          <w:tcPr>
            <w:tcW w:w="3315" w:type="dxa"/>
          </w:tcPr>
          <w:p w14:paraId="397D75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Обработка документа</w:t>
            </w:r>
          </w:p>
        </w:tc>
        <w:tc>
          <w:tcPr>
            <w:tcW w:w="3435" w:type="dxa"/>
          </w:tcPr>
          <w:p w14:paraId="1D00DE0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Старт/завершение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; успех, ошибка, отказ</w:t>
            </w:r>
          </w:p>
        </w:tc>
        <w:tc>
          <w:tcPr>
            <w:tcW w:w="2865" w:type="dxa"/>
          </w:tcPr>
          <w:p w14:paraId="45526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  <w:tc>
          <w:tcPr>
            <w:tcW w:w="3570" w:type="dxa"/>
          </w:tcPr>
          <w:p w14:paraId="05124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VI.3.2</w:t>
            </w:r>
          </w:p>
        </w:tc>
      </w:tr>
      <w:tr w:rsidR="009D43E8" w14:paraId="4F629612" w14:textId="77777777" w:rsidTr="009D43E8">
        <w:tc>
          <w:tcPr>
            <w:tcW w:w="3315" w:type="dxa"/>
          </w:tcPr>
          <w:p w14:paraId="521E90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Действия пользователя</w:t>
            </w:r>
          </w:p>
        </w:tc>
        <w:tc>
          <w:tcPr>
            <w:tcW w:w="3435" w:type="dxa"/>
          </w:tcPr>
          <w:p w14:paraId="79A166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Загрузка, HITL-корректировка, экспорт</w:t>
            </w:r>
          </w:p>
        </w:tc>
        <w:tc>
          <w:tcPr>
            <w:tcW w:w="2865" w:type="dxa"/>
          </w:tcPr>
          <w:p w14:paraId="3FF6C5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6.1.21, 6.1.23</w:t>
            </w:r>
          </w:p>
        </w:tc>
        <w:tc>
          <w:tcPr>
            <w:tcW w:w="3570" w:type="dxa"/>
          </w:tcPr>
          <w:p w14:paraId="78F44E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7268AABD" w14:textId="77777777" w:rsidTr="009D43E8">
        <w:tc>
          <w:tcPr>
            <w:tcW w:w="3315" w:type="dxa"/>
          </w:tcPr>
          <w:p w14:paraId="142412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Отчетность</w:t>
            </w:r>
          </w:p>
        </w:tc>
        <w:tc>
          <w:tcPr>
            <w:tcW w:w="3435" w:type="dxa"/>
          </w:tcPr>
          <w:p w14:paraId="46E56E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Формирование отчета §6.2; выгрузка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2865" w:type="dxa"/>
          </w:tcPr>
          <w:p w14:paraId="6ADDFC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6.1.23, 6.2.5</w:t>
            </w:r>
          </w:p>
        </w:tc>
        <w:tc>
          <w:tcPr>
            <w:tcW w:w="3570" w:type="dxa"/>
          </w:tcPr>
          <w:p w14:paraId="61220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651EE1C9" w14:textId="77777777" w:rsidTr="009D43E8">
        <w:tc>
          <w:tcPr>
            <w:tcW w:w="3315" w:type="dxa"/>
          </w:tcPr>
          <w:p w14:paraId="346B06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</w:t>
            </w:r>
          </w:p>
        </w:tc>
        <w:tc>
          <w:tcPr>
            <w:tcW w:w="3435" w:type="dxa"/>
          </w:tcPr>
          <w:p w14:paraId="08ECEC8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Отказ доступа, ошибка записи аудита</w:t>
            </w:r>
          </w:p>
        </w:tc>
        <w:tc>
          <w:tcPr>
            <w:tcW w:w="2865" w:type="dxa"/>
          </w:tcPr>
          <w:p w14:paraId="043BA9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§8–9</w:t>
            </w:r>
          </w:p>
        </w:tc>
        <w:tc>
          <w:tcPr>
            <w:tcW w:w="3570" w:type="dxa"/>
          </w:tcPr>
          <w:p w14:paraId="7FEDE9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</w:tbl>
    <w:p w14:paraId="6CC8DB0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Локальное развертывание и изолированная сеть — </w:t>
      </w:r>
      <w:r>
        <w:fldChar w:fldCharType="begin"/>
      </w:r>
      <w:r>
        <w:instrText>HYPERLINK</w:instrText>
      </w:r>
      <w:r w:rsidRPr="003D1E67">
        <w:rPr>
          <w:lang w:val="ru-RU"/>
          <w:rPrChange w:id="4158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159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60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161" w:author="Никита Гринь" w:date="2026-07-31T11:13:00Z" w16du:dateUtc="2026-07-31T08:13:00Z">
            <w:rPr/>
          </w:rPrChange>
        </w:rPr>
        <w:instrText>.8035</w:instrText>
      </w:r>
      <w:r>
        <w:instrText>kg</w:instrText>
      </w:r>
      <w:r w:rsidRPr="003D1E67">
        <w:rPr>
          <w:lang w:val="ru-RU"/>
          <w:rPrChange w:id="4162" w:author="Никита Гринь" w:date="2026-07-31T11:13:00Z" w16du:dateUtc="2026-07-31T08:13:00Z">
            <w:rPr/>
          </w:rPrChange>
        </w:rPr>
        <w:instrText>517</w:instrText>
      </w:r>
      <w:r>
        <w:instrText>m</w:instrText>
      </w:r>
      <w:r w:rsidRPr="003D1E67">
        <w:rPr>
          <w:lang w:val="ru-RU"/>
          <w:rPrChange w:id="4163" w:author="Никита Гринь" w:date="2026-07-31T11:13:00Z" w16du:dateUtc="2026-07-31T08:13:00Z">
            <w:rPr/>
          </w:rPrChange>
        </w:rPr>
        <w:instrText>74"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OCR</w:t>
      </w:r>
      <w:r w:rsidRPr="003C42DA">
        <w:rPr>
          <w:rFonts w:ascii="Arial" w:eastAsia="Arial" w:hAnsi="Arial" w:cs="Arial"/>
          <w:color w:val="156082"/>
          <w:lang w:val="ru-RU"/>
        </w:rPr>
        <w:t>-22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I</w:t>
      </w:r>
      <w:r w:rsidRPr="003C42DA">
        <w:rPr>
          <w:rFonts w:ascii="Arial" w:eastAsia="Arial" w:hAnsi="Arial" w:cs="Arial"/>
          <w:b/>
          <w:bCs/>
          <w:lang w:val="ru-RU"/>
        </w:rPr>
        <w:t>.9.3</w:t>
      </w:r>
      <w:r w:rsidRPr="003C42DA">
        <w:rPr>
          <w:rFonts w:ascii="Arial" w:eastAsia="Arial" w:hAnsi="Arial" w:cs="Arial"/>
          <w:lang w:val="ru-RU"/>
        </w:rPr>
        <w:t>.</w:t>
      </w:r>
    </w:p>
    <w:p w14:paraId="70874A7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113FEC88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164" w:name="bookmark=kix.1c13n1n6osi6" w:colFirst="0" w:colLast="0"/>
      <w:bookmarkEnd w:id="4164"/>
      <w:r w:rsidRPr="003C42D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 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(§2.2.1, §3)</w:t>
      </w:r>
    </w:p>
    <w:p w14:paraId="5C61CD49" w14:textId="2329A24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общий генеративный слой §2.2.1, используемый модулями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), ИИ-ассистента (</w:t>
      </w:r>
      <w:r>
        <w:rPr>
          <w:rFonts w:ascii="Arial" w:eastAsia="Arial" w:hAnsi="Arial" w:cs="Arial"/>
          <w:sz w:val="22"/>
          <w:szCs w:val="22"/>
        </w:rPr>
        <w:t>assistant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bank</w:t>
      </w:r>
      <w:sdt>
        <w:sdtPr>
          <w:tag w:val="goog_rdk_293"/>
          <w:id w:val="-190336199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 и </w:t>
          </w:r>
          <w:r>
            <w:rPr>
              <w:rFonts w:ascii="Arial Unicode MS" w:eastAsia="Arial Unicode MS" w:hAnsi="Arial Unicode MS" w:cs="Arial Unicode MS"/>
            </w:rPr>
            <w:t>OCR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Part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V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фиксирует договорные рамки §3: контекст, </w:t>
          </w:r>
          <w:r>
            <w:rPr>
              <w:rFonts w:ascii="Arial Unicode MS" w:eastAsia="Arial Unicode MS" w:hAnsi="Arial Unicode MS" w:cs="Arial Unicode MS"/>
            </w:rPr>
            <w:t>RAG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параметры </w:t>
          </w:r>
          <w:r>
            <w:rPr>
              <w:rFonts w:ascii="Arial Unicode MS" w:eastAsia="Arial Unicode MS" w:hAnsi="Arial Unicode MS" w:cs="Arial Unicode MS"/>
            </w:rPr>
            <w:t>inference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KPI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(≤500 символов, 1–2 с, галлюцинации ≤3%). Детальные платформенные контракты — </w:t>
          </w:r>
          <w:commentRangeStart w:id="4165"/>
          <w:commentRangeStart w:id="4166"/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этап </w:t>
          </w:r>
          <w:ins w:id="4167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 xml:space="preserve">2 </w:t>
            </w:r>
          </w:ins>
          <w:del w:id="4168" w:author="Никита Гринь" w:date="2026-08-03T15:54:00Z" w16du:dateUtc="2026-08-03T12:54:00Z">
            <w:r w:rsidRPr="003C42DA" w:rsidDel="0030129E">
              <w:rPr>
                <w:rFonts w:ascii="Arial Unicode MS" w:eastAsia="Arial Unicode MS" w:hAnsi="Arial Unicode MS" w:cs="Arial Unicode MS"/>
                <w:lang w:val="ru-RU"/>
              </w:rPr>
              <w:delText>2</w:delText>
            </w:r>
          </w:del>
          <w:commentRangeEnd w:id="4165"/>
          <w:r w:rsidR="00E61A5D" w:rsidRPr="0030129E">
            <w:rPr>
              <w:rStyle w:val="a5"/>
              <w:rFonts w:ascii="Arial Unicode MS" w:eastAsia="Arial Unicode MS" w:hAnsi="Arial Unicode MS" w:cs="Arial Unicode MS"/>
              <w:sz w:val="24"/>
              <w:szCs w:val="24"/>
              <w:lang w:val="ru-RU"/>
              <w:rPrChange w:id="4169" w:author="Никита Гринь" w:date="2026-08-03T15:53:00Z" w16du:dateUtc="2026-08-03T12:53:00Z">
                <w:rPr>
                  <w:rStyle w:val="a5"/>
                  <w:rFonts w:ascii="Arial Unicode MS" w:eastAsia="Arial Unicode MS" w:hAnsi="Arial Unicode MS" w:cs="Arial Unicode MS"/>
                  <w:sz w:val="24"/>
                  <w:szCs w:val="24"/>
                </w:rPr>
              </w:rPrChange>
            </w:rPr>
            <w:commentReference w:id="4165"/>
          </w:r>
          <w:commentRangeEnd w:id="4166"/>
          <w:r w:rsidR="0030129E" w:rsidRPr="0030129E">
            <w:rPr>
              <w:rStyle w:val="a5"/>
              <w:rFonts w:ascii="Arial Unicode MS" w:eastAsia="Arial Unicode MS" w:hAnsi="Arial Unicode MS" w:cs="Arial Unicode MS"/>
              <w:sz w:val="24"/>
              <w:szCs w:val="24"/>
              <w:lang w:val="ru-RU"/>
              <w:rPrChange w:id="4170" w:author="Никита Гринь" w:date="2026-08-03T15:53:00Z" w16du:dateUtc="2026-08-03T12:53:00Z">
                <w:rPr>
                  <w:rStyle w:val="a5"/>
                  <w:rFonts w:ascii="Arial Unicode MS" w:eastAsia="Arial Unicode MS" w:hAnsi="Arial Unicode MS" w:cs="Arial Unicode MS"/>
                  <w:sz w:val="24"/>
                  <w:szCs w:val="24"/>
                </w:rPr>
              </w:rPrChange>
            </w:rPr>
            <w:commentReference w:id="4166"/>
          </w:r>
          <w:ins w:id="4171" w:author="Никита Гринь" w:date="2026-08-03T15:53:00Z">
            <w:r w:rsidR="0030129E" w:rsidRPr="0030129E">
              <w:rPr>
                <w:rFonts w:ascii="Arial Unicode MS" w:eastAsia="Arial Unicode MS" w:hAnsi="Arial Unicode MS" w:cs="Arial Unicode MS"/>
                <w:lang w:val="ru-RU"/>
                <w:rPrChange w:id="4172" w:author="Никита Гринь" w:date="2026-08-03T15:53:00Z" w16du:dateUtc="2026-08-03T12:53:00Z">
                  <w:rPr>
                    <w:rFonts w:ascii="Arial Unicode MS" w:eastAsia="Arial Unicode MS" w:hAnsi="Arial Unicode MS" w:cs="Arial Unicode MS"/>
                  </w:rPr>
                </w:rPrChange>
              </w:rPr>
              <w:t>календарного плана «Кастомизация ПО по ТЗ» (Прил. 2</w:t>
            </w:r>
          </w:ins>
          <w:ins w:id="4173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>)</w:t>
            </w:r>
          </w:ins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; конфигурации по модулям — </w:t>
          </w:r>
        </w:sdtContent>
      </w:sdt>
      <w:r>
        <w:fldChar w:fldCharType="begin"/>
      </w:r>
      <w:r>
        <w:instrText>HYPERLINK</w:instrText>
      </w:r>
      <w:r w:rsidRPr="003D1E67">
        <w:rPr>
          <w:lang w:val="ru-RU"/>
          <w:rPrChange w:id="4174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75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76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77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78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79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80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81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82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83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84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85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86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8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88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89" w:author="Никита Гринь" w:date="2026-07-31T11:13:00Z" w16du:dateUtc="2026-07-31T08:13:00Z">
            <w:rPr/>
          </w:rPrChange>
        </w:rPr>
        <w:instrText>.</w:instrText>
      </w:r>
      <w:r>
        <w:instrText>w</w:instrText>
      </w:r>
      <w:r w:rsidRPr="003D1E67">
        <w:rPr>
          <w:lang w:val="ru-RU"/>
          <w:rPrChange w:id="4190" w:author="Никита Гринь" w:date="2026-07-31T11:13:00Z" w16du:dateUtc="2026-07-31T08:13:00Z">
            <w:rPr/>
          </w:rPrChange>
        </w:rPr>
        <w:instrText>3</w:instrText>
      </w:r>
      <w:r>
        <w:instrText>lh</w:instrText>
      </w:r>
      <w:r w:rsidRPr="003D1E67">
        <w:rPr>
          <w:lang w:val="ru-RU"/>
          <w:rPrChange w:id="4191" w:author="Никита Гринь" w:date="2026-07-31T11:13:00Z" w16du:dateUtc="2026-07-31T08:13:00Z">
            <w:rPr/>
          </w:rPrChange>
        </w:rPr>
        <w:instrText>4</w:instrText>
      </w:r>
      <w:r>
        <w:instrText>dm</w:instrText>
      </w:r>
      <w:r w:rsidRPr="003D1E67">
        <w:rPr>
          <w:lang w:val="ru-RU"/>
          <w:rPrChange w:id="4192" w:author="Никита Гринь" w:date="2026-07-31T11:13:00Z" w16du:dateUtc="2026-07-31T08:13:00Z">
            <w:rPr/>
          </w:rPrChange>
        </w:rPr>
        <w:instrText>19</w:instrText>
      </w:r>
      <w:r>
        <w:instrText>mis</w:instrText>
      </w:r>
      <w:r w:rsidRPr="003D1E67">
        <w:rPr>
          <w:lang w:val="ru-RU"/>
          <w:rPrChange w:id="4193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4194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95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96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97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98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99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200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201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202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203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204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205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206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20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208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209" w:author="Никита Гринь" w:date="2026-07-31T11:13:00Z" w16du:dateUtc="2026-07-31T08:13:00Z">
            <w:rPr/>
          </w:rPrChange>
        </w:rPr>
        <w:instrText>.</w:instrText>
      </w:r>
      <w:r>
        <w:instrText>s</w:instrText>
      </w:r>
      <w:r w:rsidRPr="003D1E67">
        <w:rPr>
          <w:lang w:val="ru-RU"/>
          <w:rPrChange w:id="4210" w:author="Никита Гринь" w:date="2026-07-31T11:13:00Z" w16du:dateUtc="2026-07-31T08:13:00Z">
            <w:rPr/>
          </w:rPrChange>
        </w:rPr>
        <w:instrText>40</w:instrText>
      </w:r>
      <w:r>
        <w:instrText>orkzappq</w:instrText>
      </w:r>
      <w:r w:rsidRPr="003D1E67">
        <w:rPr>
          <w:lang w:val="ru-RU"/>
          <w:rPrChange w:id="4211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F0D45F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12" w:name="bookmark=kix.u99vqa2g4r07" w:colFirst="0" w:colLast="0"/>
      <w:bookmarkEnd w:id="4212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.1. Общие требования (§3)</w:t>
      </w:r>
    </w:p>
    <w:p w14:paraId="2B428D9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§3.1–3.6]: контекст, модели, 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, галлюцинации</w:t>
      </w:r>
    </w:p>
    <w:p w14:paraId="333DD64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таблица параметров §3 без дублирования ПТР этапа 2.</w:t>
      </w:r>
    </w:p>
    <w:p w14:paraId="665263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единые </w:t>
      </w:r>
      <w:r>
        <w:rPr>
          <w:rFonts w:ascii="Arial" w:eastAsia="Arial" w:hAnsi="Arial" w:cs="Arial"/>
        </w:rPr>
        <w:t>SLO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для всех потребителей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>.</w:t>
      </w:r>
    </w:p>
    <w:p w14:paraId="01BFC2B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Общие требования </w:t>
      </w:r>
      <w:r>
        <w:rPr>
          <w:rFonts w:ascii="Arial" w:eastAsia="Arial" w:hAnsi="Arial" w:cs="Arial"/>
          <w:b/>
          <w:bCs/>
        </w:rPr>
        <w:t>[Прил.1 §3]</w:t>
      </w:r>
      <w:r>
        <w:rPr>
          <w:rFonts w:ascii="Arial" w:eastAsia="Arial" w:hAnsi="Arial" w:cs="Arial"/>
        </w:rPr>
        <w:t>:</w:t>
      </w:r>
    </w:p>
    <w:tbl>
      <w:tblPr>
        <w:tblStyle w:val="34"/>
        <w:tblW w:w="131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10275"/>
      </w:tblGrid>
      <w:tr w:rsidR="009D43E8" w14:paraId="7AF4D34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49E06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10275" w:type="dxa"/>
          </w:tcPr>
          <w:p w14:paraId="2D7BA1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</w:tr>
      <w:tr w:rsidR="009D43E8" w14:paraId="533078E8" w14:textId="77777777" w:rsidTr="009D43E8">
        <w:tc>
          <w:tcPr>
            <w:tcW w:w="2880" w:type="dxa"/>
          </w:tcPr>
          <w:p w14:paraId="1D59A4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Контекст</w:t>
            </w:r>
          </w:p>
        </w:tc>
        <w:tc>
          <w:tcPr>
            <w:tcW w:w="10275" w:type="dxa"/>
          </w:tcPr>
          <w:p w14:paraId="1308C9C0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4"/>
                <w:id w:val="-136482547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≥8200 токенов/символов (§3.1)</w:t>
                </w:r>
              </w:sdtContent>
            </w:sdt>
          </w:p>
        </w:tc>
      </w:tr>
      <w:tr w:rsidR="009D43E8" w:rsidRPr="0050000B" w14:paraId="3060C456" w14:textId="77777777" w:rsidTr="009D43E8">
        <w:tc>
          <w:tcPr>
            <w:tcW w:w="2880" w:type="dxa"/>
          </w:tcPr>
          <w:p w14:paraId="059B31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Модели</w:t>
            </w:r>
          </w:p>
        </w:tc>
        <w:tc>
          <w:tcPr>
            <w:tcW w:w="10275" w:type="dxa"/>
          </w:tcPr>
          <w:p w14:paraId="2DD71C2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Одна или несколько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 модуль; неограниченное число баз знаний (§3.2)</w:t>
            </w:r>
          </w:p>
        </w:tc>
      </w:tr>
      <w:tr w:rsidR="009D43E8" w:rsidRPr="0050000B" w14:paraId="5B7F30F1" w14:textId="77777777" w:rsidTr="009D43E8">
        <w:tc>
          <w:tcPr>
            <w:tcW w:w="2880" w:type="dxa"/>
          </w:tcPr>
          <w:p w14:paraId="0B58F6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Генерация</w:t>
            </w:r>
          </w:p>
        </w:tc>
        <w:tc>
          <w:tcPr>
            <w:tcW w:w="10275" w:type="dxa"/>
          </w:tcPr>
          <w:p w14:paraId="6F02DA5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5"/>
                <w:id w:val="1292579702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До 500 символов за 1–2 с при ≥10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RPS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(§3.4)</w:t>
                </w:r>
              </w:sdtContent>
            </w:sdt>
          </w:p>
        </w:tc>
      </w:tr>
      <w:tr w:rsidR="009D43E8" w14:paraId="04538507" w14:textId="77777777" w:rsidTr="009D43E8">
        <w:tc>
          <w:tcPr>
            <w:tcW w:w="2880" w:type="dxa"/>
          </w:tcPr>
          <w:p w14:paraId="398578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RAG</w:t>
            </w:r>
          </w:p>
        </w:tc>
        <w:tc>
          <w:tcPr>
            <w:tcW w:w="10275" w:type="dxa"/>
          </w:tcPr>
          <w:p w14:paraId="50771A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Ответы с учетом ретривера (§3.5)</w:t>
            </w:r>
          </w:p>
        </w:tc>
      </w:tr>
      <w:tr w:rsidR="009D43E8" w14:paraId="5C6EBEE0" w14:textId="77777777" w:rsidTr="009D43E8">
        <w:tc>
          <w:tcPr>
            <w:tcW w:w="2880" w:type="dxa"/>
          </w:tcPr>
          <w:p w14:paraId="13230F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Галлюцинации</w:t>
            </w:r>
          </w:p>
        </w:tc>
        <w:tc>
          <w:tcPr>
            <w:tcW w:w="10275" w:type="dxa"/>
          </w:tcPr>
          <w:p w14:paraId="431A20F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6"/>
                <w:id w:val="15078719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≤3% (§3.6)</w:t>
                </w:r>
              </w:sdtContent>
            </w:sdt>
          </w:p>
        </w:tc>
      </w:tr>
    </w:tbl>
    <w:p w14:paraId="1F9D84D9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8FE3AC4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13" w:name="bookmark=kix.qw3dt5sip3bt" w:colFirst="0" w:colLast="0"/>
      <w:bookmarkEnd w:id="4213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 Конфигурация моделей 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(§3.3–3.5)</w:t>
      </w:r>
    </w:p>
    <w:p w14:paraId="4C216B6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§3.3–3.5]: </w:t>
      </w:r>
      <w:r>
        <w:rPr>
          <w:rFonts w:ascii="Arial" w:eastAsia="Arial" w:hAnsi="Arial" w:cs="Arial"/>
          <w:b/>
          <w:bCs/>
        </w:rPr>
        <w:t>FR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LLM</w:t>
      </w:r>
      <w:r w:rsidRPr="003C42DA">
        <w:rPr>
          <w:rFonts w:ascii="Arial" w:eastAsia="Arial" w:hAnsi="Arial" w:cs="Arial"/>
          <w:b/>
          <w:bCs/>
          <w:lang w:val="ru-RU"/>
        </w:rPr>
        <w:t>-01…07, зависимости СУЗ</w:t>
      </w:r>
    </w:p>
    <w:p w14:paraId="39227EE0" w14:textId="77777777" w:rsidR="009D43E8" w:rsidRPr="004E522C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Temperature</w:t>
      </w:r>
      <w:r w:rsidRPr="004E522C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chunk</w:t>
      </w:r>
      <w:r w:rsidRPr="004E522C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lang w:val="ru-RU"/>
        </w:rPr>
        <w:t>пороги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retrieval</w:t>
      </w:r>
      <w:r w:rsidRPr="004E522C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lang w:val="ru-RU"/>
        </w:rPr>
        <w:t>влияние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As</w:t>
      </w:r>
      <w:r w:rsidRPr="004E522C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СУЗ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на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RAG</w:t>
      </w:r>
      <w:r w:rsidRPr="004E522C">
        <w:rPr>
          <w:rFonts w:ascii="Arial" w:eastAsia="Arial" w:hAnsi="Arial" w:cs="Arial"/>
          <w:lang w:val="ru-RU"/>
        </w:rPr>
        <w:t>.</w:t>
      </w:r>
    </w:p>
    <w:p w14:paraId="7B6A282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KB</w:t>
      </w:r>
      <w:r w:rsidRPr="003C42DA">
        <w:rPr>
          <w:rFonts w:ascii="Arial" w:eastAsia="Arial" w:hAnsi="Arial" w:cs="Arial"/>
          <w:lang w:val="ru-RU"/>
        </w:rPr>
        <w:t xml:space="preserve"> управляет качеством генерации по отношению к модулям-потребителям.</w:t>
      </w:r>
    </w:p>
    <w:p w14:paraId="32930C4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Контекст внедрения:</w:t>
      </w:r>
    </w:p>
    <w:p w14:paraId="4E4BBF5D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>Согласованы зависимости по данным СУЗ (поля, формат, триггеры) и тестовому контуру (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+20…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+45</w:t>
      </w:r>
      <w:r w:rsidRPr="003C42DA">
        <w:rPr>
          <w:rFonts w:ascii="Arial" w:eastAsia="Arial" w:hAnsi="Arial" w:cs="Arial"/>
          <w:lang w:val="ru-RU"/>
        </w:rPr>
        <w:t>).</w:t>
      </w:r>
    </w:p>
    <w:p w14:paraId="4AF92103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 СУЗ отсутствуют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, при этом база обновляется регулярно и используется как основной источник.</w:t>
      </w:r>
    </w:p>
    <w:p w14:paraId="52743BD7" w14:textId="68C02AB0" w:rsidR="009D43E8" w:rsidRPr="00CE398E" w:rsidRDefault="00317F00" w:rsidP="00CE398E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Для консультаций КЦ </w:t>
      </w:r>
      <w:r w:rsidR="00CE398E" w:rsidRPr="00CE398E">
        <w:rPr>
          <w:rFonts w:ascii="Arial" w:eastAsia="Arial" w:hAnsi="Arial" w:cs="Arial"/>
          <w:lang w:val="ru-RU"/>
        </w:rPr>
        <w:t>единый</w:t>
      </w:r>
      <w:r w:rsidRPr="00CE398E">
        <w:rPr>
          <w:rFonts w:ascii="Arial" w:eastAsia="Arial" w:hAnsi="Arial" w:cs="Arial"/>
          <w:lang w:val="ru-RU"/>
        </w:rPr>
        <w:t xml:space="preserve"> источник ответа — СУЗ.</w:t>
      </w:r>
    </w:p>
    <w:p w14:paraId="50289972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Детальные платформенные настройки,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low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level</w:t>
      </w:r>
      <w:r w:rsidRPr="003C42DA">
        <w:rPr>
          <w:rFonts w:ascii="Arial" w:eastAsia="Arial" w:hAnsi="Arial" w:cs="Arial"/>
          <w:lang w:val="ru-RU"/>
        </w:rPr>
        <w:t xml:space="preserve"> параметры </w:t>
      </w:r>
      <w:r>
        <w:rPr>
          <w:rFonts w:ascii="Arial" w:eastAsia="Arial" w:hAnsi="Arial" w:cs="Arial"/>
        </w:rPr>
        <w:t>inference</w:t>
      </w:r>
      <w:r w:rsidRPr="003C42DA">
        <w:rPr>
          <w:rFonts w:ascii="Arial" w:eastAsia="Arial" w:hAnsi="Arial" w:cs="Arial"/>
          <w:lang w:val="ru-RU"/>
        </w:rPr>
        <w:t xml:space="preserve"> остаются в ПТР этапа 2; в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1.2 фиксируются только договорные рамки §3 и зависимости внедрения.</w:t>
      </w:r>
    </w:p>
    <w:tbl>
      <w:tblPr>
        <w:tblStyle w:val="33"/>
        <w:tblW w:w="12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6990"/>
        <w:gridCol w:w="3975"/>
      </w:tblGrid>
      <w:tr w:rsidR="009D43E8" w14:paraId="1BFA0C0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0" w:type="dxa"/>
          </w:tcPr>
          <w:p w14:paraId="40938B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6990" w:type="dxa"/>
          </w:tcPr>
          <w:p w14:paraId="7753B7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</w:t>
            </w:r>
          </w:p>
        </w:tc>
        <w:tc>
          <w:tcPr>
            <w:tcW w:w="3975" w:type="dxa"/>
          </w:tcPr>
          <w:p w14:paraId="61A542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:rsidRPr="0050000B" w14:paraId="4BBC6BE1" w14:textId="77777777" w:rsidTr="009D43E8">
        <w:tc>
          <w:tcPr>
            <w:tcW w:w="2010" w:type="dxa"/>
          </w:tcPr>
          <w:p w14:paraId="62AB63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FR-LLM-01</w:t>
            </w:r>
          </w:p>
        </w:tc>
        <w:tc>
          <w:tcPr>
            <w:tcW w:w="6990" w:type="dxa"/>
          </w:tcPr>
          <w:p w14:paraId="640E1C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модели для каждого модуля (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 в пределах, утвержденных ИБ.</w:t>
            </w:r>
          </w:p>
        </w:tc>
        <w:tc>
          <w:tcPr>
            <w:tcW w:w="3975" w:type="dxa"/>
          </w:tcPr>
          <w:p w14:paraId="0C5FA15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модуля.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module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вывод модели с утвержденным значением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ASS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MDL</w:t>
            </w:r>
            <w:r w:rsidRPr="003C42DA">
              <w:rPr>
                <w:rFonts w:ascii="Arial" w:eastAsia="Arial" w:hAnsi="Arial" w:cs="Arial"/>
                <w:lang w:val="ru-RU"/>
              </w:rPr>
              <w:t>-01.</w:t>
            </w:r>
          </w:p>
        </w:tc>
      </w:tr>
      <w:tr w:rsidR="009D43E8" w14:paraId="1C43F55E" w14:textId="77777777" w:rsidTr="009D43E8">
        <w:tc>
          <w:tcPr>
            <w:tcW w:w="2010" w:type="dxa"/>
          </w:tcPr>
          <w:p w14:paraId="16836D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FR-LLM-02</w:t>
            </w:r>
          </w:p>
        </w:tc>
        <w:tc>
          <w:tcPr>
            <w:tcW w:w="6990" w:type="dxa"/>
          </w:tcPr>
          <w:p w14:paraId="4B015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ограничение длины генерации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tokens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модуль; 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канальные ограничения не отменяют требование §3.4.</w:t>
            </w:r>
          </w:p>
        </w:tc>
        <w:tc>
          <w:tcPr>
            <w:tcW w:w="3975" w:type="dxa"/>
          </w:tcPr>
          <w:p w14:paraId="0D3098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max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tokens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ограничение длины генерации §3.3.2 + канальные лимиты §3.4.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ASS-T-MDL-01.</w:t>
            </w:r>
          </w:p>
        </w:tc>
      </w:tr>
      <w:tr w:rsidR="009D43E8" w14:paraId="0EB78FE1" w14:textId="77777777" w:rsidTr="009D43E8">
        <w:tc>
          <w:tcPr>
            <w:tcW w:w="2010" w:type="dxa"/>
          </w:tcPr>
          <w:p w14:paraId="7628E7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FR-LLM-03</w:t>
            </w:r>
          </w:p>
        </w:tc>
        <w:tc>
          <w:tcPr>
            <w:tcW w:w="6990" w:type="dxa"/>
          </w:tcPr>
          <w:p w14:paraId="1A561B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Для каждого индекса базы знаний настраиваются </w:t>
            </w:r>
            <w:r>
              <w:rPr>
                <w:rFonts w:ascii="Arial" w:eastAsia="Arial" w:hAnsi="Arial" w:cs="Arial"/>
                <w:sz w:val="22"/>
                <w:szCs w:val="22"/>
              </w:rPr>
              <w:t>chunk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z w:val="22"/>
                <w:szCs w:val="22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последующей переиндексацией и журналированием версии параметров.</w:t>
            </w:r>
          </w:p>
        </w:tc>
        <w:tc>
          <w:tcPr>
            <w:tcW w:w="3975" w:type="dxa"/>
          </w:tcPr>
          <w:p w14:paraId="745F7FD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chunk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переиндексация и журнал версий §3.3.3–4.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lastRenderedPageBreak/>
              <w:t xml:space="preserve">новая версия индекса.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ASS-T-18.</w:t>
            </w:r>
          </w:p>
        </w:tc>
      </w:tr>
      <w:tr w:rsidR="009D43E8" w14:paraId="7F278C5E" w14:textId="77777777" w:rsidTr="009D43E8">
        <w:tc>
          <w:tcPr>
            <w:tcW w:w="2010" w:type="dxa"/>
          </w:tcPr>
          <w:p w14:paraId="331776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FR-LLM-04</w:t>
            </w:r>
          </w:p>
        </w:tc>
        <w:tc>
          <w:tcPr>
            <w:tcW w:w="6990" w:type="dxa"/>
          </w:tcPr>
          <w:p w14:paraId="26298BC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>
            <w:tcW w:w="3975" w:type="dxa"/>
          </w:tcPr>
          <w:p w14:paraId="22E325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пороги семантической близости.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включение фрагмента в контекст и детерминированный ответ §3.3.5–6.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настроенный retrieval.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198B260C" w14:textId="77777777" w:rsidTr="009D43E8">
        <w:tc>
          <w:tcPr>
            <w:tcW w:w="2010" w:type="dxa"/>
          </w:tcPr>
          <w:p w14:paraId="2B40EE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FR-LLM-05</w:t>
            </w:r>
          </w:p>
        </w:tc>
        <w:tc>
          <w:tcPr>
            <w:tcW w:w="6990" w:type="dxa"/>
          </w:tcPr>
          <w:p w14:paraId="74FD3FA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>
            <w:tcW w:w="3975" w:type="dxa"/>
          </w:tcPr>
          <w:p w14:paraId="3280FD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формируется ответ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индекс; трассировка до статьи/фрагмента §3.5.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с цитированием источника.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24F66FFD" w14:textId="77777777" w:rsidTr="009D43E8">
        <w:tc>
          <w:tcPr>
            <w:tcW w:w="2010" w:type="dxa"/>
          </w:tcPr>
          <w:p w14:paraId="0A3F5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FR-LLM-06</w:t>
            </w:r>
          </w:p>
        </w:tc>
        <w:tc>
          <w:tcPr>
            <w:tcW w:w="6990" w:type="dxa"/>
          </w:tcPr>
          <w:p w14:paraId="3A7172B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7"/>
                <w:id w:val="182923490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Мониторинг качества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LLM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фиксирует долю галлюцинаций и отклонение от порога ≤3% с передачей в отчетность и аудит.</w:t>
                </w:r>
              </w:sdtContent>
            </w:sdt>
          </w:p>
        </w:tc>
        <w:tc>
          <w:tcPr>
            <w:tcW w:w="3975" w:type="dxa"/>
          </w:tcPr>
          <w:p w14:paraId="2D4AAD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мониторинг качества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8"/>
                <w:id w:val="21010546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доля галлюцинаций ≤3% → аудит и отчетность §3.6.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панель мониторинга качества.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ASS-T-14.</w:t>
            </w:r>
          </w:p>
        </w:tc>
      </w:tr>
      <w:tr w:rsidR="009D43E8" w14:paraId="68BE4331" w14:textId="77777777" w:rsidTr="009D43E8">
        <w:tc>
          <w:tcPr>
            <w:tcW w:w="2010" w:type="dxa"/>
          </w:tcPr>
          <w:p w14:paraId="1D330D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FR-LLM-07</w:t>
            </w:r>
          </w:p>
        </w:tc>
        <w:tc>
          <w:tcPr>
            <w:tcW w:w="6990" w:type="dxa"/>
          </w:tcPr>
          <w:p w14:paraId="4A89C61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Целевые параметры производительности и ответа фиксируются как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платформы: до 500 символов, 1–2 сек, не менее 10 </w:t>
            </w:r>
            <w:r>
              <w:rPr>
                <w:rFonts w:ascii="Arial" w:eastAsia="Arial" w:hAnsi="Arial" w:cs="Arial"/>
              </w:rPr>
              <w:t>RPS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3975" w:type="dxa"/>
          </w:tcPr>
          <w:p w14:paraId="2281CD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нагрузочное тестирование платформы.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9"/>
                <w:id w:val="7797911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≤500 символов, 1–2 с, ≥10 </w:t>
                </w:r>
                <w:r>
                  <w:rPr>
                    <w:rFonts w:ascii="Arial Unicode MS" w:eastAsia="Arial Unicode MS" w:hAnsi="Arial Unicode MS" w:cs="Arial Unicode MS"/>
                  </w:rPr>
                  <w:t>RPS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§3.4.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целевые SLO достигнуты.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платформы.</w:t>
            </w:r>
          </w:p>
        </w:tc>
      </w:tr>
    </w:tbl>
    <w:p w14:paraId="66249AD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214" w:name="bookmark=kix.9lqr7y7n4v3b" w:colFirst="0" w:colLast="0"/>
      <w:bookmarkEnd w:id="4214"/>
      <w:r>
        <w:rPr>
          <w:rFonts w:ascii="Arial" w:eastAsia="Arial" w:hAnsi="Arial" w:cs="Arial"/>
        </w:rPr>
        <w:lastRenderedPageBreak/>
        <w:t>V</w:t>
      </w:r>
      <w:r w:rsidRPr="003C42DA">
        <w:rPr>
          <w:rFonts w:ascii="Arial" w:eastAsia="Arial" w:hAnsi="Arial" w:cs="Arial"/>
          <w:lang w:val="ru-RU"/>
        </w:rPr>
        <w:t xml:space="preserve">.2.1. Ограничения источников знаний для </w:t>
      </w:r>
      <w:r>
        <w:rPr>
          <w:rFonts w:ascii="Arial" w:eastAsia="Arial" w:hAnsi="Arial" w:cs="Arial"/>
        </w:rPr>
        <w:t>RAG</w:t>
      </w:r>
    </w:p>
    <w:p w14:paraId="25554DD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по СУЗ (влияние на §3.5):</w:t>
      </w:r>
    </w:p>
    <w:tbl>
      <w:tblPr>
        <w:tblStyle w:val="32"/>
        <w:tblW w:w="10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80"/>
        <w:gridCol w:w="3495"/>
        <w:gridCol w:w="4500"/>
      </w:tblGrid>
      <w:tr w:rsidR="009D43E8" w14:paraId="7E10671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0" w:type="dxa"/>
          </w:tcPr>
          <w:p w14:paraId="54976D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3495" w:type="dxa"/>
          </w:tcPr>
          <w:p w14:paraId="504028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  <w:tc>
          <w:tcPr>
            <w:tcW w:w="4500" w:type="dxa"/>
          </w:tcPr>
          <w:p w14:paraId="484E47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Учет в Part V</w:t>
            </w:r>
          </w:p>
        </w:tc>
      </w:tr>
      <w:tr w:rsidR="009D43E8" w:rsidRPr="0050000B" w14:paraId="26C58448" w14:textId="77777777" w:rsidTr="009D43E8">
        <w:tc>
          <w:tcPr>
            <w:tcW w:w="2580" w:type="dxa"/>
          </w:tcPr>
          <w:p w14:paraId="56500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Объем и динамика контента</w:t>
            </w:r>
          </w:p>
        </w:tc>
        <w:tc>
          <w:tcPr>
            <w:tcW w:w="3495" w:type="dxa"/>
          </w:tcPr>
          <w:p w14:paraId="56FB2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~1732 статьи, 10–30 правок/день</w:t>
            </w:r>
          </w:p>
        </w:tc>
        <w:tc>
          <w:tcPr>
            <w:tcW w:w="4500" w:type="dxa"/>
          </w:tcPr>
          <w:p w14:paraId="7B8134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Инкрементальная переиндексация и контроль </w:t>
            </w:r>
            <w:r>
              <w:rPr>
                <w:rFonts w:ascii="Arial" w:eastAsia="Arial" w:hAnsi="Arial" w:cs="Arial"/>
              </w:rPr>
              <w:t>latency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обновления</w:t>
            </w:r>
          </w:p>
        </w:tc>
      </w:tr>
      <w:tr w:rsidR="009D43E8" w:rsidRPr="0050000B" w14:paraId="398A9E0D" w14:textId="77777777" w:rsidTr="009D43E8">
        <w:tc>
          <w:tcPr>
            <w:tcW w:w="2580" w:type="dxa"/>
          </w:tcPr>
          <w:p w14:paraId="02707E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3495" w:type="dxa"/>
          </w:tcPr>
          <w:p w14:paraId="30B84F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Разделы/подразделы/категории, вложенность до 5 уровней</w:t>
            </w:r>
          </w:p>
        </w:tc>
        <w:tc>
          <w:tcPr>
            <w:tcW w:w="4500" w:type="dxa"/>
          </w:tcPr>
          <w:p w14:paraId="29BC580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Нормализация структуры в индекс </w:t>
            </w:r>
            <w:r>
              <w:rPr>
                <w:rFonts w:ascii="Arial" w:eastAsia="Arial" w:hAnsi="Arial" w:cs="Arial"/>
              </w:rPr>
              <w:t>RAG</w:t>
            </w:r>
          </w:p>
        </w:tc>
      </w:tr>
      <w:tr w:rsidR="009D43E8" w:rsidRPr="0050000B" w14:paraId="7AC44C98" w14:textId="77777777" w:rsidTr="009D43E8">
        <w:tc>
          <w:tcPr>
            <w:tcW w:w="2580" w:type="dxa"/>
          </w:tcPr>
          <w:p w14:paraId="15DE1C7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API/webhook</w:t>
            </w:r>
          </w:p>
        </w:tc>
        <w:tc>
          <w:tcPr>
            <w:tcW w:w="3495" w:type="dxa"/>
          </w:tcPr>
          <w:p w14:paraId="04F696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Отсутствуют</w:t>
            </w:r>
          </w:p>
        </w:tc>
        <w:tc>
          <w:tcPr>
            <w:tcW w:w="4500" w:type="dxa"/>
          </w:tcPr>
          <w:p w14:paraId="02EA8A3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Интеграция по модели </w:t>
            </w:r>
            <w:r>
              <w:rPr>
                <w:rFonts w:ascii="Arial" w:eastAsia="Arial" w:hAnsi="Arial" w:cs="Arial"/>
              </w:rPr>
              <w:t>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(контракт данных + </w:t>
            </w:r>
            <w:r>
              <w:rPr>
                <w:rFonts w:ascii="Arial" w:eastAsia="Arial" w:hAnsi="Arial" w:cs="Arial"/>
              </w:rPr>
              <w:t>polling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:rsidRPr="0050000B" w14:paraId="3C6BE53A" w14:textId="77777777" w:rsidTr="009D43E8">
        <w:tc>
          <w:tcPr>
            <w:tcW w:w="2580" w:type="dxa"/>
          </w:tcPr>
          <w:p w14:paraId="57BB58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статей</w:t>
            </w:r>
          </w:p>
        </w:tc>
        <w:tc>
          <w:tcPr>
            <w:tcW w:w="3495" w:type="dxa"/>
          </w:tcPr>
          <w:p w14:paraId="493B81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Есть</w:t>
            </w:r>
          </w:p>
        </w:tc>
        <w:tc>
          <w:tcPr>
            <w:tcW w:w="4500" w:type="dxa"/>
          </w:tcPr>
          <w:p w14:paraId="0AF6E2E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Используется для </w:t>
            </w:r>
            <w:r>
              <w:rPr>
                <w:rFonts w:ascii="Arial" w:eastAsia="Arial" w:hAnsi="Arial" w:cs="Arial"/>
              </w:rPr>
              <w:t>delta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трассировки источника</w:t>
            </w:r>
          </w:p>
        </w:tc>
      </w:tr>
    </w:tbl>
    <w:p w14:paraId="1245C1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Детализация интеграционных механизмов приведена в </w:t>
      </w:r>
      <w:r>
        <w:fldChar w:fldCharType="begin"/>
      </w:r>
      <w:r>
        <w:instrText>HYPERLINK</w:instrText>
      </w:r>
      <w:r w:rsidRPr="003D1E67">
        <w:rPr>
          <w:lang w:val="ru-RU"/>
          <w:rPrChange w:id="4215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216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217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218" w:author="Никита Гринь" w:date="2026-07-31T11:13:00Z" w16du:dateUtc="2026-07-31T08:13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4219" w:author="Никита Гринь" w:date="2026-07-31T11:13:00Z" w16du:dateUtc="2026-07-31T08:13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4220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;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 фиксирует влияние этих ограничений на достижение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§3.</w:t>
      </w:r>
    </w:p>
    <w:p w14:paraId="190D026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221" w:name="bookmark=kix.urt8t3ypqwk4" w:colFirst="0" w:colLast="0"/>
      <w:bookmarkEnd w:id="4221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.2.2. Зависимости подтверждения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</w:p>
    <w:tbl>
      <w:tblPr>
        <w:tblStyle w:val="31"/>
        <w:tblW w:w="10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5"/>
        <w:gridCol w:w="2715"/>
        <w:gridCol w:w="4455"/>
      </w:tblGrid>
      <w:tr w:rsidR="009D43E8" w14:paraId="62D810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75" w:type="dxa"/>
          </w:tcPr>
          <w:p w14:paraId="2321A6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Зависимость</w:t>
            </w:r>
          </w:p>
        </w:tc>
        <w:tc>
          <w:tcPr>
            <w:tcW w:w="2715" w:type="dxa"/>
          </w:tcPr>
          <w:p w14:paraId="5CF48D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  <w:tc>
          <w:tcPr>
            <w:tcW w:w="4455" w:type="dxa"/>
          </w:tcPr>
          <w:p w14:paraId="2CD783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Влияние на Part V</w:t>
            </w:r>
          </w:p>
        </w:tc>
      </w:tr>
      <w:tr w:rsidR="009D43E8" w:rsidRPr="0050000B" w14:paraId="0EBE8A41" w14:textId="77777777" w:rsidTr="009D43E8">
        <w:tc>
          <w:tcPr>
            <w:tcW w:w="3375" w:type="dxa"/>
          </w:tcPr>
          <w:p w14:paraId="15F47C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Спецификация полей/формата/триггеров СУЗ</w:t>
            </w:r>
          </w:p>
        </w:tc>
        <w:tc>
          <w:tcPr>
            <w:tcW w:w="2715" w:type="dxa"/>
          </w:tcPr>
          <w:p w14:paraId="5F5F1A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п.1.1</w:t>
            </w:r>
          </w:p>
        </w:tc>
        <w:tc>
          <w:tcPr>
            <w:tcW w:w="4455" w:type="dxa"/>
          </w:tcPr>
          <w:p w14:paraId="5E7D7A0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Нужна для устойчивого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>-пайплайна (§3.5)</w:t>
            </w:r>
          </w:p>
        </w:tc>
      </w:tr>
      <w:tr w:rsidR="009D43E8" w:rsidRPr="0050000B" w14:paraId="5B3D9F29" w14:textId="77777777" w:rsidTr="009D43E8">
        <w:tc>
          <w:tcPr>
            <w:tcW w:w="3375" w:type="dxa"/>
          </w:tcPr>
          <w:p w14:paraId="3ECA85D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Проработка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/варианта выгрузки СУЗ заказчиком</w:t>
            </w:r>
          </w:p>
        </w:tc>
        <w:tc>
          <w:tcPr>
            <w:tcW w:w="2715" w:type="dxa"/>
          </w:tcPr>
          <w:p w14:paraId="7A7CE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п.1.2</w:t>
            </w:r>
          </w:p>
        </w:tc>
        <w:tc>
          <w:tcPr>
            <w:tcW w:w="4455" w:type="dxa"/>
          </w:tcPr>
          <w:p w14:paraId="23F3CE4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Влияет на актуальность индекса и фактическую релевантность</w:t>
            </w:r>
          </w:p>
        </w:tc>
      </w:tr>
      <w:tr w:rsidR="009D43E8" w:rsidRPr="0050000B" w14:paraId="589BC7E7" w14:textId="77777777" w:rsidTr="009D43E8">
        <w:tc>
          <w:tcPr>
            <w:tcW w:w="3375" w:type="dxa"/>
          </w:tcPr>
          <w:p w14:paraId="660FBD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контур Bitrix</w:t>
            </w:r>
          </w:p>
        </w:tc>
        <w:tc>
          <w:tcPr>
            <w:tcW w:w="2715" w:type="dxa"/>
          </w:tcPr>
          <w:p w14:paraId="04D8C2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п.1.4</w:t>
            </w:r>
          </w:p>
        </w:tc>
        <w:tc>
          <w:tcPr>
            <w:tcW w:w="4455" w:type="dxa"/>
          </w:tcPr>
          <w:p w14:paraId="0AB83A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Нужен для стендовой проверки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SLA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приемки</w:t>
            </w:r>
          </w:p>
        </w:tc>
      </w:tr>
    </w:tbl>
    <w:p w14:paraId="6B50CBAC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5A26EC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37FEA4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D4AC16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222" w:name="bookmark=kix.yjtif1ncc73" w:colFirst="0" w:colLast="0"/>
      <w:bookmarkEnd w:id="4222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 Интеграции</w:t>
      </w:r>
    </w:p>
    <w:p w14:paraId="27E9E3E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 описывает внешние контуры обмена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с системами банка: </w:t>
      </w:r>
    </w:p>
    <w:p w14:paraId="52D824A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0"/>
          <w:id w:val="-1579675463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-СУЗ ↔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RAG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(модель </w:t>
      </w:r>
      <w:r w:rsidR="00317F00">
        <w:rPr>
          <w:rFonts w:ascii="Arial" w:eastAsia="Arial" w:hAnsi="Arial" w:cs="Arial"/>
        </w:rPr>
        <w:t>B</w:t>
      </w:r>
      <w:r w:rsidR="00317F00" w:rsidRPr="003C42DA">
        <w:rPr>
          <w:rFonts w:ascii="Arial" w:eastAsia="Arial" w:hAnsi="Arial" w:cs="Arial"/>
          <w:lang w:val="ru-RU"/>
        </w:rPr>
        <w:t xml:space="preserve">), </w:t>
      </w:r>
    </w:p>
    <w:p w14:paraId="3A768107" w14:textId="77777777" w:rsidR="0030129E" w:rsidRPr="0030129E" w:rsidRDefault="0030129E" w:rsidP="0030129E">
      <w:pPr>
        <w:spacing w:before="180" w:after="180"/>
        <w:rPr>
          <w:ins w:id="4223" w:author="Никита Гринь" w:date="2026-08-03T15:58:00Z"/>
          <w:lang w:val="ru-RU"/>
        </w:rPr>
      </w:pPr>
      <w:ins w:id="4224" w:author="Никита Гринь" w:date="2026-08-03T15:58:00Z">
        <w:r w:rsidRPr="0030129E">
          <w:rPr>
            <w:b/>
            <w:bCs/>
            <w:lang w:val="ru-RU"/>
            <w:rPrChange w:id="4225" w:author="Никита Гринь" w:date="2026-08-03T15:58:00Z" w16du:dateUtc="2026-08-03T12:58:00Z">
              <w:rPr>
                <w:lang w:val="ru-RU"/>
              </w:rPr>
            </w:rPrChange>
          </w:rPr>
          <w:t>- Oktell ↔ суфлёр телефонии (модель T):</w:t>
        </w:r>
        <w:r w:rsidRPr="0030129E">
          <w:rPr>
            <w:lang w:val="ru-RU"/>
          </w:rPr>
          <w:t xml:space="preserve"> события звонка, dual-leg ASR, контекст сессии — VI.2;</w:t>
        </w:r>
      </w:ins>
    </w:p>
    <w:p w14:paraId="6F40AFF9" w14:textId="77777777" w:rsidR="0030129E" w:rsidRPr="0030129E" w:rsidRDefault="0030129E" w:rsidP="0030129E">
      <w:pPr>
        <w:spacing w:before="180" w:after="180"/>
        <w:rPr>
          <w:ins w:id="4226" w:author="Никита Гринь" w:date="2026-08-03T15:58:00Z"/>
          <w:lang w:val="ru-RU"/>
        </w:rPr>
      </w:pPr>
      <w:ins w:id="4227" w:author="Никита Гринь" w:date="2026-08-03T15:58:00Z">
        <w:r w:rsidRPr="0030129E">
          <w:rPr>
            <w:lang w:val="ru-RU"/>
          </w:rPr>
          <w:t>- единая история обращений клиента: телефония (Oktell) + онлайн-чат → общее хранилище по идентификатору клиента; summary и лента истории в АРМ / суфлёре (FR-SUF-15, FR-CHAT-07);</w:t>
        </w:r>
      </w:ins>
    </w:p>
    <w:p w14:paraId="4903D6F1" w14:textId="2C0E44EA" w:rsidR="009D43E8" w:rsidRPr="003C42DA" w:rsidDel="0030129E" w:rsidRDefault="00000000">
      <w:pPr>
        <w:spacing w:before="180" w:after="180"/>
        <w:rPr>
          <w:del w:id="4228" w:author="Никита Гринь" w:date="2026-08-03T15:58:00Z" w16du:dateUtc="2026-08-03T12:58:00Z"/>
          <w:rFonts w:ascii="Arial" w:eastAsia="Arial" w:hAnsi="Arial" w:cs="Arial"/>
          <w:lang w:val="ru-RU"/>
        </w:rPr>
      </w:pPr>
      <w:customXmlDelRangeStart w:id="4229" w:author="Никита Гринь" w:date="2026-08-03T15:58:00Z"/>
      <w:sdt>
        <w:sdtPr>
          <w:tag w:val="goog_rdk_301"/>
          <w:id w:val="379322939"/>
        </w:sdtPr>
        <w:sdtContent>
          <w:customXmlDelRangeEnd w:id="4229"/>
          <w:commentRangeStart w:id="4230"/>
          <w:del w:id="4231" w:author="Никита Гринь" w:date="2026-08-03T15:58:00Z" w16du:dateUtc="2026-08-03T12:58:00Z"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>-</w:delText>
            </w:r>
            <w:r w:rsidR="00317F00" w:rsidDel="0030129E">
              <w:rPr>
                <w:rFonts w:ascii="Arial Unicode MS" w:eastAsia="Arial Unicode MS" w:hAnsi="Arial Unicode MS" w:cs="Arial Unicode MS"/>
                <w:b/>
                <w:bCs/>
              </w:rPr>
              <w:delText>Oktell</w:delText>
            </w:r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 xml:space="preserve"> ↔ суфлер</w:delText>
            </w:r>
            <w:commentRangeEnd w:id="4230"/>
            <w:r w:rsidR="0030129E" w:rsidDel="0030129E">
              <w:rPr>
                <w:rStyle w:val="a5"/>
                <w:sz w:val="24"/>
                <w:szCs w:val="24"/>
              </w:rPr>
              <w:commentReference w:id="4230"/>
            </w:r>
          </w:del>
          <w:customXmlDelRangeStart w:id="4232" w:author="Никита Гринь" w:date="2026-08-03T15:58:00Z"/>
        </w:sdtContent>
      </w:sdt>
      <w:customXmlDelRangeEnd w:id="4232"/>
      <w:del w:id="4233" w:author="Никита Гринь" w:date="2026-08-03T15:58:00Z" w16du:dateUtc="2026-08-03T12:58:00Z"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 (модель </w:delText>
        </w:r>
        <w:r w:rsidR="00317F00" w:rsidDel="0030129E">
          <w:rPr>
            <w:rFonts w:ascii="Arial" w:eastAsia="Arial" w:hAnsi="Arial" w:cs="Arial"/>
          </w:rPr>
          <w:delText>T</w:delText>
        </w:r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), </w:delText>
        </w:r>
      </w:del>
    </w:p>
    <w:p w14:paraId="3359AA14" w14:textId="469B8CEA" w:rsidR="009D43E8" w:rsidRDefault="00317F00">
      <w:pPr>
        <w:spacing w:before="180" w:after="180"/>
        <w:rPr>
          <w:ins w:id="4234" w:author="Солдатенко Евгений Павлович" w:date="2026-07-31T09:03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SIEM</w:t>
      </w:r>
      <w:del w:id="4235" w:author="Никита Гринь" w:date="2026-08-05T12:36:00Z" w16du:dateUtc="2026-08-05T09:36:00Z">
        <w:r w:rsidRPr="003C42DA" w:rsidDel="00D65562">
          <w:rPr>
            <w:rFonts w:ascii="Arial" w:eastAsia="Arial" w:hAnsi="Arial" w:cs="Arial"/>
            <w:b/>
            <w:bCs/>
            <w:lang w:val="ru-RU"/>
          </w:rPr>
          <w:delText xml:space="preserve"> </w:delText>
        </w:r>
        <w:r w:rsidDel="00D65562">
          <w:rPr>
            <w:rFonts w:ascii="Arial" w:eastAsia="Arial" w:hAnsi="Arial" w:cs="Arial"/>
            <w:b/>
            <w:bCs/>
          </w:rPr>
          <w:delText>KUMA</w:delText>
        </w:r>
      </w:del>
      <w:r w:rsidRPr="003C42DA">
        <w:rPr>
          <w:rFonts w:ascii="Arial" w:eastAsia="Arial" w:hAnsi="Arial" w:cs="Arial"/>
          <w:lang w:val="ru-RU"/>
        </w:rPr>
        <w:t xml:space="preserve">. </w:t>
      </w:r>
    </w:p>
    <w:p w14:paraId="23B6C8E3" w14:textId="77777777" w:rsidR="0030129E" w:rsidRPr="0030129E" w:rsidRDefault="0030129E" w:rsidP="0030129E">
      <w:pPr>
        <w:spacing w:before="180" w:after="180"/>
        <w:rPr>
          <w:ins w:id="4236" w:author="Никита Гринь" w:date="2026-08-03T16:01:00Z" w16du:dateUtc="2026-08-03T13:01:00Z"/>
          <w:rFonts w:ascii="Arial" w:eastAsia="Arial" w:hAnsi="Arial" w:cs="Arial"/>
          <w:lang w:val="ru-RU"/>
        </w:rPr>
      </w:pPr>
      <w:ins w:id="423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АНИС ↔ модуль ИИ-ассистент:</w:t>
        </w:r>
      </w:ins>
    </w:p>
    <w:p w14:paraId="36456E2E" w14:textId="77777777" w:rsidR="0030129E" w:rsidRPr="0030129E" w:rsidRDefault="0030129E" w:rsidP="0030129E">
      <w:pPr>
        <w:spacing w:before="180" w:after="180"/>
        <w:rPr>
          <w:ins w:id="4238" w:author="Никита Гринь" w:date="2026-08-03T16:01:00Z" w16du:dateUtc="2026-08-03T13:01:00Z"/>
          <w:rFonts w:ascii="Arial" w:eastAsia="Arial" w:hAnsi="Arial" w:cs="Arial"/>
          <w:lang w:val="ru-RU"/>
        </w:rPr>
      </w:pPr>
      <w:ins w:id="423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Назначение: АНИС — один из основных источников информации для ассистента (локальные правовые акты, формы договоров, банковские документы и регламенты).</w:t>
        </w:r>
      </w:ins>
    </w:p>
    <w:p w14:paraId="20A099A7" w14:textId="77777777" w:rsidR="0030129E" w:rsidRPr="0030129E" w:rsidRDefault="0030129E" w:rsidP="0030129E">
      <w:pPr>
        <w:spacing w:before="180" w:after="180"/>
        <w:rPr>
          <w:ins w:id="4240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1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Механизм: синхронизация контента АНИС в индекс assistant_anis через External Data Adapter (API/выгрузка по согласованному контракту с Заказчиком). При отсутствии API — регламентная выгрузка файлов в базу знаний ассистента.</w:t>
        </w:r>
      </w:ins>
    </w:p>
    <w:p w14:paraId="4C336552" w14:textId="77777777" w:rsidR="0030129E" w:rsidRPr="0030129E" w:rsidRDefault="0030129E" w:rsidP="0030129E">
      <w:pPr>
        <w:spacing w:before="180" w:after="180"/>
        <w:rPr>
          <w:ins w:id="4242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3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Использование: поиск и ответы ассистента по assistant_anis; индекс не смешивается с cc_production (суфлёр КЦ).</w:t>
        </w:r>
      </w:ins>
    </w:p>
    <w:p w14:paraId="6AC2E9D5" w14:textId="77777777" w:rsidR="0030129E" w:rsidRPr="0030129E" w:rsidRDefault="0030129E" w:rsidP="0030129E">
      <w:pPr>
        <w:spacing w:before="180" w:after="180"/>
        <w:rPr>
          <w:ins w:id="4244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5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Ссылки в ответе: на использованные материалы АНИС / KB (по правилам UI ассистента).</w:t>
        </w:r>
      </w:ins>
    </w:p>
    <w:p w14:paraId="5291718F" w14:textId="77777777" w:rsidR="0030129E" w:rsidRPr="0030129E" w:rsidRDefault="0030129E" w:rsidP="0030129E">
      <w:pPr>
        <w:spacing w:before="180" w:after="180"/>
        <w:rPr>
          <w:ins w:id="4246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Приёмка: ASS-T (источники / KB); детальный контракт обмена — на согласовании с Заказчиком.</w:t>
        </w:r>
      </w:ins>
    </w:p>
    <w:p w14:paraId="5879C486" w14:textId="30BE6B58" w:rsidR="00211972" w:rsidDel="0030129E" w:rsidRDefault="0030129E">
      <w:pPr>
        <w:spacing w:before="180" w:after="180"/>
        <w:rPr>
          <w:del w:id="4248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Пункты ТТ: 5.1.4, 5.1.5, 5.1.20, 5.1.30–31.</w:t>
        </w:r>
      </w:ins>
      <w:commentRangeStart w:id="4250"/>
      <w:ins w:id="4251" w:author="Солдатенко Евгений Павлович" w:date="2026-07-31T09:03:00Z">
        <w:del w:id="4252" w:author="Никита Гринь" w:date="2026-08-03T16:01:00Z" w16du:dateUtc="2026-08-03T13:01:00Z">
          <w:r w:rsidR="00211972" w:rsidDel="0030129E">
            <w:rPr>
              <w:rFonts w:ascii="Arial" w:eastAsia="Arial" w:hAnsi="Arial" w:cs="Arial"/>
              <w:lang w:val="ru-RU"/>
            </w:rPr>
            <w:delText>- АНИС</w:delText>
          </w:r>
          <w:commentRangeEnd w:id="4250"/>
          <w:r w:rsidDel="0030129E">
            <w:rPr>
              <w:rStyle w:val="a5"/>
              <w:rFonts w:ascii="Arial" w:eastAsia="Arial" w:hAnsi="Arial" w:cs="Arial"/>
              <w:sz w:val="24"/>
              <w:szCs w:val="24"/>
              <w:lang w:val="ru-RU"/>
            </w:rPr>
            <w:commentReference w:id="4250"/>
          </w:r>
        </w:del>
      </w:ins>
    </w:p>
    <w:p w14:paraId="45746237" w14:textId="77777777" w:rsidR="0030129E" w:rsidRPr="003C42DA" w:rsidRDefault="0030129E" w:rsidP="0030129E">
      <w:pPr>
        <w:spacing w:before="180" w:after="180"/>
        <w:rPr>
          <w:ins w:id="4253" w:author="Никита Гринь" w:date="2026-08-03T16:01:00Z" w16du:dateUtc="2026-08-03T13:01:00Z"/>
          <w:rFonts w:ascii="Arial" w:eastAsia="Arial" w:hAnsi="Arial" w:cs="Arial"/>
          <w:lang w:val="ru-RU"/>
        </w:rPr>
      </w:pPr>
    </w:p>
    <w:p w14:paraId="11DE828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Приемка интеграций (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) отделена от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. Аутентификация — </w:t>
      </w:r>
      <w:r w:rsidR="004E522C">
        <w:fldChar w:fldCharType="begin"/>
      </w:r>
      <w:r w:rsidR="004E522C" w:rsidRPr="00211972">
        <w:rPr>
          <w:lang w:val="ru-RU"/>
          <w:rPrChange w:id="4254" w:author="Солдатенко Евгений Павлович" w:date="2026-07-31T09:03:00Z">
            <w:rPr/>
          </w:rPrChange>
        </w:rPr>
        <w:instrText xml:space="preserve"> </w:instrText>
      </w:r>
      <w:r w:rsidR="004E522C">
        <w:instrText>HYPERLINK</w:instrText>
      </w:r>
      <w:r w:rsidR="004E522C" w:rsidRPr="00211972">
        <w:rPr>
          <w:lang w:val="ru-RU"/>
          <w:rPrChange w:id="4255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https</w:instrText>
      </w:r>
      <w:r w:rsidR="004E522C" w:rsidRPr="00211972">
        <w:rPr>
          <w:lang w:val="ru-RU"/>
          <w:rPrChange w:id="4256" w:author="Солдатенко Евгений Павлович" w:date="2026-07-31T09:03:00Z">
            <w:rPr/>
          </w:rPrChange>
        </w:rPr>
        <w:instrText>://</w:instrText>
      </w:r>
      <w:r w:rsidR="004E522C">
        <w:instrText>docs</w:instrText>
      </w:r>
      <w:r w:rsidR="004E522C" w:rsidRPr="00211972">
        <w:rPr>
          <w:lang w:val="ru-RU"/>
          <w:rPrChange w:id="4257" w:author="Солдатенко Евгений Павлович" w:date="2026-07-31T09:03:00Z">
            <w:rPr/>
          </w:rPrChange>
        </w:rPr>
        <w:instrText>.</w:instrText>
      </w:r>
      <w:r w:rsidR="004E522C">
        <w:instrText>google</w:instrText>
      </w:r>
      <w:r w:rsidR="004E522C" w:rsidRPr="00211972">
        <w:rPr>
          <w:lang w:val="ru-RU"/>
          <w:rPrChange w:id="4258" w:author="Солдатенко Евгений Павлович" w:date="2026-07-31T09:03:00Z">
            <w:rPr/>
          </w:rPrChange>
        </w:rPr>
        <w:instrText>.</w:instrText>
      </w:r>
      <w:r w:rsidR="004E522C">
        <w:instrText>com</w:instrText>
      </w:r>
      <w:r w:rsidR="004E522C" w:rsidRPr="00211972">
        <w:rPr>
          <w:lang w:val="ru-RU"/>
          <w:rPrChange w:id="4259" w:author="Солдатенко Евгений Павлович" w:date="2026-07-31T09:03:00Z">
            <w:rPr/>
          </w:rPrChange>
        </w:rPr>
        <w:instrText>/</w:instrText>
      </w:r>
      <w:r w:rsidR="004E522C">
        <w:instrText>document</w:instrText>
      </w:r>
      <w:r w:rsidR="004E522C" w:rsidRPr="00211972">
        <w:rPr>
          <w:lang w:val="ru-RU"/>
          <w:rPrChange w:id="4260" w:author="Солдатенко Евгений Павлович" w:date="2026-07-31T09:03:00Z">
            <w:rPr/>
          </w:rPrChange>
        </w:rPr>
        <w:instrText>/</w:instrText>
      </w:r>
      <w:r w:rsidR="004E522C">
        <w:instrText>d</w:instrText>
      </w:r>
      <w:r w:rsidR="004E522C" w:rsidRPr="00211972">
        <w:rPr>
          <w:lang w:val="ru-RU"/>
          <w:rPrChange w:id="4261" w:author="Солдатенко Евгений Павлович" w:date="2026-07-31T09:03:00Z">
            <w:rPr/>
          </w:rPrChange>
        </w:rPr>
        <w:instrText>/1</w:instrText>
      </w:r>
      <w:r w:rsidR="004E522C">
        <w:instrText>HRsIqDCwgGZgX</w:instrText>
      </w:r>
      <w:r w:rsidR="004E522C" w:rsidRPr="00211972">
        <w:rPr>
          <w:lang w:val="ru-RU"/>
          <w:rPrChange w:id="4262" w:author="Солдатенко Евгений Павлович" w:date="2026-07-31T09:03:00Z">
            <w:rPr/>
          </w:rPrChange>
        </w:rPr>
        <w:instrText>-</w:instrText>
      </w:r>
      <w:r w:rsidR="004E522C">
        <w:instrText>G</w:instrText>
      </w:r>
      <w:r w:rsidR="004E522C" w:rsidRPr="00211972">
        <w:rPr>
          <w:lang w:val="ru-RU"/>
          <w:rPrChange w:id="4263" w:author="Солдатенко Евгений Павлович" w:date="2026-07-31T09:03:00Z">
            <w:rPr/>
          </w:rPrChange>
        </w:rPr>
        <w:instrText>6</w:instrText>
      </w:r>
      <w:r w:rsidR="004E522C">
        <w:instrText>ixQf</w:instrText>
      </w:r>
      <w:r w:rsidR="004E522C" w:rsidRPr="00211972">
        <w:rPr>
          <w:lang w:val="ru-RU"/>
          <w:rPrChange w:id="4264" w:author="Солдатенко Евгений Павлович" w:date="2026-07-31T09:03:00Z">
            <w:rPr/>
          </w:rPrChange>
        </w:rPr>
        <w:instrText>3</w:instrText>
      </w:r>
      <w:r w:rsidR="004E522C">
        <w:instrText>jXXzxb</w:instrText>
      </w:r>
      <w:r w:rsidR="004E522C" w:rsidRPr="00211972">
        <w:rPr>
          <w:lang w:val="ru-RU"/>
          <w:rPrChange w:id="4265" w:author="Солдатенко Евгений Павлович" w:date="2026-07-31T09:03:00Z">
            <w:rPr/>
          </w:rPrChange>
        </w:rPr>
        <w:instrText>_</w:instrText>
      </w:r>
      <w:r w:rsidR="004E522C">
        <w:instrText>jAhj</w:instrText>
      </w:r>
      <w:r w:rsidR="004E522C" w:rsidRPr="00211972">
        <w:rPr>
          <w:lang w:val="ru-RU"/>
          <w:rPrChange w:id="4266" w:author="Солдатенко Евгений Павлович" w:date="2026-07-31T09:03:00Z">
            <w:rPr/>
          </w:rPrChange>
        </w:rPr>
        <w:instrText>/</w:instrText>
      </w:r>
      <w:r w:rsidR="004E522C">
        <w:instrText>edit</w:instrText>
      </w:r>
      <w:r w:rsidR="004E522C" w:rsidRPr="00211972">
        <w:rPr>
          <w:lang w:val="ru-RU"/>
          <w:rPrChange w:id="4267" w:author="Солдатенко Евгений Павлович" w:date="2026-07-31T09:03:00Z">
            <w:rPr/>
          </w:rPrChange>
        </w:rPr>
        <w:instrText>" \</w:instrText>
      </w:r>
      <w:r w:rsidR="004E522C">
        <w:instrText>l</w:instrText>
      </w:r>
      <w:r w:rsidR="004E522C" w:rsidRPr="00211972">
        <w:rPr>
          <w:lang w:val="ru-RU"/>
          <w:rPrChange w:id="4268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bookmark</w:instrText>
      </w:r>
      <w:r w:rsidR="004E522C" w:rsidRPr="00211972">
        <w:rPr>
          <w:lang w:val="ru-RU"/>
          <w:rPrChange w:id="4269" w:author="Солдатенко Евгений Павлович" w:date="2026-07-31T09:03:00Z">
            <w:rPr/>
          </w:rPrChange>
        </w:rPr>
        <w:instrText>=</w:instrText>
      </w:r>
      <w:r w:rsidR="004E522C">
        <w:instrText>id</w:instrText>
      </w:r>
      <w:r w:rsidR="004E522C" w:rsidRPr="00211972">
        <w:rPr>
          <w:lang w:val="ru-RU"/>
          <w:rPrChange w:id="4270" w:author="Солдатенко Евгений Павлович" w:date="2026-07-31T09:03:00Z">
            <w:rPr/>
          </w:rPrChange>
        </w:rPr>
        <w:instrText>.</w:instrText>
      </w:r>
      <w:r w:rsidR="004E522C">
        <w:instrText>aq</w:instrText>
      </w:r>
      <w:r w:rsidR="004E522C" w:rsidRPr="00211972">
        <w:rPr>
          <w:lang w:val="ru-RU"/>
          <w:rPrChange w:id="4271" w:author="Солдатенко Евгений Павлович" w:date="2026-07-31T09:03:00Z">
            <w:rPr/>
          </w:rPrChange>
        </w:rPr>
        <w:instrText>08</w:instrText>
      </w:r>
      <w:r w:rsidR="004E522C">
        <w:instrText>ywofcsqh</w:instrText>
      </w:r>
      <w:r w:rsidR="004E522C" w:rsidRPr="00211972">
        <w:rPr>
          <w:lang w:val="ru-RU"/>
          <w:rPrChange w:id="4272" w:author="Солдатенко Евгений Павлович" w:date="2026-07-31T09:03:00Z">
            <w:rPr/>
          </w:rPrChange>
        </w:rPr>
        <w:instrText>" \</w:instrText>
      </w:r>
      <w:r w:rsidR="004E522C">
        <w:instrText>h</w:instrText>
      </w:r>
      <w:r w:rsidR="004E522C" w:rsidRPr="00211972">
        <w:rPr>
          <w:lang w:val="ru-RU"/>
          <w:rPrChange w:id="4273" w:author="Солдатенко Евгений Павлович" w:date="2026-07-31T09:03:00Z">
            <w:rPr/>
          </w:rPrChange>
        </w:rPr>
        <w:instrText xml:space="preserve"> </w:instrText>
      </w:r>
      <w:r w:rsidR="004E522C"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 w:rsidR="004E522C">
        <w:rPr>
          <w:rFonts w:ascii="Arial" w:eastAsia="Arial" w:hAnsi="Arial" w:cs="Arial"/>
          <w:color w:val="156082"/>
          <w:lang w:val="ru-RU"/>
        </w:rPr>
        <w:fldChar w:fldCharType="end"/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204256E7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C0C97F0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74" w:name="bookmark=kix.5w4qqb5x7tuy" w:colFirst="0" w:colLast="0"/>
      <w:bookmarkEnd w:id="4274"/>
      <w:r>
        <w:rPr>
          <w:rFonts w:ascii="Arial" w:eastAsia="Arial" w:hAnsi="Arial" w:cs="Arial"/>
        </w:rPr>
        <w:lastRenderedPageBreak/>
        <w:t>VI</w:t>
      </w:r>
      <w:r w:rsidRPr="003C42DA">
        <w:rPr>
          <w:rFonts w:ascii="Arial" w:eastAsia="Arial" w:hAnsi="Arial" w:cs="Arial"/>
          <w:lang w:val="ru-RU"/>
        </w:rPr>
        <w:t>.0. Общие положения</w:t>
      </w:r>
    </w:p>
    <w:p w14:paraId="7A2D989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§7.1, §9.1.9]: принципы интеграций и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</w:p>
    <w:p w14:paraId="4244DBB6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2"/>
          <w:id w:val="-223814047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Исходные материалы </w:t>
          </w:r>
          <w:r w:rsidR="00317F00">
            <w:rPr>
              <w:rFonts w:ascii="Arial Unicode MS" w:eastAsia="Arial Unicode MS" w:hAnsi="Arial Unicode MS" w:cs="Arial Unicode MS"/>
            </w:rPr>
            <w:t>sources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/, трассировка согласованные сроки, принципы приемки </w:t>
          </w:r>
          <w:r w:rsidR="00317F00">
            <w:rPr>
              <w:rFonts w:ascii="Arial Unicode MS" w:eastAsia="Arial Unicode MS" w:hAnsi="Arial Unicode MS" w:cs="Arial Unicode MS"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.</w:t>
          </w:r>
        </w:sdtContent>
      </w:sdt>
    </w:p>
    <w:p w14:paraId="66ADA7C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интеграции согласуются по единым правилам контура банка.</w:t>
      </w:r>
    </w:p>
    <w:p w14:paraId="2F09CB18" w14:textId="77777777" w:rsidR="009D43E8" w:rsidRDefault="00317F00">
      <w:pPr>
        <w:pStyle w:val="3"/>
        <w:rPr>
          <w:rFonts w:ascii="Arial" w:eastAsia="Arial" w:hAnsi="Arial" w:cs="Arial"/>
        </w:rPr>
      </w:pPr>
      <w:bookmarkStart w:id="4275" w:name="bookmark=kix.p2ndf05czxd4" w:colFirst="0" w:colLast="0"/>
      <w:bookmarkEnd w:id="4275"/>
      <w:r>
        <w:rPr>
          <w:rFonts w:ascii="Arial" w:eastAsia="Arial" w:hAnsi="Arial" w:cs="Arial"/>
        </w:rPr>
        <w:t>VI.0.3. Принципы и границы приемки</w:t>
      </w:r>
    </w:p>
    <w:p w14:paraId="25C116BC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Единый банковский контур</w:t>
      </w:r>
      <w:r w:rsidRPr="003C42DA">
        <w:rPr>
          <w:rFonts w:ascii="Arial" w:eastAsia="Arial" w:hAnsi="Arial" w:cs="Arial"/>
          <w:lang w:val="ru-RU"/>
        </w:rPr>
        <w:t xml:space="preserve"> — обмен только внутренними каналами (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POST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WebSocket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Syslog</w:t>
      </w:r>
      <w:r w:rsidRPr="003C42DA">
        <w:rPr>
          <w:rFonts w:ascii="Arial" w:eastAsia="Arial" w:hAnsi="Arial" w:cs="Arial"/>
          <w:lang w:val="ru-RU"/>
        </w:rPr>
        <w:t>); без выхода контента СУЗ/записей звонков в интернет.</w:t>
      </w:r>
    </w:p>
    <w:p w14:paraId="7B91FAEB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Источник истины</w:t>
      </w:r>
      <w:r w:rsidRPr="003C42DA">
        <w:rPr>
          <w:rFonts w:ascii="Arial" w:eastAsia="Arial" w:hAnsi="Arial" w:cs="Arial"/>
          <w:lang w:val="ru-RU"/>
        </w:rPr>
        <w:t xml:space="preserve"> — СУЗ (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) для текстов подсказок КЦ; 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для событий звонка и </w:t>
      </w:r>
      <w:r>
        <w:rPr>
          <w:rFonts w:ascii="Arial" w:eastAsia="Arial" w:hAnsi="Arial" w:cs="Arial"/>
        </w:rPr>
        <w:t>leg</w:t>
      </w:r>
      <w:r w:rsidRPr="003C42DA">
        <w:rPr>
          <w:rFonts w:ascii="Arial" w:eastAsia="Arial" w:hAnsi="Arial" w:cs="Arial"/>
          <w:lang w:val="ru-RU"/>
        </w:rPr>
        <w:t>-аудио, не для регламентов.</w:t>
      </w:r>
    </w:p>
    <w:p w14:paraId="2A53F44C" w14:textId="77777777" w:rsidR="009D43E8" w:rsidRPr="003C42DA" w:rsidRDefault="00000000">
      <w:pPr>
        <w:numPr>
          <w:ilvl w:val="0"/>
          <w:numId w:val="32"/>
        </w:numPr>
        <w:spacing w:before="36" w:after="36"/>
        <w:rPr>
          <w:lang w:val="ru-RU"/>
        </w:rPr>
      </w:pPr>
      <w:sdt>
        <w:sdtPr>
          <w:tag w:val="goog_rdk_303"/>
          <w:id w:val="1098743666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— приемка </w:t>
      </w:r>
      <w:r w:rsidR="00317F00" w:rsidRPr="003C42DA">
        <w:rPr>
          <w:rFonts w:ascii="Arial" w:eastAsia="Arial" w:hAnsi="Arial" w:cs="Arial"/>
          <w:b/>
          <w:bCs/>
          <w:lang w:val="ru-RU"/>
        </w:rPr>
        <w:t>интеграционного обмена</w:t>
      </w:r>
      <w:r w:rsidR="00317F00" w:rsidRPr="003C42DA">
        <w:rPr>
          <w:rFonts w:ascii="Arial" w:eastAsia="Arial" w:hAnsi="Arial" w:cs="Arial"/>
          <w:lang w:val="ru-RU"/>
        </w:rPr>
        <w:t xml:space="preserve"> (</w:t>
      </w:r>
      <w:r w:rsidR="00317F00">
        <w:rPr>
          <w:rFonts w:ascii="Arial" w:eastAsia="Arial" w:hAnsi="Arial" w:cs="Arial"/>
        </w:rPr>
        <w:t>webhook</w:t>
      </w:r>
      <w:r w:rsidR="00317F00" w:rsidRPr="003C42DA">
        <w:rPr>
          <w:rFonts w:ascii="Arial" w:eastAsia="Arial" w:hAnsi="Arial" w:cs="Arial"/>
          <w:lang w:val="ru-RU"/>
        </w:rPr>
        <w:t>/</w:t>
      </w:r>
      <w:r w:rsidR="00317F00">
        <w:rPr>
          <w:rFonts w:ascii="Arial" w:eastAsia="Arial" w:hAnsi="Arial" w:cs="Arial"/>
        </w:rPr>
        <w:t>outbox</w:t>
      </w:r>
      <w:r w:rsidR="00317F00" w:rsidRPr="003C42DA">
        <w:rPr>
          <w:rFonts w:ascii="Arial" w:eastAsia="Arial" w:hAnsi="Arial" w:cs="Arial"/>
          <w:lang w:val="ru-RU"/>
        </w:rPr>
        <w:t xml:space="preserve">, события </w:t>
      </w:r>
      <w:r w:rsidR="00317F00">
        <w:rPr>
          <w:rFonts w:ascii="Arial" w:eastAsia="Arial" w:hAnsi="Arial" w:cs="Arial"/>
        </w:rPr>
        <w:t>Oktell</w:t>
      </w:r>
      <w:r w:rsidR="00317F00" w:rsidRPr="003C42DA">
        <w:rPr>
          <w:rFonts w:ascii="Arial" w:eastAsia="Arial" w:hAnsi="Arial" w:cs="Arial"/>
          <w:lang w:val="ru-RU"/>
        </w:rPr>
        <w:t>,</w:t>
      </w:r>
      <w:del w:id="4276" w:author="Никита Гринь" w:date="2026-08-05T12:36:00Z" w16du:dateUtc="2026-08-05T09:36:00Z">
        <w:r w:rsidR="00317F00" w:rsidRPr="003C42DA" w:rsidDel="00D65562">
          <w:rPr>
            <w:rFonts w:ascii="Arial" w:eastAsia="Arial" w:hAnsi="Arial" w:cs="Arial"/>
            <w:lang w:val="ru-RU"/>
          </w:rPr>
          <w:delText xml:space="preserve"> доставка в </w:delText>
        </w:r>
        <w:r w:rsidR="00317F00" w:rsidDel="00D65562">
          <w:rPr>
            <w:rFonts w:ascii="Arial" w:eastAsia="Arial" w:hAnsi="Arial" w:cs="Arial"/>
          </w:rPr>
          <w:delText>KUMA</w:delText>
        </w:r>
        <w:r w:rsidR="00317F00" w:rsidRPr="003C42DA" w:rsidDel="00D65562">
          <w:rPr>
            <w:rFonts w:ascii="Arial" w:eastAsia="Arial" w:hAnsi="Arial" w:cs="Arial"/>
            <w:lang w:val="ru-RU"/>
          </w:rPr>
          <w:delText>)</w:delText>
        </w:r>
      </w:del>
      <w:r w:rsidR="00317F00" w:rsidRPr="003C42DA">
        <w:rPr>
          <w:rFonts w:ascii="Arial" w:eastAsia="Arial" w:hAnsi="Arial" w:cs="Arial"/>
          <w:lang w:val="ru-RU"/>
        </w:rPr>
        <w:t xml:space="preserve"> </w:t>
      </w:r>
      <w:r w:rsidR="00317F00" w:rsidRPr="003C42DA">
        <w:rPr>
          <w:rFonts w:ascii="Arial" w:eastAsia="Arial" w:hAnsi="Arial" w:cs="Arial"/>
          <w:b/>
          <w:bCs/>
          <w:lang w:val="ru-RU"/>
        </w:rPr>
        <w:t>отдельно</w:t>
      </w:r>
      <w:r w:rsidR="00317F00" w:rsidRPr="003C42DA">
        <w:rPr>
          <w:rFonts w:ascii="Arial" w:eastAsia="Arial" w:hAnsi="Arial" w:cs="Arial"/>
          <w:lang w:val="ru-RU"/>
        </w:rPr>
        <w:t xml:space="preserve"> от приемки </w:t>
      </w:r>
      <w:r w:rsidR="00317F00">
        <w:rPr>
          <w:rFonts w:ascii="Arial" w:eastAsia="Arial" w:hAnsi="Arial" w:cs="Arial"/>
        </w:rPr>
        <w:t>UI</w:t>
      </w:r>
      <w:r w:rsidR="00317F00" w:rsidRPr="003C42DA">
        <w:rPr>
          <w:rFonts w:ascii="Arial" w:eastAsia="Arial" w:hAnsi="Arial" w:cs="Arial"/>
          <w:lang w:val="ru-RU"/>
        </w:rPr>
        <w:t xml:space="preserve"> суфлера и качества подсказок (</w:t>
      </w:r>
      <w:r w:rsidR="00317F00">
        <w:rPr>
          <w:rFonts w:ascii="Arial" w:eastAsia="Arial" w:hAnsi="Arial" w:cs="Arial"/>
          <w:b/>
          <w:bCs/>
        </w:rPr>
        <w:t>SUF</w:t>
      </w:r>
      <w:r w:rsidR="00317F00" w:rsidRPr="003C42DA">
        <w:rPr>
          <w:rFonts w:ascii="Arial" w:eastAsia="Arial" w:hAnsi="Arial" w:cs="Arial"/>
          <w:b/>
          <w:bCs/>
          <w:lang w:val="ru-RU"/>
        </w:rPr>
        <w:t>-</w:t>
      </w:r>
      <w:r w:rsidR="00317F00">
        <w:rPr>
          <w:rFonts w:ascii="Arial" w:eastAsia="Arial" w:hAnsi="Arial" w:cs="Arial"/>
          <w:b/>
          <w:bCs/>
        </w:rPr>
        <w:t>T</w:t>
      </w:r>
      <w:r w:rsidR="00317F00" w:rsidRPr="003C42DA">
        <w:rPr>
          <w:rFonts w:ascii="Arial" w:eastAsia="Arial" w:hAnsi="Arial" w:cs="Arial"/>
          <w:lang w:val="ru-RU"/>
        </w:rPr>
        <w:t xml:space="preserve">, </w:t>
      </w:r>
      <w:r w:rsidR="00317F00">
        <w:fldChar w:fldCharType="begin"/>
      </w:r>
      <w:r w:rsidR="00317F00">
        <w:instrText>HYPERLINK</w:instrText>
      </w:r>
      <w:r w:rsidR="00317F00" w:rsidRPr="003D1E67">
        <w:rPr>
          <w:lang w:val="ru-RU"/>
          <w:rPrChange w:id="4277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https</w:instrText>
      </w:r>
      <w:r w:rsidR="00317F00" w:rsidRPr="003D1E67">
        <w:rPr>
          <w:lang w:val="ru-RU"/>
          <w:rPrChange w:id="4278" w:author="Никита Гринь" w:date="2026-07-31T11:14:00Z" w16du:dateUtc="2026-07-31T08:14:00Z">
            <w:rPr/>
          </w:rPrChange>
        </w:rPr>
        <w:instrText>://</w:instrText>
      </w:r>
      <w:r w:rsidR="00317F00">
        <w:instrText>docs</w:instrText>
      </w:r>
      <w:r w:rsidR="00317F00" w:rsidRPr="003D1E67">
        <w:rPr>
          <w:lang w:val="ru-RU"/>
          <w:rPrChange w:id="4279" w:author="Никита Гринь" w:date="2026-07-31T11:14:00Z" w16du:dateUtc="2026-07-31T08:14:00Z">
            <w:rPr/>
          </w:rPrChange>
        </w:rPr>
        <w:instrText>.</w:instrText>
      </w:r>
      <w:r w:rsidR="00317F00">
        <w:instrText>google</w:instrText>
      </w:r>
      <w:r w:rsidR="00317F00" w:rsidRPr="003D1E67">
        <w:rPr>
          <w:lang w:val="ru-RU"/>
          <w:rPrChange w:id="4280" w:author="Никита Гринь" w:date="2026-07-31T11:14:00Z" w16du:dateUtc="2026-07-31T08:14:00Z">
            <w:rPr/>
          </w:rPrChange>
        </w:rPr>
        <w:instrText>.</w:instrText>
      </w:r>
      <w:r w:rsidR="00317F00">
        <w:instrText>com</w:instrText>
      </w:r>
      <w:r w:rsidR="00317F00" w:rsidRPr="003D1E67">
        <w:rPr>
          <w:lang w:val="ru-RU"/>
          <w:rPrChange w:id="4281" w:author="Никита Гринь" w:date="2026-07-31T11:14:00Z" w16du:dateUtc="2026-07-31T08:14:00Z">
            <w:rPr/>
          </w:rPrChange>
        </w:rPr>
        <w:instrText>/</w:instrText>
      </w:r>
      <w:r w:rsidR="00317F00">
        <w:instrText>document</w:instrText>
      </w:r>
      <w:r w:rsidR="00317F00" w:rsidRPr="003D1E67">
        <w:rPr>
          <w:lang w:val="ru-RU"/>
          <w:rPrChange w:id="4282" w:author="Никита Гринь" w:date="2026-07-31T11:14:00Z" w16du:dateUtc="2026-07-31T08:14:00Z">
            <w:rPr/>
          </w:rPrChange>
        </w:rPr>
        <w:instrText>/</w:instrText>
      </w:r>
      <w:r w:rsidR="00317F00">
        <w:instrText>d</w:instrText>
      </w:r>
      <w:r w:rsidR="00317F00" w:rsidRPr="003D1E67">
        <w:rPr>
          <w:lang w:val="ru-RU"/>
          <w:rPrChange w:id="4283" w:author="Никита Гринь" w:date="2026-07-31T11:14:00Z" w16du:dateUtc="2026-07-31T08:14:00Z">
            <w:rPr/>
          </w:rPrChange>
        </w:rPr>
        <w:instrText>/1</w:instrText>
      </w:r>
      <w:r w:rsidR="00317F00">
        <w:instrText>HRsIqDCwgGZgX</w:instrText>
      </w:r>
      <w:r w:rsidR="00317F00" w:rsidRPr="003D1E67">
        <w:rPr>
          <w:lang w:val="ru-RU"/>
          <w:rPrChange w:id="4284" w:author="Никита Гринь" w:date="2026-07-31T11:14:00Z" w16du:dateUtc="2026-07-31T08:14:00Z">
            <w:rPr/>
          </w:rPrChange>
        </w:rPr>
        <w:instrText>-</w:instrText>
      </w:r>
      <w:r w:rsidR="00317F00">
        <w:instrText>G</w:instrText>
      </w:r>
      <w:r w:rsidR="00317F00" w:rsidRPr="003D1E67">
        <w:rPr>
          <w:lang w:val="ru-RU"/>
          <w:rPrChange w:id="4285" w:author="Никита Гринь" w:date="2026-07-31T11:14:00Z" w16du:dateUtc="2026-07-31T08:14:00Z">
            <w:rPr/>
          </w:rPrChange>
        </w:rPr>
        <w:instrText>6</w:instrText>
      </w:r>
      <w:r w:rsidR="00317F00">
        <w:instrText>ixQf</w:instrText>
      </w:r>
      <w:r w:rsidR="00317F00" w:rsidRPr="003D1E67">
        <w:rPr>
          <w:lang w:val="ru-RU"/>
          <w:rPrChange w:id="4286" w:author="Никита Гринь" w:date="2026-07-31T11:14:00Z" w16du:dateUtc="2026-07-31T08:14:00Z">
            <w:rPr/>
          </w:rPrChange>
        </w:rPr>
        <w:instrText>3</w:instrText>
      </w:r>
      <w:r w:rsidR="00317F00">
        <w:instrText>jXXzxb</w:instrText>
      </w:r>
      <w:r w:rsidR="00317F00" w:rsidRPr="003D1E67">
        <w:rPr>
          <w:lang w:val="ru-RU"/>
          <w:rPrChange w:id="4287" w:author="Никита Гринь" w:date="2026-07-31T11:14:00Z" w16du:dateUtc="2026-07-31T08:14:00Z">
            <w:rPr/>
          </w:rPrChange>
        </w:rPr>
        <w:instrText>_</w:instrText>
      </w:r>
      <w:r w:rsidR="00317F00">
        <w:instrText>jAhj</w:instrText>
      </w:r>
      <w:r w:rsidR="00317F00" w:rsidRPr="003D1E67">
        <w:rPr>
          <w:lang w:val="ru-RU"/>
          <w:rPrChange w:id="4288" w:author="Никита Гринь" w:date="2026-07-31T11:14:00Z" w16du:dateUtc="2026-07-31T08:14:00Z">
            <w:rPr/>
          </w:rPrChange>
        </w:rPr>
        <w:instrText>/</w:instrText>
      </w:r>
      <w:r w:rsidR="00317F00">
        <w:instrText>edit</w:instrText>
      </w:r>
      <w:r w:rsidR="00317F00" w:rsidRPr="003D1E67">
        <w:rPr>
          <w:lang w:val="ru-RU"/>
          <w:rPrChange w:id="4289" w:author="Никита Гринь" w:date="2026-07-31T11:14:00Z" w16du:dateUtc="2026-07-31T08:14:00Z">
            <w:rPr/>
          </w:rPrChange>
        </w:rPr>
        <w:instrText>" \</w:instrText>
      </w:r>
      <w:r w:rsidR="00317F00">
        <w:instrText>l</w:instrText>
      </w:r>
      <w:r w:rsidR="00317F00" w:rsidRPr="003D1E67">
        <w:rPr>
          <w:lang w:val="ru-RU"/>
          <w:rPrChange w:id="4290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bookmark</w:instrText>
      </w:r>
      <w:r w:rsidR="00317F00" w:rsidRPr="003D1E67">
        <w:rPr>
          <w:lang w:val="ru-RU"/>
          <w:rPrChange w:id="4291" w:author="Никита Гринь" w:date="2026-07-31T11:14:00Z" w16du:dateUtc="2026-07-31T08:14:00Z">
            <w:rPr/>
          </w:rPrChange>
        </w:rPr>
        <w:instrText>=</w:instrText>
      </w:r>
      <w:r w:rsidR="00317F00">
        <w:instrText>id</w:instrText>
      </w:r>
      <w:r w:rsidR="00317F00" w:rsidRPr="003D1E67">
        <w:rPr>
          <w:lang w:val="ru-RU"/>
          <w:rPrChange w:id="4292" w:author="Никита Гринь" w:date="2026-07-31T11:14:00Z" w16du:dateUtc="2026-07-31T08:14:00Z">
            <w:rPr/>
          </w:rPrChange>
        </w:rPr>
        <w:instrText>.908</w:instrText>
      </w:r>
      <w:r w:rsidR="00317F00">
        <w:instrText>xphmhk</w:instrText>
      </w:r>
      <w:r w:rsidR="00317F00" w:rsidRPr="003D1E67">
        <w:rPr>
          <w:lang w:val="ru-RU"/>
          <w:rPrChange w:id="4293" w:author="Никита Гринь" w:date="2026-07-31T11:14:00Z" w16du:dateUtc="2026-07-31T08:14:00Z">
            <w:rPr/>
          </w:rPrChange>
        </w:rPr>
        <w:instrText>9</w:instrText>
      </w:r>
      <w:r w:rsidR="00317F00">
        <w:instrText>pk</w:instrText>
      </w:r>
      <w:r w:rsidR="00317F00" w:rsidRPr="003D1E67">
        <w:rPr>
          <w:lang w:val="ru-RU"/>
          <w:rPrChange w:id="4294" w:author="Никита Гринь" w:date="2026-07-31T11:14:00Z" w16du:dateUtc="2026-07-31T08:14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.7.1</w:t>
      </w:r>
      <w:r w:rsidR="00317F00">
        <w:fldChar w:fldCharType="end"/>
      </w:r>
      <w:r w:rsidR="00317F00" w:rsidRPr="003C42DA">
        <w:rPr>
          <w:rFonts w:ascii="Arial" w:eastAsia="Arial" w:hAnsi="Arial" w:cs="Arial"/>
          <w:lang w:val="ru-RU"/>
        </w:rPr>
        <w:t>).</w:t>
      </w:r>
    </w:p>
    <w:p w14:paraId="71CFC2E0" w14:textId="77777777" w:rsidR="009D43E8" w:rsidRPr="0030129E" w:rsidRDefault="00317F00">
      <w:pPr>
        <w:numPr>
          <w:ilvl w:val="0"/>
          <w:numId w:val="32"/>
        </w:numPr>
        <w:spacing w:before="36" w:after="36"/>
        <w:rPr>
          <w:ins w:id="4295" w:author="Никита Гринь" w:date="2026-08-03T16:03:00Z" w16du:dateUtc="2026-08-03T13:03:00Z"/>
          <w:lang w:val="ru-RU"/>
          <w:rPrChange w:id="4296" w:author="Никита Гринь" w:date="2026-08-03T16:03:00Z" w16du:dateUtc="2026-08-03T13:03:00Z">
            <w:rPr>
              <w:ins w:id="4297" w:author="Никита Гринь" w:date="2026-08-03T16:03:00Z" w16du:dateUtc="2026-08-03T13:03:00Z"/>
              <w:rFonts w:ascii="Arial" w:eastAsia="Arial" w:hAnsi="Arial" w:cs="Arial"/>
              <w:lang w:val="ru-RU"/>
            </w:rPr>
          </w:rPrChange>
        </w:rPr>
      </w:pPr>
      <w:r w:rsidRPr="003C42DA">
        <w:rPr>
          <w:rFonts w:ascii="Arial" w:eastAsia="Arial" w:hAnsi="Arial" w:cs="Arial"/>
          <w:b/>
          <w:bCs/>
          <w:lang w:val="ru-RU"/>
        </w:rPr>
        <w:t>Разделение ответственности:</w:t>
      </w:r>
      <w:r w:rsidRPr="003C42DA">
        <w:rPr>
          <w:rFonts w:ascii="Arial" w:eastAsia="Arial" w:hAnsi="Arial" w:cs="Arial"/>
          <w:lang w:val="ru-RU"/>
        </w:rPr>
        <w:t xml:space="preserve"> Заказчик — инфраструктура, каналы, согласование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доработка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по матрицам 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</w:t>
      </w:r>
      <w:r w:rsidRPr="003C42DA">
        <w:rPr>
          <w:rFonts w:ascii="Arial" w:eastAsia="Arial" w:hAnsi="Arial" w:cs="Arial"/>
          <w:lang w:val="ru-RU"/>
        </w:rPr>
        <w:t xml:space="preserve">; Исполнитель — приемник,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, </w:t>
      </w:r>
      <w:commentRangeStart w:id="4298"/>
      <w:commentRangeStart w:id="4299"/>
      <w:r w:rsidRPr="003C42DA">
        <w:rPr>
          <w:rFonts w:ascii="Arial" w:eastAsia="Arial" w:hAnsi="Arial" w:cs="Arial"/>
          <w:lang w:val="ru-RU"/>
        </w:rPr>
        <w:t xml:space="preserve">методика разметки СУЗ </w:t>
      </w:r>
      <w:commentRangeEnd w:id="4298"/>
      <w:r w:rsidR="00211972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4298"/>
      </w:r>
      <w:commentRangeEnd w:id="4299"/>
      <w:r w:rsidR="0030129E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4299"/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>.</w:t>
      </w:r>
    </w:p>
    <w:p w14:paraId="7E36FF11" w14:textId="77777777" w:rsidR="0030129E" w:rsidRDefault="0030129E" w:rsidP="0030129E">
      <w:pPr>
        <w:spacing w:before="36" w:after="36"/>
        <w:rPr>
          <w:ins w:id="4300" w:author="Никита Гринь" w:date="2026-08-03T16:03:00Z" w16du:dateUtc="2026-08-03T13:03:00Z"/>
          <w:lang w:val="ru-RU"/>
        </w:rPr>
      </w:pPr>
    </w:p>
    <w:p w14:paraId="304A91C6" w14:textId="72A3794A" w:rsidR="0030129E" w:rsidRPr="0030129E" w:rsidRDefault="0030129E" w:rsidP="0030129E">
      <w:pPr>
        <w:spacing w:before="36" w:after="36"/>
        <w:rPr>
          <w:ins w:id="4301" w:author="Никита Гринь" w:date="2026-08-03T16:03:00Z" w16du:dateUtc="2026-08-03T13:03:00Z"/>
          <w:b/>
          <w:bCs/>
          <w:lang w:val="ru-RU"/>
          <w:rPrChange w:id="4302" w:author="Никита Гринь" w:date="2026-08-03T16:03:00Z" w16du:dateUtc="2026-08-03T13:03:00Z">
            <w:rPr>
              <w:ins w:id="4303" w:author="Никита Гринь" w:date="2026-08-03T16:03:00Z" w16du:dateUtc="2026-08-03T13:03:00Z"/>
              <w:lang w:val="ru-RU"/>
            </w:rPr>
          </w:rPrChange>
        </w:rPr>
      </w:pPr>
      <w:commentRangeStart w:id="4304"/>
      <w:commentRangeStart w:id="4305"/>
      <w:ins w:id="4306" w:author="Никита Гринь" w:date="2026-08-03T16:03:00Z" w16du:dateUtc="2026-08-03T13:03:00Z">
        <w:r w:rsidRPr="0030129E">
          <w:rPr>
            <w:rFonts w:ascii="Arial" w:eastAsia="Arial" w:hAnsi="Arial" w:cs="Arial"/>
            <w:b/>
            <w:bCs/>
            <w:lang w:val="ru-RU"/>
            <w:rPrChange w:id="4307" w:author="Никита Гринь" w:date="2026-08-03T16:03:00Z" w16du:dateUtc="2026-08-03T13:03:00Z">
              <w:rPr>
                <w:rFonts w:ascii="Arial" w:eastAsia="Arial" w:hAnsi="Arial" w:cs="Arial"/>
                <w:lang w:val="ru-RU"/>
              </w:rPr>
            </w:rPrChange>
          </w:rPr>
          <w:t xml:space="preserve">методика разметки СУЗ </w:t>
        </w:r>
        <w:commentRangeEnd w:id="4304"/>
        <w:r w:rsidRPr="0030129E">
          <w:rPr>
            <w:rStyle w:val="a5"/>
            <w:b/>
            <w:bCs/>
            <w:sz w:val="24"/>
            <w:szCs w:val="24"/>
            <w:lang w:val="ru-RU"/>
            <w:rPrChange w:id="4308" w:author="Никита Гринь" w:date="2026-08-03T16:03:00Z" w16du:dateUtc="2026-08-03T13:03:00Z">
              <w:rPr>
                <w:rStyle w:val="a5"/>
                <w:sz w:val="24"/>
                <w:szCs w:val="24"/>
                <w:lang w:val="ru-RU"/>
              </w:rPr>
            </w:rPrChange>
          </w:rPr>
          <w:commentReference w:id="4304"/>
        </w:r>
      </w:ins>
      <w:commentRangeEnd w:id="4305"/>
      <w:r w:rsidRPr="0030129E">
        <w:rPr>
          <w:rStyle w:val="a5"/>
          <w:b/>
          <w:bCs/>
          <w:sz w:val="24"/>
          <w:szCs w:val="24"/>
          <w:lang w:val="ru-RU"/>
          <w:rPrChange w:id="4309" w:author="Никита Гринь" w:date="2026-08-03T16:03:00Z" w16du:dateUtc="2026-08-03T13:03:00Z">
            <w:rPr>
              <w:rStyle w:val="a5"/>
              <w:sz w:val="24"/>
              <w:szCs w:val="24"/>
              <w:lang w:val="ru-RU"/>
            </w:rPr>
          </w:rPrChange>
        </w:rPr>
        <w:commentReference w:id="4305"/>
      </w:r>
    </w:p>
    <w:p w14:paraId="408A361D" w14:textId="77777777" w:rsidR="0030129E" w:rsidRPr="0030129E" w:rsidRDefault="0030129E" w:rsidP="0030129E">
      <w:pPr>
        <w:spacing w:before="36" w:after="36"/>
        <w:rPr>
          <w:ins w:id="4310" w:author="Никита Гринь" w:date="2026-08-03T16:03:00Z" w16du:dateUtc="2026-08-03T13:03:00Z"/>
          <w:lang w:val="ru-RU"/>
        </w:rPr>
      </w:pPr>
      <w:ins w:id="4311" w:author="Никита Гринь" w:date="2026-08-03T16:03:00Z" w16du:dateUtc="2026-08-03T13:03:00Z">
        <w:r w:rsidRPr="0030129E">
          <w:rPr>
            <w:lang w:val="ru-RU"/>
          </w:rPr>
          <w:t>Разметка СУЗ для LLM (§4.5.1.6) выполняется Исполнителем по согласованию с Заказчиком:</w:t>
        </w:r>
      </w:ins>
    </w:p>
    <w:p w14:paraId="114AD4F3" w14:textId="77777777" w:rsidR="0030129E" w:rsidRPr="0030129E" w:rsidRDefault="0030129E" w:rsidP="0030129E">
      <w:pPr>
        <w:spacing w:before="36" w:after="36"/>
        <w:rPr>
          <w:ins w:id="4312" w:author="Никита Гринь" w:date="2026-08-03T16:03:00Z" w16du:dateUtc="2026-08-03T13:03:00Z"/>
          <w:lang w:val="ru-RU"/>
        </w:rPr>
      </w:pPr>
      <w:ins w:id="4313" w:author="Никита Гринь" w:date="2026-08-03T16:03:00Z" w16du:dateUtc="2026-08-03T13:03:00Z">
        <w:r w:rsidRPr="0030129E">
          <w:rPr>
            <w:lang w:val="ru-RU"/>
          </w:rPr>
          <w:t>• Исполнитель разрабатывает методику разметки (как дробить статьи на фрагменты, какие метаданные обязательны, как оформлять FAQ/эталоны) и согласует её с Заказчиком;</w:t>
        </w:r>
      </w:ins>
    </w:p>
    <w:p w14:paraId="7ED81CA8" w14:textId="77777777" w:rsidR="0030129E" w:rsidRPr="0030129E" w:rsidRDefault="0030129E" w:rsidP="0030129E">
      <w:pPr>
        <w:spacing w:before="36" w:after="36"/>
        <w:rPr>
          <w:ins w:id="4314" w:author="Никита Гринь" w:date="2026-08-03T16:03:00Z" w16du:dateUtc="2026-08-03T13:03:00Z"/>
          <w:lang w:val="ru-RU"/>
        </w:rPr>
      </w:pPr>
      <w:ins w:id="4315" w:author="Никита Гринь" w:date="2026-08-03T16:03:00Z" w16du:dateUtc="2026-08-03T13:03:00Z">
        <w:r w:rsidRPr="0030129E">
          <w:rPr>
            <w:lang w:val="ru-RU"/>
          </w:rPr>
          <w:t>• Исполнитель применяет методику к пилотному/согласованному объёму статей СУЗ и настраивает автоматический пайплайн ingest (нормализация → chunking → embedding → индекс cc_production);</w:t>
        </w:r>
      </w:ins>
    </w:p>
    <w:p w14:paraId="43D04394" w14:textId="77777777" w:rsidR="0030129E" w:rsidRPr="0030129E" w:rsidRDefault="0030129E" w:rsidP="0030129E">
      <w:pPr>
        <w:spacing w:before="36" w:after="36"/>
        <w:rPr>
          <w:ins w:id="4316" w:author="Никита Гринь" w:date="2026-08-03T16:03:00Z" w16du:dateUtc="2026-08-03T13:03:00Z"/>
          <w:lang w:val="ru-RU"/>
        </w:rPr>
      </w:pPr>
      <w:ins w:id="4317" w:author="Никита Гринь" w:date="2026-08-03T16:03:00Z" w16du:dateUtc="2026-08-03T13:03:00Z">
        <w:r w:rsidRPr="0030129E">
          <w:rPr>
            <w:lang w:val="ru-RU"/>
          </w:rPr>
          <w:t>• после запуска пайплайна обновление индекса идёт автоматически при публикации в СУЗ; Заказчик редактирует контент в СУЗ, Исполнитель сопровождает методику и пайплайн.</w:t>
        </w:r>
      </w:ins>
    </w:p>
    <w:p w14:paraId="703351C2" w14:textId="27BD69FF" w:rsidR="0030129E" w:rsidRPr="003C42DA" w:rsidRDefault="0030129E">
      <w:pPr>
        <w:spacing w:before="36" w:after="36"/>
        <w:rPr>
          <w:lang w:val="ru-RU"/>
        </w:rPr>
        <w:pPrChange w:id="4318" w:author="Никита Гринь" w:date="2026-08-03T16:03:00Z" w16du:dateUtc="2026-08-03T13:03:00Z">
          <w:pPr>
            <w:numPr>
              <w:numId w:val="32"/>
            </w:numPr>
            <w:spacing w:before="36" w:after="36"/>
            <w:ind w:left="720" w:hanging="360"/>
          </w:pPr>
        </w:pPrChange>
      </w:pPr>
      <w:ins w:id="4319" w:author="Никита Гринь" w:date="2026-08-03T16:03:00Z" w16du:dateUtc="2026-08-03T13:03:00Z">
        <w:r w:rsidRPr="0030129E">
          <w:rPr>
            <w:lang w:val="ru-RU"/>
          </w:rPr>
          <w:t>Ручная разметка ключевых слов для обучения модуля понимания не требуется (§4.2.1.7).</w:t>
        </w:r>
      </w:ins>
    </w:p>
    <w:p w14:paraId="4A73FF3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8C3666E" wp14:editId="2B3D78DB">
            <wp:extent cx="8229600" cy="53721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2B3ED" w14:textId="77777777" w:rsidR="009D43E8" w:rsidRDefault="009D43E8">
      <w:pPr>
        <w:rPr>
          <w:rFonts w:ascii="Arial" w:eastAsia="Arial" w:hAnsi="Arial" w:cs="Arial"/>
        </w:rPr>
      </w:pPr>
    </w:p>
    <w:bookmarkStart w:id="4320" w:name="bookmark=kix.rjjzmyjzy0yx" w:colFirst="0" w:colLast="0"/>
    <w:bookmarkEnd w:id="4320"/>
    <w:p w14:paraId="6B8D67DB" w14:textId="77777777" w:rsidR="009D43E8" w:rsidRDefault="00000000">
      <w:pPr>
        <w:pStyle w:val="2"/>
        <w:rPr>
          <w:rFonts w:ascii="Arial" w:eastAsia="Arial" w:hAnsi="Arial" w:cs="Arial"/>
        </w:rPr>
      </w:pPr>
      <w:sdt>
        <w:sdtPr>
          <w:tag w:val="goog_rdk_304"/>
          <w:id w:val="-1512160001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VI.1. СУЗ ↔ </w:t>
          </w:r>
          <w:commentRangeStart w:id="4321"/>
          <w:commentRangeStart w:id="4322"/>
          <w:r w:rsidR="00317F00">
            <w:rPr>
              <w:rFonts w:ascii="Arial Unicode MS" w:eastAsia="Arial Unicode MS" w:hAnsi="Arial Unicode MS" w:cs="Arial Unicode MS"/>
            </w:rPr>
            <w:t>RAG</w:t>
          </w:r>
          <w:commentRangeEnd w:id="4321"/>
          <w:r w:rsidR="00211972">
            <w:rPr>
              <w:rStyle w:val="a5"/>
              <w:color w:val="auto"/>
              <w:sz w:val="32"/>
              <w:szCs w:val="32"/>
            </w:rPr>
            <w:commentReference w:id="4321"/>
          </w:r>
          <w:commentRangeEnd w:id="4322"/>
          <w:r w:rsidR="000427FE">
            <w:rPr>
              <w:rStyle w:val="a5"/>
              <w:color w:val="auto"/>
              <w:sz w:val="32"/>
              <w:szCs w:val="32"/>
            </w:rPr>
            <w:commentReference w:id="4322"/>
          </w:r>
        </w:sdtContent>
      </w:sdt>
    </w:p>
    <w:p w14:paraId="2AD637D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[Прил.1 §4.1.5–6, §4.5.1.3]: модель B webhook, индекс </w:t>
      </w:r>
      <w:r>
        <w:rPr>
          <w:rFonts w:ascii="Arial" w:eastAsia="Arial" w:hAnsi="Arial" w:cs="Arial"/>
          <w:b/>
          <w:bCs/>
          <w:sz w:val="22"/>
          <w:szCs w:val="22"/>
        </w:rPr>
        <w:t>cc_production</w:t>
      </w:r>
    </w:p>
    <w:p w14:paraId="77281F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Сводка интеграции Bitrix СУЗ: payload, INT-01…10, BTX deliverables, INT-T-SUZ.</w:t>
      </w:r>
    </w:p>
    <w:p w14:paraId="593ECC1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подсказки КЦ всегда опираются на актуальный индекс СУЗ без </w:t>
      </w:r>
      <w:r>
        <w:rPr>
          <w:rFonts w:ascii="Arial" w:eastAsia="Arial" w:hAnsi="Arial" w:cs="Arial"/>
        </w:rPr>
        <w:t>runtime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к </w:t>
      </w:r>
      <w:r>
        <w:rPr>
          <w:rFonts w:ascii="Arial" w:eastAsia="Arial" w:hAnsi="Arial" w:cs="Arial"/>
        </w:rPr>
        <w:t>CMS</w:t>
      </w:r>
      <w:r w:rsidRPr="003C42DA">
        <w:rPr>
          <w:rFonts w:ascii="Arial" w:eastAsia="Arial" w:hAnsi="Arial" w:cs="Arial"/>
          <w:lang w:val="ru-RU"/>
        </w:rPr>
        <w:t>.</w:t>
      </w:r>
    </w:p>
    <w:p w14:paraId="59277FE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Система:1С-Битрикс: Управление сайтом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СУЗ</w:t>
      </w:r>
      <w:r w:rsidRPr="003C42DA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не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24</w:t>
      </w:r>
      <w:r w:rsidRPr="003C42DA">
        <w:rPr>
          <w:rFonts w:ascii="Arial" w:eastAsia="Arial" w:hAnsi="Arial" w:cs="Arial"/>
          <w:lang w:val="ru-RU"/>
        </w:rPr>
        <w:t xml:space="preserve">) — единственный официальный источник консультаций КЦ </w:t>
      </w:r>
      <w:r w:rsidRPr="003C42DA">
        <w:rPr>
          <w:rFonts w:ascii="Arial" w:eastAsia="Arial" w:hAnsi="Arial" w:cs="Arial"/>
          <w:b/>
          <w:bCs/>
          <w:lang w:val="ru-RU"/>
        </w:rPr>
        <w:t>[Прил.1 §4.1.5–6, §4.5.1.3]</w:t>
      </w:r>
      <w:r w:rsidRPr="003C42DA">
        <w:rPr>
          <w:rFonts w:ascii="Arial" w:eastAsia="Arial" w:hAnsi="Arial" w:cs="Arial"/>
          <w:lang w:val="ru-RU"/>
        </w:rPr>
        <w:t>.</w:t>
      </w:r>
    </w:p>
    <w:p w14:paraId="0F9CE04A" w14:textId="77777777" w:rsidR="00FC685C" w:rsidRPr="00FC685C" w:rsidRDefault="00317F00" w:rsidP="00FC685C">
      <w:pPr>
        <w:spacing w:before="180" w:after="180"/>
        <w:rPr>
          <w:ins w:id="4323" w:author="Никита Гринь" w:date="2026-08-03T16:06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Нормативный контракт интеграции- </w:t>
      </w:r>
      <w:commentRangeStart w:id="4324"/>
      <w:del w:id="4325" w:author="Солдатенко Евгений Павлович" w:date="2026-07-31T09:05:00Z">
        <w:r w:rsidRPr="003C42DA" w:rsidDel="00211972">
          <w:rPr>
            <w:rFonts w:ascii="Arial" w:eastAsia="Arial" w:hAnsi="Arial" w:cs="Arial"/>
            <w:b/>
            <w:bCs/>
            <w:lang w:val="ru-RU"/>
          </w:rPr>
          <w:delText xml:space="preserve">дочернее ТЗ </w:delText>
        </w:r>
      </w:del>
      <w:commentRangeEnd w:id="4324"/>
      <w:r w:rsidR="00FC685C" w:rsidRPr="003C42DA">
        <w:rPr>
          <w:rStyle w:val="a5"/>
          <w:rFonts w:ascii="Arial" w:eastAsia="Arial" w:hAnsi="Arial" w:cs="Arial"/>
          <w:b/>
          <w:bCs/>
          <w:sz w:val="24"/>
          <w:szCs w:val="24"/>
          <w:lang w:val="ru-RU"/>
        </w:rPr>
        <w:commentReference w:id="4324"/>
      </w:r>
      <w:r w:rsidRPr="003C42DA">
        <w:rPr>
          <w:rFonts w:ascii="Arial" w:eastAsia="Arial" w:hAnsi="Arial" w:cs="Arial"/>
          <w:b/>
          <w:bCs/>
          <w:lang w:val="ru-RU"/>
        </w:rPr>
        <w:t>на интеграцию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211972">
        <w:rPr>
          <w:rFonts w:ascii="Arial" w:eastAsia="Arial" w:hAnsi="Arial" w:cs="Arial"/>
          <w:lang w:val="ru-RU"/>
        </w:rPr>
        <w:t xml:space="preserve">(модель </w:t>
      </w:r>
      <w:r>
        <w:rPr>
          <w:rFonts w:ascii="Arial" w:eastAsia="Arial" w:hAnsi="Arial" w:cs="Arial"/>
          <w:b/>
          <w:bCs/>
        </w:rPr>
        <w:t>B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211972">
        <w:rPr>
          <w:rFonts w:ascii="Arial" w:eastAsia="Arial" w:hAnsi="Arial" w:cs="Arial"/>
          <w:lang w:val="ru-RU"/>
        </w:rPr>
        <w:t xml:space="preserve">-01…10, </w:t>
      </w:r>
      <w:r>
        <w:rPr>
          <w:rFonts w:ascii="Arial" w:eastAsia="Arial" w:hAnsi="Arial" w:cs="Arial"/>
        </w:rPr>
        <w:t>BTX</w:t>
      </w:r>
      <w:r w:rsidRPr="00211972">
        <w:rPr>
          <w:rFonts w:ascii="Arial" w:eastAsia="Arial" w:hAnsi="Arial" w:cs="Arial"/>
          <w:lang w:val="ru-RU"/>
        </w:rPr>
        <w:t xml:space="preserve">-1…10, </w:t>
      </w:r>
      <w:r>
        <w:rPr>
          <w:rFonts w:ascii="Arial" w:eastAsia="Arial" w:hAnsi="Arial" w:cs="Arial"/>
        </w:rPr>
        <w:t>UC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JSON</w:t>
      </w:r>
      <w:r w:rsidRPr="00211972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Schema</w:t>
      </w:r>
      <w:r w:rsidRPr="00211972">
        <w:rPr>
          <w:rFonts w:ascii="Arial" w:eastAsia="Arial" w:hAnsi="Arial" w:cs="Arial"/>
          <w:lang w:val="ru-RU"/>
        </w:rPr>
        <w:t xml:space="preserve">). </w:t>
      </w:r>
      <w:r w:rsidRPr="003C42DA">
        <w:rPr>
          <w:rFonts w:ascii="Arial" w:eastAsia="Arial" w:hAnsi="Arial" w:cs="Arial"/>
          <w:lang w:val="ru-RU"/>
        </w:rPr>
        <w:t>В</w:t>
      </w:r>
      <w:del w:id="4326" w:author="Солдатенко Евгений Павлович" w:date="2026-07-31T09:05:00Z">
        <w:r w:rsidRPr="003C42DA" w:rsidDel="00211972">
          <w:rPr>
            <w:rFonts w:ascii="Arial" w:eastAsia="Arial" w:hAnsi="Arial" w:cs="Arial"/>
            <w:lang w:val="ru-RU"/>
          </w:rPr>
          <w:delText xml:space="preserve"> </w:delText>
        </w:r>
        <w:commentRangeStart w:id="4327"/>
        <w:r w:rsidDel="00211972">
          <w:rPr>
            <w:rFonts w:ascii="Arial" w:eastAsia="Arial" w:hAnsi="Arial" w:cs="Arial"/>
          </w:rPr>
          <w:delText>v</w:delText>
        </w:r>
        <w:r w:rsidRPr="003C42DA" w:rsidDel="00211972">
          <w:rPr>
            <w:rFonts w:ascii="Arial" w:eastAsia="Arial" w:hAnsi="Arial" w:cs="Arial"/>
            <w:lang w:val="ru-RU"/>
          </w:rPr>
          <w:delText xml:space="preserve">1.2 </w:delText>
        </w:r>
      </w:del>
      <w:commentRangeEnd w:id="4327"/>
      <w:r w:rsidR="00FC685C" w:rsidRPr="003C42DA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4327"/>
      </w:r>
      <w:r w:rsidRPr="003C42DA">
        <w:rPr>
          <w:rFonts w:ascii="Arial" w:eastAsia="Arial" w:hAnsi="Arial" w:cs="Arial"/>
          <w:lang w:val="ru-RU"/>
        </w:rPr>
        <w:t xml:space="preserve">— сводка для согласования; при расхождении </w:t>
      </w:r>
      <w:ins w:id="4328" w:author="Никита Гринь" w:date="2026-08-03T16:06:00Z">
        <w:r w:rsidR="00FC685C" w:rsidRPr="00FC685C">
          <w:rPr>
            <w:rFonts w:ascii="Arial" w:eastAsia="Arial" w:hAnsi="Arial" w:cs="Arial"/>
            <w:lang w:val="ru-RU"/>
          </w:rPr>
          <w:t>приоритет у формулировок настоящего ТЗ и Прил.1 к договору.</w:t>
        </w:r>
      </w:ins>
    </w:p>
    <w:p w14:paraId="5B6328BF" w14:textId="10553108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del w:id="4329" w:author="Никита Гринь" w:date="2026-08-03T16:06:00Z" w16du:dateUtc="2026-08-03T13:06:00Z">
        <w:r w:rsidRPr="003C42DA" w:rsidDel="00FC685C">
          <w:rPr>
            <w:rFonts w:ascii="Arial" w:eastAsia="Arial" w:hAnsi="Arial" w:cs="Arial"/>
            <w:lang w:val="ru-RU"/>
          </w:rPr>
          <w:delText xml:space="preserve">приоритет </w:delText>
        </w:r>
        <w:commentRangeStart w:id="4330"/>
        <w:r w:rsidRPr="003C42DA" w:rsidDel="00FC685C">
          <w:rPr>
            <w:rFonts w:ascii="Arial" w:eastAsia="Arial" w:hAnsi="Arial" w:cs="Arial"/>
            <w:lang w:val="ru-RU"/>
          </w:rPr>
          <w:delText>у дочернего ТЗ</w:delText>
        </w:r>
        <w:commentRangeEnd w:id="4330"/>
        <w:r w:rsidR="00FC685C" w:rsidRPr="003C42DA" w:rsidDel="00FC685C">
          <w:rPr>
            <w:rStyle w:val="a5"/>
            <w:rFonts w:ascii="Arial" w:eastAsia="Arial" w:hAnsi="Arial" w:cs="Arial"/>
            <w:sz w:val="24"/>
            <w:szCs w:val="24"/>
            <w:lang w:val="ru-RU"/>
          </w:rPr>
          <w:commentReference w:id="4330"/>
        </w:r>
        <w:r w:rsidRPr="003C42DA" w:rsidDel="00FC685C">
          <w:rPr>
            <w:rFonts w:ascii="Arial" w:eastAsia="Arial" w:hAnsi="Arial" w:cs="Arial"/>
            <w:lang w:val="ru-RU"/>
          </w:rPr>
          <w:delText>.</w:delText>
        </w:r>
      </w:del>
    </w:p>
    <w:p w14:paraId="061F0114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Контекст эксплуатации:</w:t>
      </w:r>
    </w:p>
    <w:p w14:paraId="6E792000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Оператор консультирует </w:t>
      </w:r>
      <w:r w:rsidRPr="003C42DA">
        <w:rPr>
          <w:rFonts w:ascii="Arial" w:eastAsia="Arial" w:hAnsi="Arial" w:cs="Arial"/>
          <w:b/>
          <w:bCs/>
          <w:lang w:val="ru-RU"/>
        </w:rPr>
        <w:t>из СУЗ</w:t>
      </w:r>
      <w:r w:rsidRPr="003C42DA">
        <w:rPr>
          <w:rFonts w:ascii="Arial" w:eastAsia="Arial" w:hAnsi="Arial" w:cs="Arial"/>
          <w:lang w:val="ru-RU"/>
        </w:rPr>
        <w:t>; при отсутствии информации — старший оператор или контент-менеджер СУЗ.</w:t>
      </w:r>
    </w:p>
    <w:p w14:paraId="37CD81A2" w14:textId="2CCAD2E2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Ссылки на статьи СУЗ </w:t>
      </w:r>
      <w:r w:rsidRPr="003C42DA">
        <w:rPr>
          <w:rFonts w:ascii="Arial" w:eastAsia="Arial" w:hAnsi="Arial" w:cs="Arial"/>
          <w:b/>
          <w:bCs/>
          <w:lang w:val="ru-RU"/>
        </w:rPr>
        <w:t>нужны оператору</w:t>
      </w:r>
      <w:r w:rsidRPr="003C42DA">
        <w:rPr>
          <w:rFonts w:ascii="Arial" w:eastAsia="Arial" w:hAnsi="Arial" w:cs="Arial"/>
          <w:lang w:val="ru-RU"/>
        </w:rPr>
        <w:t xml:space="preserve"> для перехода; клиенту в </w:t>
      </w:r>
      <w:ins w:id="4331" w:author="Солдатенко Евгений Павлович" w:date="2026-07-31T09:06:00Z">
        <w:r w:rsidR="00211972" w:rsidRPr="00211972">
          <w:rPr>
            <w:rFonts w:ascii="Arial" w:eastAsia="Arial" w:hAnsi="Arial" w:cs="Arial"/>
            <w:highlight w:val="yellow"/>
            <w:lang w:val="ru-RU"/>
            <w:rPrChange w:id="4332" w:author="Солдатенко Евгений Павлович" w:date="2026-07-31T09:06:00Z">
              <w:rPr>
                <w:rFonts w:ascii="Arial" w:eastAsia="Arial" w:hAnsi="Arial" w:cs="Arial"/>
                <w:lang w:val="ru-RU"/>
              </w:rPr>
            </w:rPrChange>
          </w:rPr>
          <w:t>онлайн-</w:t>
        </w:r>
      </w:ins>
      <w:r w:rsidRPr="003C42DA">
        <w:rPr>
          <w:rFonts w:ascii="Arial" w:eastAsia="Arial" w:hAnsi="Arial" w:cs="Arial"/>
          <w:lang w:val="ru-RU"/>
        </w:rPr>
        <w:t xml:space="preserve">чате ссылки на СУЗ </w:t>
      </w:r>
      <w:r w:rsidRPr="003C42DA">
        <w:rPr>
          <w:rFonts w:ascii="Arial" w:eastAsia="Arial" w:hAnsi="Arial" w:cs="Arial"/>
          <w:b/>
          <w:bCs/>
          <w:lang w:val="ru-RU"/>
        </w:rPr>
        <w:t>не отправляются</w:t>
      </w:r>
      <w:r w:rsidRPr="003C42DA">
        <w:rPr>
          <w:rFonts w:ascii="Arial" w:eastAsia="Arial" w:hAnsi="Arial" w:cs="Arial"/>
          <w:lang w:val="ru-RU"/>
        </w:rPr>
        <w:t xml:space="preserve"> (допустимы ссылки на корпоративный сайт банка).</w:t>
      </w:r>
    </w:p>
    <w:p w14:paraId="61F2F167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СУЗ обновляется </w:t>
      </w:r>
      <w:r w:rsidRPr="003C42DA">
        <w:rPr>
          <w:rFonts w:ascii="Arial" w:eastAsia="Arial" w:hAnsi="Arial" w:cs="Arial"/>
          <w:b/>
          <w:bCs/>
          <w:lang w:val="ru-RU"/>
        </w:rPr>
        <w:t>ежедневно</w:t>
      </w:r>
      <w:r w:rsidRPr="003C42DA">
        <w:rPr>
          <w:rFonts w:ascii="Arial" w:eastAsia="Arial" w:hAnsi="Arial" w:cs="Arial"/>
          <w:lang w:val="ru-RU"/>
        </w:rPr>
        <w:t xml:space="preserve"> (фактически — непрерывно в рабочее время); контент-менеджеры КЦ обрабатывают материалы департаментов банка.</w:t>
      </w:r>
    </w:p>
    <w:p w14:paraId="4023D62F" w14:textId="77777777" w:rsidR="009D43E8" w:rsidRDefault="00317F00">
      <w:pPr>
        <w:pStyle w:val="3"/>
        <w:rPr>
          <w:rFonts w:ascii="Arial" w:eastAsia="Arial" w:hAnsi="Arial" w:cs="Arial"/>
        </w:rPr>
      </w:pPr>
      <w:bookmarkStart w:id="4333" w:name="bookmark=kix.57rb6kfk95bv" w:colFirst="0" w:colLast="0"/>
      <w:bookmarkEnd w:id="4333"/>
      <w:r>
        <w:rPr>
          <w:rFonts w:ascii="Arial" w:eastAsia="Arial" w:hAnsi="Arial" w:cs="Arial"/>
        </w:rPr>
        <w:t>VI.1.1. As-Is</w:t>
      </w:r>
    </w:p>
    <w:p w14:paraId="39DC93C7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lang w:val="ru-RU"/>
        </w:rPr>
        <w:t xml:space="preserve">Текущее состояние </w:t>
      </w:r>
      <w:r>
        <w:rPr>
          <w:rFonts w:ascii="Arial" w:eastAsia="Arial" w:hAnsi="Arial" w:cs="Arial"/>
        </w:rPr>
        <w:t>As</w:t>
      </w:r>
      <w:r w:rsidRPr="00F12BAE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F12BAE">
        <w:rPr>
          <w:rFonts w:ascii="Arial" w:eastAsia="Arial" w:hAnsi="Arial" w:cs="Arial"/>
          <w:lang w:val="ru-RU"/>
        </w:rPr>
        <w:t xml:space="preserve"> по СУЗ:</w:t>
      </w:r>
    </w:p>
    <w:tbl>
      <w:tblPr>
        <w:tblStyle w:val="30"/>
        <w:tblW w:w="128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0"/>
        <w:gridCol w:w="9780"/>
      </w:tblGrid>
      <w:tr w:rsidR="009D43E8" w14:paraId="7B69F13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0" w:type="dxa"/>
          </w:tcPr>
          <w:p w14:paraId="5E1E1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9780" w:type="dxa"/>
          </w:tcPr>
          <w:p w14:paraId="435DAA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</w:tr>
      <w:tr w:rsidR="009D43E8" w14:paraId="13F251C5" w14:textId="77777777" w:rsidTr="009D43E8">
        <w:tc>
          <w:tcPr>
            <w:tcW w:w="3090" w:type="dxa"/>
          </w:tcPr>
          <w:p w14:paraId="2A57853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Статей</w:t>
            </w:r>
          </w:p>
        </w:tc>
        <w:tc>
          <w:tcPr>
            <w:tcW w:w="9780" w:type="dxa"/>
          </w:tcPr>
          <w:p w14:paraId="7A9DD4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</w:t>
            </w:r>
            <w:r>
              <w:rPr>
                <w:rFonts w:ascii="Arial" w:eastAsia="Arial" w:hAnsi="Arial" w:cs="Arial"/>
                <w:b/>
                <w:bCs/>
              </w:rPr>
              <w:t>1732</w:t>
            </w:r>
          </w:p>
        </w:tc>
      </w:tr>
      <w:tr w:rsidR="009D43E8" w:rsidRPr="0050000B" w14:paraId="74545044" w14:textId="77777777" w:rsidTr="009D43E8">
        <w:tc>
          <w:tcPr>
            <w:tcW w:w="3090" w:type="dxa"/>
          </w:tcPr>
          <w:p w14:paraId="5237B8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Обновления</w:t>
            </w:r>
          </w:p>
        </w:tc>
        <w:tc>
          <w:tcPr>
            <w:tcW w:w="9780" w:type="dxa"/>
          </w:tcPr>
          <w:p w14:paraId="3E9BA6A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10–30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изменений/день; раздел может правиться несколько раз за день</w:t>
            </w:r>
          </w:p>
        </w:tc>
      </w:tr>
      <w:tr w:rsidR="009D43E8" w:rsidRPr="0050000B" w14:paraId="5F297ABC" w14:textId="77777777" w:rsidTr="009D43E8">
        <w:tc>
          <w:tcPr>
            <w:tcW w:w="3090" w:type="dxa"/>
          </w:tcPr>
          <w:p w14:paraId="619842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9780" w:type="dxa"/>
          </w:tcPr>
          <w:p w14:paraId="293B333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Разделы, подразделы, категории; вложенность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до 5 уровней</w:t>
            </w:r>
          </w:p>
        </w:tc>
      </w:tr>
      <w:tr w:rsidR="009D43E8" w:rsidRPr="0050000B" w14:paraId="7D0DE8D1" w14:textId="77777777" w:rsidTr="009D43E8">
        <w:tc>
          <w:tcPr>
            <w:tcW w:w="3090" w:type="dxa"/>
          </w:tcPr>
          <w:p w14:paraId="555654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</w:t>
            </w:r>
          </w:p>
        </w:tc>
        <w:tc>
          <w:tcPr>
            <w:tcW w:w="9780" w:type="dxa"/>
          </w:tcPr>
          <w:p w14:paraId="6BF04ED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Текст, таблицы,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Word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, изображения, ссылки</w:t>
            </w:r>
          </w:p>
        </w:tc>
      </w:tr>
      <w:tr w:rsidR="009D43E8" w14:paraId="5C1F79D8" w14:textId="77777777" w:rsidTr="009D43E8">
        <w:tc>
          <w:tcPr>
            <w:tcW w:w="3090" w:type="dxa"/>
          </w:tcPr>
          <w:p w14:paraId="19A9A2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Версионность</w:t>
            </w:r>
          </w:p>
        </w:tc>
        <w:tc>
          <w:tcPr>
            <w:tcW w:w="9780" w:type="dxa"/>
          </w:tcPr>
          <w:p w14:paraId="1BC127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Да</w:t>
            </w:r>
            <w:r>
              <w:rPr>
                <w:rFonts w:ascii="Arial" w:eastAsia="Arial" w:hAnsi="Arial" w:cs="Arial"/>
              </w:rPr>
              <w:t xml:space="preserve"> (история изменений)</w:t>
            </w:r>
          </w:p>
        </w:tc>
      </w:tr>
      <w:tr w:rsidR="009D43E8" w:rsidRPr="0050000B" w14:paraId="61C2F2D1" w14:textId="77777777" w:rsidTr="009D43E8">
        <w:tc>
          <w:tcPr>
            <w:tcW w:w="3090" w:type="dxa"/>
          </w:tcPr>
          <w:p w14:paraId="3E9246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Поиск (UI СУЗ)</w:t>
            </w:r>
          </w:p>
        </w:tc>
        <w:tc>
          <w:tcPr>
            <w:tcW w:w="9780" w:type="dxa"/>
          </w:tcPr>
          <w:p w14:paraId="0C9596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Полнотекстовый + фильтры по тегам/категориям</w:t>
            </w:r>
          </w:p>
        </w:tc>
      </w:tr>
      <w:tr w:rsidR="009D43E8" w:rsidRPr="0050000B" w14:paraId="527A2A44" w14:textId="77777777" w:rsidTr="009D43E8">
        <w:tc>
          <w:tcPr>
            <w:tcW w:w="3090" w:type="dxa"/>
          </w:tcPr>
          <w:p w14:paraId="0EEA3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/ webhook</w:t>
            </w:r>
          </w:p>
        </w:tc>
        <w:tc>
          <w:tcPr>
            <w:tcW w:w="9780" w:type="dxa"/>
          </w:tcPr>
          <w:p w14:paraId="4A9BB4F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lang w:val="ru-RU"/>
              </w:rPr>
              <w:t>; уведомления — главная страница СУЗ + информирование операторов</w:t>
            </w:r>
          </w:p>
        </w:tc>
      </w:tr>
      <w:tr w:rsidR="009D43E8" w14:paraId="576B2464" w14:textId="77777777" w:rsidTr="009D43E8">
        <w:tc>
          <w:tcPr>
            <w:tcW w:w="3090" w:type="dxa"/>
          </w:tcPr>
          <w:p w14:paraId="33B457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контента</w:t>
            </w:r>
          </w:p>
        </w:tc>
        <w:tc>
          <w:tcPr>
            <w:tcW w:w="9780" w:type="dxa"/>
          </w:tcPr>
          <w:p w14:paraId="289E2E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Контент-менеджеры КЦ</w:t>
            </w:r>
          </w:p>
        </w:tc>
      </w:tr>
    </w:tbl>
    <w:p w14:paraId="445FF12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34" w:name="bookmark=kix.3e10vrpscj8j" w:colFirst="0" w:colLast="0"/>
      <w:bookmarkEnd w:id="4334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.1.2. Модели интеграции 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</w:t>
      </w:r>
      <w:r w:rsidRPr="003C42DA">
        <w:rPr>
          <w:rFonts w:ascii="Arial" w:eastAsia="Arial" w:hAnsi="Arial" w:cs="Arial"/>
          <w:lang w:val="ru-RU"/>
        </w:rPr>
        <w:t xml:space="preserve"> и выбор </w:t>
      </w:r>
      <w:r>
        <w:rPr>
          <w:rFonts w:ascii="Arial" w:eastAsia="Arial" w:hAnsi="Arial" w:cs="Arial"/>
        </w:rPr>
        <w:t>B</w:t>
      </w:r>
    </w:p>
    <w:p w14:paraId="2FB2994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Штатный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недостаточен для </w:t>
      </w:r>
      <w:r w:rsidRPr="003C42DA">
        <w:rPr>
          <w:rFonts w:ascii="Arial" w:eastAsia="Arial" w:hAnsi="Arial" w:cs="Arial"/>
          <w:b/>
          <w:bCs/>
          <w:lang w:val="ru-RU"/>
        </w:rPr>
        <w:t>событийной</w:t>
      </w:r>
      <w:r w:rsidRPr="003C42DA">
        <w:rPr>
          <w:rFonts w:ascii="Arial" w:eastAsia="Arial" w:hAnsi="Arial" w:cs="Arial"/>
          <w:lang w:val="ru-RU"/>
        </w:rPr>
        <w:t xml:space="preserve"> синхронизации без модуля </w:t>
      </w:r>
      <w:r>
        <w:rPr>
          <w:rFonts w:ascii="Arial" w:eastAsia="Arial" w:hAnsi="Arial" w:cs="Arial"/>
          <w:sz w:val="22"/>
          <w:szCs w:val="22"/>
        </w:rPr>
        <w:t>bank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sync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[Доработка]</w:t>
      </w:r>
      <w:r w:rsidRPr="003C42DA">
        <w:rPr>
          <w:rFonts w:ascii="Arial" w:eastAsia="Arial" w:hAnsi="Arial" w:cs="Arial"/>
          <w:lang w:val="ru-RU"/>
        </w:rPr>
        <w:t xml:space="preserve"> (см. </w:t>
      </w:r>
      <w:r>
        <w:rPr>
          <w:rFonts w:ascii="Arial" w:eastAsia="Arial" w:hAnsi="Arial" w:cs="Arial"/>
          <w:b/>
          <w:bCs/>
        </w:rPr>
        <w:t>tz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sufler</w:t>
      </w:r>
      <w:r w:rsidRPr="003C42DA">
        <w:rPr>
          <w:rFonts w:ascii="Arial" w:eastAsia="Arial" w:hAnsi="Arial" w:cs="Arial"/>
          <w:b/>
          <w:bCs/>
          <w:lang w:val="ru-RU"/>
        </w:rPr>
        <w:t>.</w:t>
      </w:r>
      <w:r>
        <w:rPr>
          <w:rFonts w:ascii="Arial" w:eastAsia="Arial" w:hAnsi="Arial" w:cs="Arial"/>
          <w:b/>
          <w:bCs/>
        </w:rPr>
        <w:t>md</w:t>
      </w:r>
      <w:r w:rsidRPr="003C42DA">
        <w:rPr>
          <w:rFonts w:ascii="Arial" w:eastAsia="Arial" w:hAnsi="Arial" w:cs="Arial"/>
          <w:b/>
          <w:bCs/>
          <w:lang w:val="ru-RU"/>
        </w:rPr>
        <w:t xml:space="preserve"> §3.3</w:t>
      </w:r>
      <w:r w:rsidRPr="003C42DA">
        <w:rPr>
          <w:rFonts w:ascii="Arial" w:eastAsia="Arial" w:hAnsi="Arial" w:cs="Arial"/>
          <w:lang w:val="ru-RU"/>
        </w:rPr>
        <w:t>).</w:t>
      </w:r>
    </w:p>
    <w:tbl>
      <w:tblPr>
        <w:tblStyle w:val="29"/>
        <w:tblW w:w="12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7860"/>
        <w:gridCol w:w="3000"/>
      </w:tblGrid>
      <w:tr w:rsidR="009D43E8" w14:paraId="7B8280F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1AE9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Модель</w:t>
            </w:r>
          </w:p>
        </w:tc>
        <w:tc>
          <w:tcPr>
            <w:tcW w:w="7860" w:type="dxa"/>
          </w:tcPr>
          <w:p w14:paraId="532889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3000" w:type="dxa"/>
          </w:tcPr>
          <w:p w14:paraId="552806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Round-trip</w:t>
            </w:r>
          </w:p>
        </w:tc>
      </w:tr>
      <w:tr w:rsidR="009D43E8" w14:paraId="049C28B0" w14:textId="77777777" w:rsidTr="009D43E8">
        <w:tc>
          <w:tcPr>
            <w:tcW w:w="1620" w:type="dxa"/>
          </w:tcPr>
          <w:p w14:paraId="589B0E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  <w:tc>
          <w:tcPr>
            <w:tcW w:w="7860" w:type="dxa"/>
          </w:tcPr>
          <w:p w14:paraId="4F8FCA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Короткий webhook (метаданные) + </w:t>
            </w:r>
            <w:r>
              <w:rPr>
                <w:rFonts w:ascii="Arial" w:eastAsia="Arial" w:hAnsi="Arial" w:cs="Arial"/>
                <w:b/>
                <w:bCs/>
              </w:rPr>
              <w:t>обязательный GET</w:t>
            </w:r>
            <w:r>
              <w:rPr>
                <w:rFonts w:ascii="Arial" w:eastAsia="Arial" w:hAnsi="Arial" w:cs="Arial"/>
              </w:rPr>
              <w:t xml:space="preserve"> статьи (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</w:rPr>
              <w:t>, INT-06)</w:t>
            </w:r>
          </w:p>
        </w:tc>
        <w:tc>
          <w:tcPr>
            <w:tcW w:w="3000" w:type="dxa"/>
          </w:tcPr>
          <w:p w14:paraId="5A478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(POST + GET)</w:t>
            </w:r>
          </w:p>
        </w:tc>
      </w:tr>
      <w:tr w:rsidR="009D43E8" w14:paraId="0C525EA1" w14:textId="77777777" w:rsidTr="009D43E8">
        <w:tc>
          <w:tcPr>
            <w:tcW w:w="1620" w:type="dxa"/>
          </w:tcPr>
          <w:p w14:paraId="75D18D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  <w:tc>
          <w:tcPr>
            <w:tcW w:w="7860" w:type="dxa"/>
          </w:tcPr>
          <w:p w14:paraId="032A7B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Webhook с </w:t>
            </w:r>
            <w:r>
              <w:rPr>
                <w:rFonts w:ascii="Arial" w:eastAsia="Arial" w:hAnsi="Arial" w:cs="Arial"/>
                <w:b/>
                <w:bCs/>
              </w:rPr>
              <w:t>полным телом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>
              <w:rPr>
                <w:rFonts w:ascii="Arial" w:eastAsia="Arial" w:hAnsi="Arial" w:cs="Arial"/>
              </w:rPr>
              <w:t xml:space="preserve"> + метаданные §6.2)</w:t>
            </w:r>
          </w:p>
        </w:tc>
        <w:tc>
          <w:tcPr>
            <w:tcW w:w="3000" w:type="dxa"/>
          </w:tcPr>
          <w:p w14:paraId="0FCB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(POST)</w:t>
            </w:r>
          </w:p>
        </w:tc>
      </w:tr>
      <w:tr w:rsidR="009D43E8" w14:paraId="4A8EC3A3" w14:textId="77777777" w:rsidTr="009D43E8">
        <w:tc>
          <w:tcPr>
            <w:tcW w:w="1620" w:type="dxa"/>
          </w:tcPr>
          <w:p w14:paraId="4F0505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7860" w:type="dxa"/>
          </w:tcPr>
          <w:p w14:paraId="0EA2972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Только </w:t>
            </w:r>
            <w:r>
              <w:rPr>
                <w:rFonts w:ascii="Arial" w:eastAsia="Arial" w:hAnsi="Arial" w:cs="Arial"/>
              </w:rPr>
              <w:t>Pull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периодический опрос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</w:rPr>
              <w:t>webhook</w:t>
            </w:r>
          </w:p>
        </w:tc>
        <w:tc>
          <w:tcPr>
            <w:tcW w:w="3000" w:type="dxa"/>
          </w:tcPr>
          <w:p w14:paraId="0E8CC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N× polling</w:t>
            </w:r>
          </w:p>
        </w:tc>
      </w:tr>
    </w:tbl>
    <w:p w14:paraId="61F41C5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Обоснование модели </w:t>
      </w:r>
      <w:r>
        <w:rPr>
          <w:rFonts w:ascii="Arial" w:eastAsia="Arial" w:hAnsi="Arial" w:cs="Arial"/>
          <w:b/>
          <w:bCs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§3.8</w:t>
      </w:r>
      <w:r w:rsidRPr="003C42DA">
        <w:rPr>
          <w:rFonts w:ascii="Arial" w:eastAsia="Arial" w:hAnsi="Arial" w:cs="Arial"/>
          <w:lang w:val="ru-RU"/>
        </w:rPr>
        <w:t xml:space="preserve">): единый банковский контур; один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-вызов; снимок текста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на момент </w:t>
      </w:r>
      <w:r>
        <w:rPr>
          <w:rFonts w:ascii="Arial" w:eastAsia="Arial" w:hAnsi="Arial" w:cs="Arial"/>
          <w:b/>
          <w:bCs/>
        </w:rPr>
        <w:t>outbox</w:t>
      </w:r>
      <w:sdt>
        <w:sdtPr>
          <w:tag w:val="goog_rdk_305"/>
          <w:id w:val="768642463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(нет гонки и как следствие загрузки ресурсов </w:t>
          </w:r>
          <w:r>
            <w:rPr>
              <w:rFonts w:ascii="Arial Unicode MS" w:eastAsia="Arial Unicode MS" w:hAnsi="Arial Unicode MS" w:cs="Arial Unicode MS"/>
            </w:rPr>
            <w:t>webhook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→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); §4.5.1.3 и §4.1.5 (</w:t>
          </w:r>
          <w:r>
            <w:rPr>
              <w:rFonts w:ascii="Arial Unicode MS" w:eastAsia="Arial Unicode MS" w:hAnsi="Arial Unicode MS" w:cs="Arial Unicode MS"/>
            </w:rPr>
            <w:t>real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</w:rPr>
            <w:t>time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/ </w:t>
          </w:r>
          <w:r>
            <w:rPr>
              <w:rFonts w:ascii="Arial Unicode MS" w:eastAsia="Arial Unicode MS" w:hAnsi="Arial Unicode MS" w:cs="Arial Unicode MS"/>
            </w:rPr>
            <w:t>online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). 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-10</w:t>
      </w:r>
      <w:r w:rsidRPr="003C42DA">
        <w:rPr>
          <w:rFonts w:ascii="Arial" w:eastAsia="Arial" w:hAnsi="Arial" w:cs="Arial"/>
          <w:lang w:val="ru-RU"/>
        </w:rPr>
        <w:t xml:space="preserve"> (полная первичная загрузка) и </w:t>
      </w:r>
      <w:r w:rsidRPr="003C42DA">
        <w:rPr>
          <w:rFonts w:ascii="Arial" w:eastAsia="Arial" w:hAnsi="Arial" w:cs="Arial"/>
          <w:b/>
          <w:bCs/>
          <w:lang w:val="ru-RU"/>
        </w:rPr>
        <w:t xml:space="preserve">опционально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-06</w:t>
      </w:r>
      <w:r w:rsidRPr="003C42DA">
        <w:rPr>
          <w:rFonts w:ascii="Arial" w:eastAsia="Arial" w:hAnsi="Arial" w:cs="Arial"/>
          <w:lang w:val="ru-RU"/>
        </w:rPr>
        <w:t xml:space="preserve"> (миграция, отладка).</w:t>
      </w:r>
    </w:p>
    <w:p w14:paraId="6CEFB3BB" w14:textId="77777777" w:rsidR="009D43E8" w:rsidRDefault="00317F00">
      <w:pPr>
        <w:spacing w:before="100" w:after="100"/>
        <w:ind w:left="480" w:right="4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70523CCD" wp14:editId="1DF37D1C">
            <wp:extent cx="8229600" cy="4229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EF862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191B8D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35" w:name="bookmark=kix.nc6n3cy0mzv" w:colFirst="0" w:colLast="0"/>
      <w:bookmarkEnd w:id="4335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.1.3. 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, статусы и бизнес-правила</w:t>
      </w:r>
    </w:p>
    <w:p w14:paraId="510AE06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Транспорт [Доработка]: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POST https://{internal-host}/api/v1/knowledge/events</w:t>
      </w:r>
      <w:r>
        <w:rPr>
          <w:rFonts w:ascii="Arial" w:eastAsia="Arial" w:hAnsi="Arial" w:cs="Arial"/>
        </w:rPr>
        <w:t xml:space="preserve"> Заголовки: </w:t>
      </w:r>
      <w:r>
        <w:rPr>
          <w:rFonts w:ascii="Arial" w:eastAsia="Arial" w:hAnsi="Arial" w:cs="Arial"/>
          <w:sz w:val="22"/>
          <w:szCs w:val="22"/>
        </w:rPr>
        <w:t>Content-Type: application/json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X-Sufler-Event-Id: {event_id}</w:t>
      </w:r>
      <w:r>
        <w:rPr>
          <w:rFonts w:ascii="Arial" w:eastAsia="Arial" w:hAnsi="Arial" w:cs="Arial"/>
        </w:rPr>
        <w:t xml:space="preserve">, опционально </w:t>
      </w:r>
      <w:r>
        <w:rPr>
          <w:rFonts w:ascii="Arial" w:eastAsia="Arial" w:hAnsi="Arial" w:cs="Arial"/>
          <w:sz w:val="22"/>
          <w:szCs w:val="22"/>
        </w:rPr>
        <w:t>X-Sufler-Signature: HMAC-SHA256(body, secret)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ИБ</w:t>
      </w:r>
      <w:r>
        <w:rPr>
          <w:rFonts w:ascii="Arial" w:eastAsia="Arial" w:hAnsi="Arial" w:cs="Arial"/>
        </w:rPr>
        <w:t>).</w:t>
      </w:r>
    </w:p>
    <w:p w14:paraId="294EE0E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Поля webhook — описание в отдельном ТЗ на интеграцию; маппинг из инфоблока: </w:t>
      </w:r>
      <w:r>
        <w:rPr>
          <w:rFonts w:ascii="Arial" w:eastAsia="Arial" w:hAnsi="Arial" w:cs="Arial"/>
          <w:sz w:val="22"/>
          <w:szCs w:val="22"/>
        </w:rPr>
        <w:t>NAME</w:t>
      </w:r>
      <w:sdt>
        <w:sdtPr>
          <w:tag w:val="goog_rdk_306"/>
          <w:id w:val="-1693447740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title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PREVIEW_TEXT</w:t>
      </w:r>
      <w:sdt>
        <w:sdtPr>
          <w:tag w:val="goog_rdk_307"/>
          <w:id w:val="-1016079524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preview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DETAIL_TEXT</w:t>
      </w:r>
      <w:sdt>
        <w:sdtPr>
          <w:tag w:val="goog_rdk_308"/>
          <w:id w:val="-2059445705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body_html</w:t>
      </w:r>
      <w:r>
        <w:rPr>
          <w:rFonts w:ascii="Arial" w:eastAsia="Arial" w:hAnsi="Arial" w:cs="Arial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body_plain</w:t>
      </w:r>
      <w:r>
        <w:rPr>
          <w:rFonts w:ascii="Arial" w:eastAsia="Arial" w:hAnsi="Arial" w:cs="Arial"/>
        </w:rPr>
        <w:t>.</w:t>
      </w:r>
    </w:p>
    <w:tbl>
      <w:tblPr>
        <w:tblStyle w:val="28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65"/>
        <w:gridCol w:w="2490"/>
        <w:gridCol w:w="7065"/>
      </w:tblGrid>
      <w:tr w:rsidR="009D43E8" w14:paraId="24AD72E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5216B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Поле</w:t>
            </w:r>
          </w:p>
        </w:tc>
        <w:tc>
          <w:tcPr>
            <w:tcW w:w="2490" w:type="dxa"/>
          </w:tcPr>
          <w:p w14:paraId="4C161C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Обяз.</w:t>
            </w:r>
          </w:p>
        </w:tc>
        <w:tc>
          <w:tcPr>
            <w:tcW w:w="7065" w:type="dxa"/>
          </w:tcPr>
          <w:p w14:paraId="073F5B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Назначение</w:t>
            </w:r>
          </w:p>
        </w:tc>
      </w:tr>
      <w:tr w:rsidR="009D43E8" w14:paraId="7B8D9789" w14:textId="77777777" w:rsidTr="009D43E8">
        <w:tc>
          <w:tcPr>
            <w:tcW w:w="3465" w:type="dxa"/>
          </w:tcPr>
          <w:p w14:paraId="2D1D43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2490" w:type="dxa"/>
          </w:tcPr>
          <w:p w14:paraId="56AB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7BF831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UUID; идемпотентность (at-least-once)</w:t>
            </w:r>
          </w:p>
        </w:tc>
      </w:tr>
      <w:tr w:rsidR="009D43E8" w:rsidRPr="0050000B" w14:paraId="081FBD0E" w14:textId="77777777" w:rsidTr="009D43E8">
        <w:tc>
          <w:tcPr>
            <w:tcW w:w="3465" w:type="dxa"/>
          </w:tcPr>
          <w:p w14:paraId="01FB5A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490" w:type="dxa"/>
          </w:tcPr>
          <w:p w14:paraId="22D48A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ECF77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Словарь проекта (см. </w:t>
            </w:r>
            <w:r>
              <w:rPr>
                <w:rFonts w:ascii="Arial" w:eastAsia="Arial" w:hAnsi="Arial" w:cs="Arial"/>
              </w:rPr>
              <w:t>VI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.1.4), не имя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>-метода</w:t>
            </w:r>
          </w:p>
        </w:tc>
      </w:tr>
      <w:tr w:rsidR="009D43E8" w:rsidRPr="0050000B" w14:paraId="21D4DBCE" w14:textId="77777777" w:rsidTr="009D43E8">
        <w:tc>
          <w:tcPr>
            <w:tcW w:w="3465" w:type="dxa"/>
          </w:tcPr>
          <w:p w14:paraId="44A48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occurred_at</w:t>
            </w:r>
          </w:p>
        </w:tc>
        <w:tc>
          <w:tcPr>
            <w:tcW w:w="2490" w:type="dxa"/>
          </w:tcPr>
          <w:p w14:paraId="77248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F26E2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ISO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-8601 — время бизнес-события в </w:t>
            </w:r>
            <w:r>
              <w:rPr>
                <w:rFonts w:ascii="Arial" w:eastAsia="Arial" w:hAnsi="Arial" w:cs="Arial"/>
              </w:rPr>
              <w:t>CMS</w:t>
            </w:r>
          </w:p>
        </w:tc>
      </w:tr>
      <w:tr w:rsidR="009D43E8" w:rsidRPr="0050000B" w14:paraId="40253F9E" w14:textId="77777777" w:rsidTr="009D43E8">
        <w:tc>
          <w:tcPr>
            <w:tcW w:w="3465" w:type="dxa"/>
          </w:tcPr>
          <w:p w14:paraId="7E0126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</w:p>
        </w:tc>
        <w:tc>
          <w:tcPr>
            <w:tcW w:w="2490" w:type="dxa"/>
          </w:tcPr>
          <w:p w14:paraId="0D2863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16D7B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элемента и инфоблока СУЗ</w:t>
            </w:r>
          </w:p>
        </w:tc>
      </w:tr>
      <w:tr w:rsidR="009D43E8" w14:paraId="6ED5DD76" w14:textId="77777777" w:rsidTr="009D43E8">
        <w:tc>
          <w:tcPr>
            <w:tcW w:w="3465" w:type="dxa"/>
          </w:tcPr>
          <w:p w14:paraId="700678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section_id</w:t>
            </w:r>
          </w:p>
        </w:tc>
        <w:tc>
          <w:tcPr>
            <w:tcW w:w="2490" w:type="dxa"/>
          </w:tcPr>
          <w:p w14:paraId="434E5F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309F6A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Узел каталога</w:t>
            </w:r>
          </w:p>
        </w:tc>
      </w:tr>
      <w:tr w:rsidR="009D43E8" w14:paraId="3394585A" w14:textId="77777777" w:rsidTr="009D43E8">
        <w:tc>
          <w:tcPr>
            <w:tcW w:w="3465" w:type="dxa"/>
          </w:tcPr>
          <w:p w14:paraId="1D9DF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</w:t>
            </w:r>
          </w:p>
        </w:tc>
        <w:tc>
          <w:tcPr>
            <w:tcW w:w="2490" w:type="dxa"/>
          </w:tcPr>
          <w:p w14:paraId="4F11E9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да*</w:t>
            </w:r>
          </w:p>
        </w:tc>
        <w:tc>
          <w:tcPr>
            <w:tcW w:w="7065" w:type="dxa"/>
          </w:tcPr>
          <w:p w14:paraId="7D4AA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(*для версионных INT)</w:t>
            </w:r>
          </w:p>
        </w:tc>
      </w:tr>
      <w:tr w:rsidR="009D43E8" w14:paraId="5C568B64" w14:textId="77777777" w:rsidTr="009D43E8">
        <w:tc>
          <w:tcPr>
            <w:tcW w:w="3465" w:type="dxa"/>
          </w:tcPr>
          <w:p w14:paraId="5D0E36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2490" w:type="dxa"/>
          </w:tcPr>
          <w:p w14:paraId="054FD8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33DFE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**draft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** — не путать с </w:t>
            </w:r>
            <w:r>
              <w:rPr>
                <w:rFonts w:ascii="Arial" w:eastAsia="Arial" w:hAnsi="Arial" w:cs="Arial"/>
                <w:sz w:val="22"/>
                <w:szCs w:val="22"/>
              </w:rPr>
              <w:t>ACTIVE</w:t>
            </w:r>
          </w:p>
        </w:tc>
      </w:tr>
      <w:tr w:rsidR="009D43E8" w:rsidRPr="0050000B" w14:paraId="48467DFE" w14:textId="77777777" w:rsidTr="009D43E8">
        <w:tc>
          <w:tcPr>
            <w:tcW w:w="3465" w:type="dxa"/>
          </w:tcPr>
          <w:p w14:paraId="7F2E55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preview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  <w:tc>
          <w:tcPr>
            <w:tcW w:w="2490" w:type="dxa"/>
          </w:tcPr>
          <w:p w14:paraId="2F91A3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0144D25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Контент для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body</w:t>
            </w:r>
            <w:r w:rsidRPr="003C42DA">
              <w:rPr>
                <w:rFonts w:ascii="Arial" w:eastAsia="Arial" w:hAnsi="Arial" w:cs="Arial"/>
                <w:i/>
                <w:iCs/>
                <w:sz w:val="22"/>
                <w:szCs w:val="22"/>
                <w:lang w:val="ru-RU"/>
              </w:rPr>
              <w:t>_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обязательны для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-01, 05 при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</w:tr>
      <w:tr w:rsidR="009D43E8" w14:paraId="32A5F1B6" w14:textId="77777777" w:rsidTr="009D43E8">
        <w:tc>
          <w:tcPr>
            <w:tcW w:w="3465" w:type="dxa"/>
          </w:tcPr>
          <w:p w14:paraId="535C55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</w:p>
        </w:tc>
        <w:tc>
          <w:tcPr>
            <w:tcW w:w="2490" w:type="dxa"/>
          </w:tcPr>
          <w:p w14:paraId="183819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3B2FC5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Стабильный URL оператора </w:t>
            </w:r>
            <w:r>
              <w:rPr>
                <w:rFonts w:ascii="Arial" w:eastAsia="Arial" w:hAnsi="Arial" w:cs="Arial"/>
                <w:b/>
                <w:bCs/>
              </w:rPr>
              <w:t>[Прил.1 §4.3.1.8]</w:t>
            </w:r>
          </w:p>
        </w:tc>
      </w:tr>
      <w:tr w:rsidR="009D43E8" w14:paraId="10A7596C" w14:textId="77777777" w:rsidTr="009D43E8">
        <w:tc>
          <w:tcPr>
            <w:tcW w:w="3465" w:type="dxa"/>
          </w:tcPr>
          <w:p w14:paraId="2336A2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locale</w:t>
            </w:r>
          </w:p>
        </w:tc>
        <w:tc>
          <w:tcPr>
            <w:tcW w:w="2490" w:type="dxa"/>
          </w:tcPr>
          <w:p w14:paraId="0217B5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2A936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ru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</w:rPr>
              <w:t xml:space="preserve"> — §4.1.7</w:t>
            </w:r>
          </w:p>
        </w:tc>
      </w:tr>
      <w:tr w:rsidR="009D43E8" w:rsidRPr="0050000B" w14:paraId="49AB4FFB" w14:textId="77777777" w:rsidTr="009D43E8">
        <w:tc>
          <w:tcPr>
            <w:tcW w:w="3465" w:type="dxa"/>
          </w:tcPr>
          <w:p w14:paraId="7F1E4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</w:p>
        </w:tc>
        <w:tc>
          <w:tcPr>
            <w:tcW w:w="2490" w:type="dxa"/>
          </w:tcPr>
          <w:p w14:paraId="47D5B5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CA3240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Массив кодов аудитории, напр. 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["</w:t>
            </w:r>
            <w:r>
              <w:rPr>
                <w:rFonts w:ascii="Arial" w:eastAsia="Arial" w:hAnsi="Arial" w:cs="Arial"/>
                <w:sz w:val="22"/>
                <w:szCs w:val="22"/>
              </w:rPr>
              <w:t>kc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"]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вычисляется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модулем 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(штатной галки «только КЦ» нет)</w:t>
            </w:r>
          </w:p>
        </w:tc>
      </w:tr>
      <w:tr w:rsidR="009D43E8" w14:paraId="660B325C" w14:textId="77777777" w:rsidTr="009D43E8">
        <w:tc>
          <w:tcPr>
            <w:tcW w:w="3465" w:type="dxa"/>
          </w:tcPr>
          <w:p w14:paraId="4C2825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  <w:tc>
          <w:tcPr>
            <w:tcW w:w="2490" w:type="dxa"/>
          </w:tcPr>
          <w:p w14:paraId="3B4001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2176CF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sha256 нормализованного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</w:tr>
      <w:tr w:rsidR="009D43E8" w14:paraId="0BC5A635" w14:textId="77777777" w:rsidTr="009D43E8">
        <w:tc>
          <w:tcPr>
            <w:tcW w:w="3465" w:type="dxa"/>
          </w:tcPr>
          <w:p w14:paraId="5697EA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changed_fields</w:t>
            </w:r>
          </w:p>
        </w:tc>
        <w:tc>
          <w:tcPr>
            <w:tcW w:w="2490" w:type="dxa"/>
          </w:tcPr>
          <w:p w14:paraId="1D1CA1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6E77FA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Коды полей (</w:t>
            </w:r>
            <w:r>
              <w:rPr>
                <w:rFonts w:ascii="Arial" w:eastAsia="Arial" w:hAnsi="Arial" w:cs="Arial"/>
                <w:sz w:val="22"/>
                <w:szCs w:val="22"/>
              </w:rPr>
              <w:t>DETAIL_TEXT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</w:rPr>
              <w:t>, …)</w:t>
            </w:r>
          </w:p>
        </w:tc>
      </w:tr>
    </w:tbl>
    <w:p w14:paraId="3885FD8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Разделение </w:t>
      </w:r>
      <w:r>
        <w:rPr>
          <w:rFonts w:ascii="Arial" w:eastAsia="Arial" w:hAnsi="Arial" w:cs="Arial"/>
          <w:b/>
          <w:bCs/>
          <w:sz w:val="22"/>
          <w:szCs w:val="22"/>
        </w:rPr>
        <w:t>event</w:t>
      </w:r>
      <w:r w:rsidRPr="003C42DA">
        <w:rPr>
          <w:rFonts w:ascii="Arial" w:eastAsia="Arial" w:hAnsi="Arial" w:cs="Arial"/>
          <w:b/>
          <w:bCs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sz w:val="22"/>
          <w:szCs w:val="22"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 xml:space="preserve"> и </w:t>
      </w:r>
      <w:r>
        <w:rPr>
          <w:rFonts w:ascii="Arial" w:eastAsia="Arial" w:hAnsi="Arial" w:cs="Arial"/>
          <w:b/>
          <w:bCs/>
          <w:sz w:val="22"/>
          <w:szCs w:val="22"/>
        </w:rPr>
        <w:t>status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снятие с публикации и удаление задаются </w:t>
      </w:r>
      <w:r w:rsidRPr="003C42DA">
        <w:rPr>
          <w:rFonts w:ascii="Arial" w:eastAsia="Arial" w:hAnsi="Arial" w:cs="Arial"/>
          <w:sz w:val="22"/>
          <w:szCs w:val="22"/>
          <w:lang w:val="ru-RU"/>
        </w:rPr>
        <w:t>**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type</w:t>
      </w:r>
      <w:r w:rsidRPr="003C42DA">
        <w:rPr>
          <w:rFonts w:ascii="Arial" w:eastAsia="Arial" w:hAnsi="Arial" w:cs="Arial"/>
          <w:lang w:val="ru-RU"/>
        </w:rPr>
        <w:t xml:space="preserve">**, а не значением </w:t>
      </w:r>
      <w:r>
        <w:rPr>
          <w:rFonts w:ascii="Arial" w:eastAsia="Arial" w:hAnsi="Arial" w:cs="Arial"/>
          <w:sz w:val="22"/>
          <w:szCs w:val="22"/>
        </w:rPr>
        <w:t>status</w:t>
      </w:r>
      <w:r w:rsidRPr="003C42DA">
        <w:rPr>
          <w:rFonts w:ascii="Arial" w:eastAsia="Arial" w:hAnsi="Arial" w:cs="Arial"/>
          <w:lang w:val="ru-RU"/>
        </w:rPr>
        <w:t>:</w:t>
      </w:r>
    </w:p>
    <w:tbl>
      <w:tblPr>
        <w:tblStyle w:val="27"/>
        <w:tblW w:w="12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30"/>
        <w:gridCol w:w="2775"/>
        <w:gridCol w:w="6885"/>
      </w:tblGrid>
      <w:tr w:rsidR="009D43E8" w14:paraId="21B1DB8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0" w:type="dxa"/>
          </w:tcPr>
          <w:p w14:paraId="075BAE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775" w:type="dxa"/>
          </w:tcPr>
          <w:p w14:paraId="6354C0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Типичный </w:t>
            </w: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6885" w:type="dxa"/>
          </w:tcPr>
          <w:p w14:paraId="457B2E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в production-индексе</w:t>
            </w:r>
          </w:p>
        </w:tc>
      </w:tr>
      <w:tr w:rsidR="009D43E8" w14:paraId="3B5A76EB" w14:textId="77777777" w:rsidTr="009D43E8">
        <w:tc>
          <w:tcPr>
            <w:tcW w:w="3330" w:type="dxa"/>
          </w:tcPr>
          <w:p w14:paraId="3F3EA2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  <w:tc>
          <w:tcPr>
            <w:tcW w:w="2775" w:type="dxa"/>
          </w:tcPr>
          <w:p w14:paraId="60F2C2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  <w:tc>
          <w:tcPr>
            <w:tcW w:w="6885" w:type="dxa"/>
          </w:tcPr>
          <w:p w14:paraId="5C2610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Индексировать / переиндексировать</w:t>
            </w:r>
          </w:p>
        </w:tc>
      </w:tr>
      <w:tr w:rsidR="009D43E8" w:rsidRPr="0050000B" w14:paraId="3B856FEF" w14:textId="77777777" w:rsidTr="009D43E8">
        <w:trPr>
          <w:trHeight w:val="512"/>
        </w:trPr>
        <w:tc>
          <w:tcPr>
            <w:tcW w:w="3330" w:type="dxa"/>
          </w:tcPr>
          <w:p w14:paraId="1890E6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</w:p>
        </w:tc>
        <w:tc>
          <w:tcPr>
            <w:tcW w:w="2775" w:type="dxa"/>
          </w:tcPr>
          <w:p w14:paraId="09E56B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draft</w:t>
            </w:r>
          </w:p>
        </w:tc>
        <w:tc>
          <w:tcPr>
            <w:tcW w:w="6885" w:type="dxa"/>
          </w:tcPr>
          <w:p w14:paraId="4156D71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индексировать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аудита)</w:t>
            </w:r>
          </w:p>
        </w:tc>
      </w:tr>
      <w:tr w:rsidR="009D43E8" w14:paraId="0A7B6ED6" w14:textId="77777777" w:rsidTr="009D43E8">
        <w:tc>
          <w:tcPr>
            <w:tcW w:w="3330" w:type="dxa"/>
          </w:tcPr>
          <w:p w14:paraId="0923E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  <w:tc>
          <w:tcPr>
            <w:tcW w:w="2775" w:type="dxa"/>
          </w:tcPr>
          <w:p w14:paraId="412C7DF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 или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sdt>
              <w:sdtPr>
                <w:tag w:val="goog_rdk_309"/>
                <w:id w:val="-115639818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→снятие</w:t>
                </w:r>
              </w:sdtContent>
            </w:sdt>
          </w:p>
        </w:tc>
        <w:tc>
          <w:tcPr>
            <w:tcW w:w="6885" w:type="dxa"/>
          </w:tcPr>
          <w:p w14:paraId="62E87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Soft delete</w:t>
            </w:r>
            <w:r>
              <w:rPr>
                <w:rFonts w:ascii="Arial" w:eastAsia="Arial" w:hAnsi="Arial" w:cs="Arial"/>
              </w:rPr>
              <w:t xml:space="preserve"> (скрыть из retrieval)</w:t>
            </w:r>
          </w:p>
        </w:tc>
      </w:tr>
      <w:tr w:rsidR="009D43E8" w14:paraId="25839E09" w14:textId="77777777" w:rsidTr="009D43E8">
        <w:tc>
          <w:tcPr>
            <w:tcW w:w="3330" w:type="dxa"/>
          </w:tcPr>
          <w:p w14:paraId="3C57BF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  <w:tc>
          <w:tcPr>
            <w:tcW w:w="2775" w:type="dxa"/>
          </w:tcPr>
          <w:p w14:paraId="0D48B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6885" w:type="dxa"/>
          </w:tcPr>
          <w:p w14:paraId="3ABDFC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Hard delete</w:t>
            </w:r>
            <w:r>
              <w:rPr>
                <w:rFonts w:ascii="Arial" w:eastAsia="Arial" w:hAnsi="Arial" w:cs="Arial"/>
              </w:rPr>
              <w:t xml:space="preserve"> по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</w:p>
        </w:tc>
      </w:tr>
    </w:tbl>
    <w:p w14:paraId="4552973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Бизнес-правила:</w:t>
      </w:r>
    </w:p>
    <w:p w14:paraId="0C80BC15" w14:textId="77777777" w:rsidR="009D43E8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lastRenderedPageBreak/>
        <w:t xml:space="preserve">Индексируются </w:t>
      </w:r>
      <w:r>
        <w:rPr>
          <w:rFonts w:ascii="Arial" w:eastAsia="Arial" w:hAnsi="Arial" w:cs="Arial"/>
          <w:b/>
          <w:bCs/>
        </w:rPr>
        <w:t>только</w:t>
      </w:r>
      <w:r>
        <w:rPr>
          <w:rFonts w:ascii="Arial" w:eastAsia="Arial" w:hAnsi="Arial" w:cs="Arial"/>
        </w:rPr>
        <w:t xml:space="preserve"> статьи scope КЦ с </w:t>
      </w:r>
      <w:r>
        <w:rPr>
          <w:rFonts w:ascii="Arial" w:eastAsia="Arial" w:hAnsi="Arial" w:cs="Arial"/>
          <w:sz w:val="22"/>
          <w:szCs w:val="22"/>
        </w:rPr>
        <w:t>status=published</w:t>
      </w:r>
      <w:r>
        <w:rPr>
          <w:rFonts w:ascii="Arial" w:eastAsia="Arial" w:hAnsi="Arial" w:cs="Arial"/>
        </w:rPr>
        <w:t xml:space="preserve"> и </w:t>
      </w:r>
      <w:r>
        <w:rPr>
          <w:rFonts w:ascii="Arial" w:eastAsia="Arial" w:hAnsi="Arial" w:cs="Arial"/>
          <w:sz w:val="22"/>
          <w:szCs w:val="22"/>
        </w:rPr>
        <w:t>visibility_scope</w:t>
      </w:r>
      <w:r>
        <w:rPr>
          <w:rFonts w:ascii="Arial" w:eastAsia="Arial" w:hAnsi="Arial" w:cs="Arial"/>
        </w:rPr>
        <w:t xml:space="preserve">, включающим КЦ; вне scope — не отправлять publish или слать </w:t>
      </w:r>
      <w:r>
        <w:rPr>
          <w:rFonts w:ascii="Arial" w:eastAsia="Arial" w:hAnsi="Arial" w:cs="Arial"/>
          <w:sz w:val="22"/>
          <w:szCs w:val="22"/>
        </w:rPr>
        <w:t>article.unpublished</w:t>
      </w:r>
      <w:r>
        <w:rPr>
          <w:rFonts w:ascii="Arial" w:eastAsia="Arial" w:hAnsi="Arial" w:cs="Arial"/>
        </w:rPr>
        <w:t>.</w:t>
      </w:r>
    </w:p>
    <w:p w14:paraId="41BC1898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>Вложения (</w:t>
      </w:r>
      <w:r>
        <w:rPr>
          <w:rFonts w:ascii="Arial" w:eastAsia="Arial" w:hAnsi="Arial" w:cs="Arial"/>
        </w:rPr>
        <w:t>PDF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Word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Excel</w:t>
      </w:r>
      <w:r w:rsidRPr="003C42DA">
        <w:rPr>
          <w:rFonts w:ascii="Arial" w:eastAsia="Arial" w:hAnsi="Arial" w:cs="Arial"/>
          <w:lang w:val="ru-RU"/>
        </w:rPr>
        <w:t xml:space="preserve">) в </w:t>
      </w:r>
      <w:r>
        <w:rPr>
          <w:rFonts w:ascii="Arial" w:eastAsia="Arial" w:hAnsi="Arial" w:cs="Arial"/>
          <w:b/>
          <w:bCs/>
        </w:rPr>
        <w:t>v</w:t>
      </w:r>
      <w:r w:rsidRPr="003C42DA">
        <w:rPr>
          <w:rFonts w:ascii="Arial" w:eastAsia="Arial" w:hAnsi="Arial" w:cs="Arial"/>
          <w:b/>
          <w:bCs/>
          <w:lang w:val="ru-RU"/>
        </w:rPr>
        <w:t>1 не индексируются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</w:rPr>
        <w:t>HTML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text</w:t>
      </w:r>
      <w:r w:rsidRPr="003C42DA">
        <w:rPr>
          <w:rFonts w:ascii="Arial" w:eastAsia="Arial" w:hAnsi="Arial" w:cs="Arial"/>
          <w:lang w:val="ru-RU"/>
        </w:rPr>
        <w:t xml:space="preserve"> тела статьи.</w:t>
      </w:r>
    </w:p>
    <w:p w14:paraId="68084413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Подсказки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 xml:space="preserve">-индекса; ссылки клиенту в чате — </w:t>
      </w:r>
      <w:r>
        <w:fldChar w:fldCharType="begin"/>
      </w:r>
      <w:r>
        <w:instrText>HYPERLINK</w:instrText>
      </w:r>
      <w:r w:rsidRPr="003D1E67">
        <w:rPr>
          <w:lang w:val="ru-RU"/>
          <w:rPrChange w:id="4336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337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338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339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340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341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342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343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344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345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346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347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348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349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350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351" w:author="Никита Гринь" w:date="2026-07-31T11:14:00Z" w16du:dateUtc="2026-07-31T08:14:00Z">
            <w:rPr/>
          </w:rPrChange>
        </w:rPr>
        <w:instrText>.</w:instrText>
      </w:r>
      <w:r>
        <w:instrText>hzr</w:instrText>
      </w:r>
      <w:r w:rsidRPr="003D1E67">
        <w:rPr>
          <w:lang w:val="ru-RU"/>
          <w:rPrChange w:id="4352" w:author="Никита Гринь" w:date="2026-07-31T11:14:00Z" w16du:dateUtc="2026-07-31T08:14:00Z">
            <w:rPr/>
          </w:rPrChange>
        </w:rPr>
        <w:instrText>0</w:instrText>
      </w:r>
      <w:r>
        <w:instrText>rnczc</w:instrText>
      </w:r>
      <w:r w:rsidRPr="003D1E67">
        <w:rPr>
          <w:lang w:val="ru-RU"/>
          <w:rPrChange w:id="4353" w:author="Никита Гринь" w:date="2026-07-31T11:14:00Z" w16du:dateUtc="2026-07-31T08:14:00Z">
            <w:rPr/>
          </w:rPrChange>
        </w:rPr>
        <w:instrText>6</w:instrText>
      </w:r>
      <w:r>
        <w:instrText>j</w:instrText>
      </w:r>
      <w:r w:rsidRPr="003D1E67">
        <w:rPr>
          <w:lang w:val="ru-RU"/>
          <w:rPrChange w:id="4354" w:author="Никита Гринь" w:date="2026-07-31T11:14:00Z" w16du:dateUtc="2026-07-31T08:14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0288A56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Разметка СУЗ для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 xml:space="preserve"> (методика Исполнителя, согласование Заказчиком).</w:t>
      </w:r>
    </w:p>
    <w:p w14:paraId="4E4FBB44" w14:textId="29DB4A06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SLA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§4.5.1.3 — </w:t>
      </w:r>
      <w:r>
        <w:rPr>
          <w:rFonts w:ascii="Arial" w:eastAsia="Arial" w:hAnsi="Arial" w:cs="Arial"/>
        </w:rPr>
        <w:t>real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time</w:t>
      </w:r>
      <w:r w:rsidRPr="003C42DA">
        <w:rPr>
          <w:rFonts w:ascii="Arial" w:eastAsia="Arial" w:hAnsi="Arial" w:cs="Arial"/>
          <w:lang w:val="ru-RU"/>
        </w:rPr>
        <w:t xml:space="preserve">; </w:t>
      </w:r>
      <w:commentRangeStart w:id="4355"/>
      <w:commentRangeStart w:id="4356"/>
      <w:r w:rsidRPr="003C42DA">
        <w:rPr>
          <w:rFonts w:ascii="Arial" w:eastAsia="Arial" w:hAnsi="Arial" w:cs="Arial"/>
          <w:b/>
          <w:bCs/>
          <w:lang w:val="ru-RU"/>
        </w:rPr>
        <w:t>&lt; 2 мин</w:t>
      </w:r>
      <w:r w:rsidR="00DE02A5">
        <w:rPr>
          <w:rFonts w:ascii="Arial" w:eastAsia="Arial" w:hAnsi="Arial" w:cs="Arial"/>
          <w:b/>
          <w:bCs/>
          <w:lang w:val="ru-RU"/>
        </w:rPr>
        <w:t xml:space="preserve"> </w:t>
      </w:r>
      <w:commentRangeEnd w:id="4355"/>
      <w:r w:rsidR="00530BBE" w:rsidRPr="00DE02A5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4355"/>
      </w:r>
      <w:commentRangeEnd w:id="4356"/>
      <w:r w:rsidR="000427FE" w:rsidRPr="00DE02A5">
        <w:rPr>
          <w:rStyle w:val="a5"/>
          <w:rFonts w:ascii="Arial" w:eastAsia="Arial" w:hAnsi="Arial" w:cs="Arial"/>
          <w:sz w:val="24"/>
          <w:szCs w:val="24"/>
          <w:lang w:val="ru-RU"/>
        </w:rPr>
        <w:commentReference w:id="4356"/>
      </w:r>
      <w:r w:rsidR="00DE02A5" w:rsidRPr="00DE02A5">
        <w:rPr>
          <w:rFonts w:ascii="Arial" w:eastAsia="Arial" w:hAnsi="Arial" w:cs="Arial"/>
          <w:lang w:val="ru-RU"/>
        </w:rPr>
        <w:t xml:space="preserve">(не более 2 минут от публикации в СУЗ до поступления </w:t>
      </w:r>
      <w:r w:rsidR="00DE02A5" w:rsidRPr="00DE02A5">
        <w:rPr>
          <w:rFonts w:ascii="Arial" w:eastAsia="Arial" w:hAnsi="Arial" w:cs="Arial"/>
        </w:rPr>
        <w:t>webhook</w:t>
      </w:r>
      <w:r w:rsidR="00DE02A5" w:rsidRPr="00DE02A5">
        <w:rPr>
          <w:rFonts w:ascii="Arial" w:eastAsia="Arial" w:hAnsi="Arial" w:cs="Arial"/>
          <w:lang w:val="ru-RU"/>
        </w:rPr>
        <w:t>)</w:t>
      </w:r>
      <w:r w:rsidRPr="003C42DA">
        <w:rPr>
          <w:rFonts w:ascii="Arial" w:eastAsia="Arial" w:hAnsi="Arial" w:cs="Arial"/>
          <w:lang w:val="ru-RU"/>
        </w:rPr>
        <w:t xml:space="preserve"> — верхняя граница </w:t>
      </w:r>
      <w:r w:rsidRPr="003C42DA">
        <w:rPr>
          <w:rFonts w:ascii="Arial" w:eastAsia="Arial" w:hAnsi="Arial" w:cs="Arial"/>
          <w:b/>
          <w:bCs/>
          <w:lang w:val="ru-RU"/>
        </w:rPr>
        <w:t>интеграционного</w:t>
      </w:r>
      <w:r w:rsidRPr="003C42DA">
        <w:rPr>
          <w:rFonts w:ascii="Arial" w:eastAsia="Arial" w:hAnsi="Arial" w:cs="Arial"/>
          <w:lang w:val="ru-RU"/>
        </w:rPr>
        <w:t xml:space="preserve"> теста доставки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§4.6</w:t>
      </w:r>
      <w:r w:rsidRPr="003C42DA">
        <w:rPr>
          <w:rFonts w:ascii="Arial" w:eastAsia="Arial" w:hAnsi="Arial" w:cs="Arial"/>
          <w:lang w:val="ru-RU"/>
        </w:rPr>
        <w:t xml:space="preserve"> тест №1), не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качества подсказок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).</w:t>
      </w:r>
    </w:p>
    <w:p w14:paraId="63CFF8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Ответ приемника (INT-07, [Суфлер]):</w:t>
      </w:r>
    </w:p>
    <w:tbl>
      <w:tblPr>
        <w:tblStyle w:val="26"/>
        <w:tblW w:w="12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5370"/>
        <w:gridCol w:w="5580"/>
      </w:tblGrid>
      <w:tr w:rsidR="009D43E8" w14:paraId="4B75F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3C6E7D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5370" w:type="dxa"/>
          </w:tcPr>
          <w:p w14:paraId="75D63E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Условие</w:t>
            </w:r>
          </w:p>
        </w:tc>
        <w:tc>
          <w:tcPr>
            <w:tcW w:w="5580" w:type="dxa"/>
          </w:tcPr>
          <w:p w14:paraId="3718B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outbox Bitrix</w:t>
            </w:r>
          </w:p>
        </w:tc>
      </w:tr>
      <w:tr w:rsidR="009D43E8" w14:paraId="7C72C60D" w14:textId="77777777" w:rsidTr="009D43E8">
        <w:tc>
          <w:tcPr>
            <w:tcW w:w="1425" w:type="dxa"/>
          </w:tcPr>
          <w:p w14:paraId="080DF7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</w:p>
        </w:tc>
        <w:tc>
          <w:tcPr>
            <w:tcW w:w="5370" w:type="dxa"/>
          </w:tcPr>
          <w:p w14:paraId="1AD67D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Принято</w:t>
            </w:r>
          </w:p>
        </w:tc>
        <w:tc>
          <w:tcPr>
            <w:tcW w:w="5580" w:type="dxa"/>
          </w:tcPr>
          <w:p w14:paraId="31A405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3567DE09" w14:textId="77777777" w:rsidTr="009D43E8">
        <w:tc>
          <w:tcPr>
            <w:tcW w:w="1425" w:type="dxa"/>
          </w:tcPr>
          <w:p w14:paraId="5A24CB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5370" w:type="dxa"/>
          </w:tcPr>
          <w:p w14:paraId="509CB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Дубликат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5580" w:type="dxa"/>
          </w:tcPr>
          <w:p w14:paraId="27BA69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654FC6C9" w14:textId="77777777" w:rsidTr="009D43E8">
        <w:tc>
          <w:tcPr>
            <w:tcW w:w="1425" w:type="dxa"/>
          </w:tcPr>
          <w:p w14:paraId="6CBDD8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400 / 401 / 403</w:t>
            </w:r>
          </w:p>
        </w:tc>
        <w:tc>
          <w:tcPr>
            <w:tcW w:w="5370" w:type="dxa"/>
          </w:tcPr>
          <w:p w14:paraId="4A1F3A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Ошибка валидации / auth</w:t>
            </w:r>
          </w:p>
        </w:tc>
        <w:tc>
          <w:tcPr>
            <w:tcW w:w="5580" w:type="dxa"/>
          </w:tcPr>
          <w:p w14:paraId="2B0B23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без retry</w:t>
            </w:r>
          </w:p>
        </w:tc>
      </w:tr>
      <w:tr w:rsidR="009D43E8" w14:paraId="743C7574" w14:textId="77777777" w:rsidTr="009D43E8">
        <w:tc>
          <w:tcPr>
            <w:tcW w:w="1425" w:type="dxa"/>
          </w:tcPr>
          <w:p w14:paraId="4089FB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503 / timeout</w:t>
            </w:r>
          </w:p>
        </w:tc>
        <w:tc>
          <w:tcPr>
            <w:tcW w:w="5370" w:type="dxa"/>
          </w:tcPr>
          <w:p w14:paraId="087DF42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Временная недоступность</w:t>
            </w:r>
          </w:p>
        </w:tc>
        <w:tc>
          <w:tcPr>
            <w:tcW w:w="5580" w:type="dxa"/>
          </w:tcPr>
          <w:p w14:paraId="630C91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sdt>
              <w:sdtPr>
                <w:tag w:val="goog_rdk_310"/>
                <w:id w:val="-35228785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INT-08 (retry, тот же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</w:tbl>
    <w:p w14:paraId="4E72CF6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57" w:name="bookmark=kix.troo2lx2m2jr" w:colFirst="0" w:colLast="0"/>
      <w:bookmarkEnd w:id="4357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.1.4. Реестр сценариев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 и результатов </w:t>
      </w:r>
      <w:r>
        <w:rPr>
          <w:rFonts w:ascii="Arial" w:eastAsia="Arial" w:hAnsi="Arial" w:cs="Arial"/>
        </w:rPr>
        <w:t>BTX</w:t>
      </w:r>
    </w:p>
    <w:tbl>
      <w:tblPr>
        <w:tblStyle w:val="25"/>
        <w:tblW w:w="12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430"/>
        <w:gridCol w:w="5625"/>
      </w:tblGrid>
      <w:tr w:rsidR="009D43E8" w14:paraId="5CC4D99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258BDB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430" w:type="dxa"/>
          </w:tcPr>
          <w:p w14:paraId="0161DD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  <w:tc>
          <w:tcPr>
            <w:tcW w:w="5625" w:type="dxa"/>
          </w:tcPr>
          <w:p w14:paraId="228B80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</w:rPr>
              <w:t xml:space="preserve"> / метод</w:t>
            </w:r>
          </w:p>
        </w:tc>
      </w:tr>
      <w:tr w:rsidR="009D43E8" w14:paraId="51A4318A" w14:textId="77777777" w:rsidTr="009D43E8">
        <w:tc>
          <w:tcPr>
            <w:tcW w:w="1335" w:type="dxa"/>
          </w:tcPr>
          <w:p w14:paraId="06DC6B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INT-01</w:t>
            </w:r>
          </w:p>
        </w:tc>
        <w:tc>
          <w:tcPr>
            <w:tcW w:w="5430" w:type="dxa"/>
          </w:tcPr>
          <w:p w14:paraId="510A91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Публикация статьи</w:t>
            </w:r>
          </w:p>
        </w:tc>
        <w:tc>
          <w:tcPr>
            <w:tcW w:w="5625" w:type="dxa"/>
          </w:tcPr>
          <w:p w14:paraId="1D89FC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webhook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</w:tr>
      <w:tr w:rsidR="009D43E8" w14:paraId="0025C254" w14:textId="77777777" w:rsidTr="009D43E8">
        <w:tc>
          <w:tcPr>
            <w:tcW w:w="1335" w:type="dxa"/>
          </w:tcPr>
          <w:p w14:paraId="230D51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INT-02</w:t>
            </w:r>
          </w:p>
        </w:tc>
        <w:tc>
          <w:tcPr>
            <w:tcW w:w="5430" w:type="dxa"/>
          </w:tcPr>
          <w:p w14:paraId="50F1EC9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Черновик</w:t>
            </w:r>
          </w:p>
        </w:tc>
        <w:tc>
          <w:tcPr>
            <w:tcW w:w="5625" w:type="dxa"/>
          </w:tcPr>
          <w:p w14:paraId="6C0E6A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</w:p>
        </w:tc>
      </w:tr>
      <w:tr w:rsidR="009D43E8" w14:paraId="1471BE54" w14:textId="77777777" w:rsidTr="009D43E8">
        <w:tc>
          <w:tcPr>
            <w:tcW w:w="1335" w:type="dxa"/>
          </w:tcPr>
          <w:p w14:paraId="439CCC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INT-03</w:t>
            </w:r>
          </w:p>
        </w:tc>
        <w:tc>
          <w:tcPr>
            <w:tcW w:w="5430" w:type="dxa"/>
          </w:tcPr>
          <w:p w14:paraId="716529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Снятие с публикации</w:t>
            </w:r>
          </w:p>
        </w:tc>
        <w:tc>
          <w:tcPr>
            <w:tcW w:w="5625" w:type="dxa"/>
          </w:tcPr>
          <w:p w14:paraId="5106FF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</w:tr>
      <w:tr w:rsidR="009D43E8" w14:paraId="49B503E1" w14:textId="77777777" w:rsidTr="009D43E8">
        <w:tc>
          <w:tcPr>
            <w:tcW w:w="1335" w:type="dxa"/>
          </w:tcPr>
          <w:p w14:paraId="6A9F64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INT-04</w:t>
            </w:r>
          </w:p>
        </w:tc>
        <w:tc>
          <w:tcPr>
            <w:tcW w:w="5430" w:type="dxa"/>
          </w:tcPr>
          <w:p w14:paraId="7FE8D1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Удаление</w:t>
            </w:r>
          </w:p>
        </w:tc>
        <w:tc>
          <w:tcPr>
            <w:tcW w:w="5625" w:type="dxa"/>
          </w:tcPr>
          <w:p w14:paraId="21AB75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</w:tr>
      <w:tr w:rsidR="009D43E8" w14:paraId="34E8E9AE" w14:textId="77777777" w:rsidTr="009D43E8">
        <w:tc>
          <w:tcPr>
            <w:tcW w:w="1335" w:type="dxa"/>
          </w:tcPr>
          <w:p w14:paraId="406298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INT-05</w:t>
            </w:r>
          </w:p>
        </w:tc>
        <w:tc>
          <w:tcPr>
            <w:tcW w:w="5430" w:type="dxa"/>
          </w:tcPr>
          <w:p w14:paraId="216EC4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Новая версия</w:t>
            </w:r>
          </w:p>
        </w:tc>
        <w:tc>
          <w:tcPr>
            <w:tcW w:w="5625" w:type="dxa"/>
          </w:tcPr>
          <w:p w14:paraId="3162C3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  <w:r>
              <w:rPr>
                <w:rFonts w:ascii="Arial" w:eastAsia="Arial" w:hAnsi="Arial" w:cs="Arial"/>
              </w:rPr>
              <w:t xml:space="preserve"> (новый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585658A" w14:textId="77777777" w:rsidTr="009D43E8">
        <w:tc>
          <w:tcPr>
            <w:tcW w:w="1335" w:type="dxa"/>
          </w:tcPr>
          <w:p w14:paraId="66598E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INT-06</w:t>
            </w:r>
          </w:p>
        </w:tc>
        <w:tc>
          <w:tcPr>
            <w:tcW w:w="5430" w:type="dxa"/>
          </w:tcPr>
          <w:p w14:paraId="14CEF3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GET статьи (fallback)</w:t>
            </w:r>
          </w:p>
        </w:tc>
        <w:tc>
          <w:tcPr>
            <w:tcW w:w="5625" w:type="dxa"/>
          </w:tcPr>
          <w:p w14:paraId="6267DC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REST / custom API</w:t>
            </w:r>
          </w:p>
        </w:tc>
      </w:tr>
      <w:tr w:rsidR="009D43E8" w14:paraId="7958799F" w14:textId="77777777" w:rsidTr="009D43E8">
        <w:tc>
          <w:tcPr>
            <w:tcW w:w="1335" w:type="dxa"/>
          </w:tcPr>
          <w:p w14:paraId="299548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INT-07</w:t>
            </w:r>
          </w:p>
        </w:tc>
        <w:tc>
          <w:tcPr>
            <w:tcW w:w="5430" w:type="dxa"/>
          </w:tcPr>
          <w:p w14:paraId="5EFEFF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 приемника</w:t>
            </w:r>
          </w:p>
        </w:tc>
        <w:tc>
          <w:tcPr>
            <w:tcW w:w="5625" w:type="dxa"/>
          </w:tcPr>
          <w:p w14:paraId="77AB15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200 duplicate</w:t>
            </w:r>
            <w:r>
              <w:rPr>
                <w:rFonts w:ascii="Arial" w:eastAsia="Arial" w:hAnsi="Arial" w:cs="Arial"/>
              </w:rPr>
              <w:t xml:space="preserve"> / ошибки</w:t>
            </w:r>
          </w:p>
        </w:tc>
      </w:tr>
      <w:tr w:rsidR="009D43E8" w14:paraId="24438A51" w14:textId="77777777" w:rsidTr="009D43E8">
        <w:tc>
          <w:tcPr>
            <w:tcW w:w="1335" w:type="dxa"/>
          </w:tcPr>
          <w:p w14:paraId="523EC8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INT-08</w:t>
            </w:r>
          </w:p>
        </w:tc>
        <w:tc>
          <w:tcPr>
            <w:tcW w:w="5430" w:type="dxa"/>
          </w:tcPr>
          <w:p w14:paraId="4DB07D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outbox</w:t>
            </w:r>
          </w:p>
        </w:tc>
        <w:tc>
          <w:tcPr>
            <w:tcW w:w="5625" w:type="dxa"/>
          </w:tcPr>
          <w:p w14:paraId="06CA91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retry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7EAFA2F8" w14:textId="77777777" w:rsidTr="009D43E8">
        <w:tc>
          <w:tcPr>
            <w:tcW w:w="1335" w:type="dxa"/>
          </w:tcPr>
          <w:p w14:paraId="4E1E11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INT-09</w:t>
            </w:r>
          </w:p>
        </w:tc>
        <w:tc>
          <w:tcPr>
            <w:tcW w:w="5430" w:type="dxa"/>
          </w:tcPr>
          <w:p w14:paraId="72943D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Инкремент </w:t>
            </w:r>
            <w:r>
              <w:rPr>
                <w:rFonts w:ascii="Arial" w:eastAsia="Arial" w:hAnsi="Arial" w:cs="Arial"/>
                <w:sz w:val="22"/>
                <w:szCs w:val="22"/>
              </w:rPr>
              <w:t>/changes</w:t>
            </w:r>
          </w:p>
        </w:tc>
        <w:tc>
          <w:tcPr>
            <w:tcW w:w="5625" w:type="dxa"/>
          </w:tcPr>
          <w:p w14:paraId="3BF69B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/local/api/sufler/v1/changes?since=</w:t>
            </w:r>
          </w:p>
        </w:tc>
      </w:tr>
      <w:tr w:rsidR="009D43E8" w14:paraId="55A89FB9" w14:textId="77777777" w:rsidTr="009D43E8">
        <w:tc>
          <w:tcPr>
            <w:tcW w:w="1335" w:type="dxa"/>
          </w:tcPr>
          <w:p w14:paraId="330BFC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INT-10</w:t>
            </w:r>
          </w:p>
        </w:tc>
        <w:tc>
          <w:tcPr>
            <w:tcW w:w="5430" w:type="dxa"/>
          </w:tcPr>
          <w:p w14:paraId="6DDFD7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Полная первичная загрузка</w:t>
            </w:r>
          </w:p>
        </w:tc>
        <w:tc>
          <w:tcPr>
            <w:tcW w:w="5625" w:type="dxa"/>
          </w:tcPr>
          <w:p w14:paraId="3F4859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</w:t>
            </w:r>
            <w:r>
              <w:rPr>
                <w:rFonts w:ascii="Arial" w:eastAsia="Arial" w:hAnsi="Arial" w:cs="Arial"/>
              </w:rPr>
              <w:t xml:space="preserve">*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</w:tbl>
    <w:p w14:paraId="41046F2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-06 </w:t>
      </w:r>
      <w:r w:rsidRPr="003C42DA">
        <w:rPr>
          <w:rFonts w:ascii="Arial" w:eastAsia="Arial" w:hAnsi="Arial" w:cs="Arial"/>
          <w:b/>
          <w:bCs/>
          <w:lang w:val="ru-RU"/>
        </w:rPr>
        <w:t>не входит</w:t>
      </w:r>
      <w:r w:rsidRPr="003C42DA">
        <w:rPr>
          <w:rFonts w:ascii="Arial" w:eastAsia="Arial" w:hAnsi="Arial" w:cs="Arial"/>
          <w:lang w:val="ru-RU"/>
        </w:rPr>
        <w:t xml:space="preserve"> в цепочку модели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-01…05, 08).</w:t>
      </w:r>
    </w:p>
    <w:p w14:paraId="6228D0B5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Deliverables Bitrix (BTX-xx)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§4.3</w:t>
      </w:r>
      <w:r>
        <w:rPr>
          <w:rFonts w:ascii="Arial" w:eastAsia="Arial" w:hAnsi="Arial" w:cs="Arial"/>
        </w:rPr>
        <w:t>:</w:t>
      </w:r>
    </w:p>
    <w:tbl>
      <w:tblPr>
        <w:tblStyle w:val="24"/>
        <w:tblW w:w="122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950"/>
      </w:tblGrid>
      <w:tr w:rsidR="009D43E8" w14:paraId="077737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52DB89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950" w:type="dxa"/>
          </w:tcPr>
          <w:p w14:paraId="4B3D3D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</w:tr>
      <w:tr w:rsidR="009D43E8" w14:paraId="315C39A2" w14:textId="77777777" w:rsidTr="009D43E8">
        <w:tc>
          <w:tcPr>
            <w:tcW w:w="1335" w:type="dxa"/>
          </w:tcPr>
          <w:p w14:paraId="0389FB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</w:t>
            </w:r>
          </w:p>
        </w:tc>
        <w:tc>
          <w:tcPr>
            <w:tcW w:w="10950" w:type="dxa"/>
          </w:tcPr>
          <w:p w14:paraId="5F8CA3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Модуль </w:t>
            </w:r>
            <w:r>
              <w:rPr>
                <w:rFonts w:ascii="Arial" w:eastAsia="Arial" w:hAnsi="Arial" w:cs="Arial"/>
                <w:sz w:val="22"/>
                <w:szCs w:val="22"/>
              </w:rPr>
              <w:t>bank.sufler.sync</w:t>
            </w:r>
            <w:r>
              <w:rPr>
                <w:rFonts w:ascii="Arial" w:eastAsia="Arial" w:hAnsi="Arial" w:cs="Arial"/>
              </w:rPr>
              <w:t xml:space="preserve">: URL webhook, HMAC,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</w:rPr>
              <w:t>, whitelist разделов КЦ</w:t>
            </w:r>
          </w:p>
        </w:tc>
      </w:tr>
      <w:tr w:rsidR="009D43E8" w14:paraId="1C6972D2" w14:textId="77777777" w:rsidTr="009D43E8">
        <w:tc>
          <w:tcPr>
            <w:tcW w:w="1335" w:type="dxa"/>
          </w:tcPr>
          <w:p w14:paraId="3A1BB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BTX-2</w:t>
            </w:r>
          </w:p>
        </w:tc>
        <w:tc>
          <w:tcPr>
            <w:tcW w:w="10950" w:type="dxa"/>
          </w:tcPr>
          <w:p w14:paraId="54780BC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Обработчики </w:t>
            </w:r>
            <w:r>
              <w:rPr>
                <w:rFonts w:ascii="Arial" w:eastAsia="Arial" w:hAnsi="Arial" w:cs="Arial"/>
                <w:sz w:val="22"/>
                <w:szCs w:val="22"/>
              </w:rPr>
              <w:t>OnAfterIBlockElementAdd/Update/Delete</w:t>
            </w:r>
            <w:sdt>
              <w:sdtPr>
                <w:tag w:val="goog_rdk_311"/>
                <w:id w:val="-211154752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outbox</w:t>
                </w:r>
              </w:sdtContent>
            </w:sdt>
          </w:p>
        </w:tc>
      </w:tr>
      <w:tr w:rsidR="009D43E8" w14:paraId="24600FA4" w14:textId="77777777" w:rsidTr="009D43E8">
        <w:tc>
          <w:tcPr>
            <w:tcW w:w="1335" w:type="dxa"/>
          </w:tcPr>
          <w:p w14:paraId="146690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BTX-3</w:t>
            </w:r>
          </w:p>
        </w:tc>
        <w:tc>
          <w:tcPr>
            <w:tcW w:w="10950" w:type="dxa"/>
          </w:tcPr>
          <w:p w14:paraId="3DBD5B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 + retry (</w:t>
            </w: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3+ повтора при 503/timeout)</w:t>
            </w:r>
          </w:p>
        </w:tc>
      </w:tr>
      <w:tr w:rsidR="009D43E8" w14:paraId="48C5BA32" w14:textId="77777777" w:rsidTr="009D43E8">
        <w:tc>
          <w:tcPr>
            <w:tcW w:w="1335" w:type="dxa"/>
          </w:tcPr>
          <w:p w14:paraId="1444B9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BTX-4</w:t>
            </w:r>
          </w:p>
        </w:tc>
        <w:tc>
          <w:tcPr>
            <w:tcW w:w="10950" w:type="dxa"/>
          </w:tcPr>
          <w:p w14:paraId="2B99DD2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2"/>
                <w:id w:val="130185436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Бизнес-маппинг →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status</w:t>
            </w:r>
            <w:r w:rsidR="00317F00">
              <w:rPr>
                <w:rFonts w:ascii="Arial" w:eastAsia="Arial" w:hAnsi="Arial" w:cs="Arial"/>
              </w:rPr>
              <w:t xml:space="preserve">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  <w:r w:rsidR="00317F00">
              <w:rPr>
                <w:rFonts w:ascii="Arial" w:eastAsia="Arial" w:hAnsi="Arial" w:cs="Arial"/>
              </w:rPr>
              <w:t xml:space="preserve">, версии,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</w:t>
            </w:r>
            <w:r w:rsidR="00317F00">
              <w:rPr>
                <w:rFonts w:ascii="Arial" w:eastAsia="Arial" w:hAnsi="Arial" w:cs="Arial"/>
              </w:rPr>
              <w:t xml:space="preserve">*,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</w:tr>
      <w:tr w:rsidR="009D43E8" w:rsidRPr="0050000B" w14:paraId="43EFB33F" w14:textId="77777777" w:rsidTr="009D43E8">
        <w:tc>
          <w:tcPr>
            <w:tcW w:w="1335" w:type="dxa"/>
          </w:tcPr>
          <w:p w14:paraId="6484DD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BTX-5</w:t>
            </w:r>
          </w:p>
        </w:tc>
        <w:tc>
          <w:tcPr>
            <w:tcW w:w="10950" w:type="dxa"/>
          </w:tcPr>
          <w:p w14:paraId="58295005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3"/>
                <w:id w:val="95931182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Документация: коды свойств ↔ поля контракта</w:t>
                </w:r>
              </w:sdtContent>
            </w:sdt>
          </w:p>
        </w:tc>
      </w:tr>
      <w:tr w:rsidR="009D43E8" w14:paraId="4206E5D6" w14:textId="77777777" w:rsidTr="009D43E8">
        <w:tc>
          <w:tcPr>
            <w:tcW w:w="1335" w:type="dxa"/>
          </w:tcPr>
          <w:p w14:paraId="5DBC53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BTX-6</w:t>
            </w:r>
          </w:p>
        </w:tc>
        <w:tc>
          <w:tcPr>
            <w:tcW w:w="10950" w:type="dxa"/>
          </w:tcPr>
          <w:p w14:paraId="1CCEBB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…/changes?since=</w:t>
            </w:r>
            <w:r>
              <w:rPr>
                <w:rFonts w:ascii="Arial" w:eastAsia="Arial" w:hAnsi="Arial" w:cs="Arial"/>
              </w:rPr>
              <w:t xml:space="preserve"> (INT-09)</w:t>
            </w:r>
          </w:p>
        </w:tc>
      </w:tr>
      <w:tr w:rsidR="009D43E8" w14:paraId="16BB2D6D" w14:textId="77777777" w:rsidTr="009D43E8">
        <w:tc>
          <w:tcPr>
            <w:tcW w:w="1335" w:type="dxa"/>
          </w:tcPr>
          <w:p w14:paraId="1DAC18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BTX-7</w:t>
            </w:r>
          </w:p>
        </w:tc>
        <w:tc>
          <w:tcPr>
            <w:tcW w:w="10950" w:type="dxa"/>
          </w:tcPr>
          <w:p w14:paraId="6E24D9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Агент cron: досылка 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reconciliation</w:t>
            </w:r>
          </w:p>
        </w:tc>
      </w:tr>
      <w:tr w:rsidR="009D43E8" w:rsidRPr="0050000B" w14:paraId="73449273" w14:textId="77777777" w:rsidTr="009D43E8">
        <w:tc>
          <w:tcPr>
            <w:tcW w:w="1335" w:type="dxa"/>
          </w:tcPr>
          <w:p w14:paraId="25CA66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BTX-8</w:t>
            </w:r>
          </w:p>
        </w:tc>
        <w:tc>
          <w:tcPr>
            <w:tcW w:w="10950" w:type="dxa"/>
          </w:tcPr>
          <w:p w14:paraId="60C7FD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Админ-журнал 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b/>
                <w:bCs/>
              </w:rPr>
              <w:t>replay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14:paraId="5CD99CE8" w14:textId="77777777" w:rsidTr="009D43E8">
        <w:tc>
          <w:tcPr>
            <w:tcW w:w="1335" w:type="dxa"/>
          </w:tcPr>
          <w:p w14:paraId="28B329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BTX-9</w:t>
            </w:r>
          </w:p>
        </w:tc>
        <w:tc>
          <w:tcPr>
            <w:tcW w:w="10950" w:type="dxa"/>
          </w:tcPr>
          <w:p w14:paraId="7C54D0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Совместная приемка UC (§8)</w:t>
            </w:r>
          </w:p>
        </w:tc>
      </w:tr>
      <w:tr w:rsidR="009D43E8" w14:paraId="49880D2B" w14:textId="77777777" w:rsidTr="009D43E8">
        <w:tc>
          <w:tcPr>
            <w:tcW w:w="1335" w:type="dxa"/>
          </w:tcPr>
          <w:p w14:paraId="236568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BTX-10</w:t>
            </w:r>
          </w:p>
        </w:tc>
        <w:tc>
          <w:tcPr>
            <w:tcW w:w="10950" w:type="dxa"/>
          </w:tcPr>
          <w:p w14:paraId="0479A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JSON Schema payload v1 + примеры по </w:t>
            </w: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</w:tr>
    </w:tbl>
    <w:p w14:paraId="036DF9C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Штатно vs доработка:</w:t>
      </w:r>
      <w:r>
        <w:rPr>
          <w:rFonts w:ascii="Arial" w:eastAsia="Arial" w:hAnsi="Arial" w:cs="Arial"/>
        </w:rPr>
        <w:t xml:space="preserve"> инфоблоки, события ядра, REST </w:t>
      </w:r>
      <w:r>
        <w:rPr>
          <w:rFonts w:ascii="Arial" w:eastAsia="Arial" w:hAnsi="Arial" w:cs="Arial"/>
          <w:sz w:val="22"/>
          <w:szCs w:val="22"/>
        </w:rPr>
        <w:t>iblock.element.</w:t>
      </w:r>
      <w:r>
        <w:rPr>
          <w:rFonts w:ascii="Arial" w:eastAsia="Arial" w:hAnsi="Arial" w:cs="Arial"/>
        </w:rPr>
        <w:t xml:space="preserve">*, агенты — </w:t>
      </w:r>
      <w:r>
        <w:rPr>
          <w:rFonts w:ascii="Arial" w:eastAsia="Arial" w:hAnsi="Arial" w:cs="Arial"/>
          <w:b/>
          <w:bCs/>
        </w:rPr>
        <w:t>[Штатно]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§3.2</w:t>
      </w:r>
      <w:r>
        <w:rPr>
          <w:rFonts w:ascii="Arial" w:eastAsia="Arial" w:hAnsi="Arial" w:cs="Arial"/>
        </w:rPr>
        <w:t xml:space="preserve">); webhook, outbox, payload, </w:t>
      </w:r>
      <w:r>
        <w:rPr>
          <w:rFonts w:ascii="Arial" w:eastAsia="Arial" w:hAnsi="Arial" w:cs="Arial"/>
          <w:sz w:val="22"/>
          <w:szCs w:val="22"/>
        </w:rPr>
        <w:t>/changes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[Доработка]</w:t>
      </w:r>
      <w:r>
        <w:rPr>
          <w:rFonts w:ascii="Arial" w:eastAsia="Arial" w:hAnsi="Arial" w:cs="Arial"/>
        </w:rPr>
        <w:t>.</w:t>
      </w:r>
    </w:p>
    <w:p w14:paraId="2D12E7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Не входит в </w:t>
      </w:r>
      <w:r>
        <w:rPr>
          <w:rFonts w:ascii="Arial" w:eastAsia="Arial" w:hAnsi="Arial" w:cs="Arial"/>
          <w:b/>
          <w:bCs/>
        </w:rPr>
        <w:t>scope</w:t>
      </w:r>
      <w:r w:rsidRPr="003C42DA">
        <w:rPr>
          <w:rFonts w:ascii="Arial" w:eastAsia="Arial" w:hAnsi="Arial" w:cs="Arial"/>
          <w:b/>
          <w:bCs/>
          <w:lang w:val="ru-RU"/>
        </w:rPr>
        <w:t xml:space="preserve"> разработчиков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§4.4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эмбеддинги,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, АРМ оператора; изменение бизнес-процессов редактирования СУЗ.</w:t>
      </w:r>
    </w:p>
    <w:p w14:paraId="49360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Зависимости от Заказчика до старта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§4.5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ID</w:t>
      </w:r>
      <w:r w:rsidRPr="003C42DA">
        <w:rPr>
          <w:rFonts w:ascii="Arial" w:eastAsia="Arial" w:hAnsi="Arial" w:cs="Arial"/>
          <w:lang w:val="ru-RU"/>
        </w:rPr>
        <w:t xml:space="preserve"> инфоблока(ов), коды свойств, правила «опубликовано для КЦ»; внутренний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 xml:space="preserve"> (тест/прод), лимит </w:t>
      </w:r>
      <w:r>
        <w:rPr>
          <w:rFonts w:ascii="Arial" w:eastAsia="Arial" w:hAnsi="Arial" w:cs="Arial"/>
        </w:rPr>
        <w:t>JSON</w:t>
      </w:r>
      <w:r w:rsidRPr="003C42DA">
        <w:rPr>
          <w:rFonts w:ascii="Arial" w:eastAsia="Arial" w:hAnsi="Arial" w:cs="Arial"/>
          <w:lang w:val="ru-RU"/>
        </w:rPr>
        <w:t xml:space="preserve">, требования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сервисная учетка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read</w:t>
      </w:r>
      <w:r w:rsidRPr="003C42DA">
        <w:rPr>
          <w:rFonts w:ascii="Arial" w:eastAsia="Arial" w:hAnsi="Arial" w:cs="Arial"/>
          <w:lang w:val="ru-RU"/>
        </w:rPr>
        <w:t xml:space="preserve">) для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-10.</w:t>
      </w:r>
    </w:p>
    <w:p w14:paraId="3870B4E9" w14:textId="77777777" w:rsidR="009D43E8" w:rsidRDefault="00317F00">
      <w:pPr>
        <w:pStyle w:val="3"/>
        <w:rPr>
          <w:rFonts w:ascii="Arial" w:eastAsia="Arial" w:hAnsi="Arial" w:cs="Arial"/>
        </w:rPr>
      </w:pPr>
      <w:bookmarkStart w:id="4358" w:name="bookmark=kix.rvosxlwwromc" w:colFirst="0" w:colLast="0"/>
      <w:bookmarkEnd w:id="4358"/>
      <w:r>
        <w:rPr>
          <w:rFonts w:ascii="Arial" w:eastAsia="Arial" w:hAnsi="Arial" w:cs="Arial"/>
        </w:rPr>
        <w:lastRenderedPageBreak/>
        <w:t>VI.1.5. Матрица ответственности</w:t>
      </w:r>
    </w:p>
    <w:tbl>
      <w:tblPr>
        <w:tblStyle w:val="23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5"/>
        <w:gridCol w:w="2895"/>
        <w:gridCol w:w="3105"/>
        <w:gridCol w:w="4155"/>
      </w:tblGrid>
      <w:tr w:rsidR="009D43E8" w14:paraId="2520C59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5" w:type="dxa"/>
          </w:tcPr>
          <w:p w14:paraId="56D91F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895" w:type="dxa"/>
          </w:tcPr>
          <w:p w14:paraId="62915E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105" w:type="dxa"/>
          </w:tcPr>
          <w:p w14:paraId="7DE801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Bitrix (доработка)</w:t>
            </w:r>
          </w:p>
        </w:tc>
        <w:tc>
          <w:tcPr>
            <w:tcW w:w="4155" w:type="dxa"/>
          </w:tcPr>
          <w:p w14:paraId="48955D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3896278C" w14:textId="77777777" w:rsidTr="009D43E8">
        <w:tc>
          <w:tcPr>
            <w:tcW w:w="3165" w:type="dxa"/>
          </w:tcPr>
          <w:p w14:paraId="754A3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payload, INT-сценарии</w:t>
            </w:r>
          </w:p>
        </w:tc>
        <w:tc>
          <w:tcPr>
            <w:tcW w:w="2895" w:type="dxa"/>
          </w:tcPr>
          <w:p w14:paraId="3BA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0A02FE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  <w:tc>
          <w:tcPr>
            <w:tcW w:w="4155" w:type="dxa"/>
          </w:tcPr>
          <w:p w14:paraId="2FE328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6C564CA2" w14:textId="77777777" w:rsidTr="009D43E8">
        <w:tc>
          <w:tcPr>
            <w:tcW w:w="3165" w:type="dxa"/>
          </w:tcPr>
          <w:p w14:paraId="7377E6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Outbox, retry, replay</w:t>
            </w:r>
          </w:p>
        </w:tc>
        <w:tc>
          <w:tcPr>
            <w:tcW w:w="2895" w:type="dxa"/>
          </w:tcPr>
          <w:p w14:paraId="59CA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55223E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1DC6BD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URL endpoint</w:t>
            </w:r>
          </w:p>
        </w:tc>
      </w:tr>
      <w:tr w:rsidR="009D43E8" w14:paraId="3C7F1E94" w14:textId="77777777" w:rsidTr="009D43E8">
        <w:tc>
          <w:tcPr>
            <w:tcW w:w="3165" w:type="dxa"/>
          </w:tcPr>
          <w:p w14:paraId="45C6D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Индексация, RAG, LLM</w:t>
            </w:r>
          </w:p>
        </w:tc>
        <w:tc>
          <w:tcPr>
            <w:tcW w:w="2895" w:type="dxa"/>
          </w:tcPr>
          <w:p w14:paraId="7871D3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41D4AA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68D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7EF6FCBC" w14:textId="77777777" w:rsidTr="009D43E8">
        <w:tc>
          <w:tcPr>
            <w:tcW w:w="3165" w:type="dxa"/>
          </w:tcPr>
          <w:p w14:paraId="73C4F0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Разметка СУЗ для LLM §4.5.1.6</w:t>
            </w:r>
          </w:p>
        </w:tc>
        <w:tc>
          <w:tcPr>
            <w:tcW w:w="2895" w:type="dxa"/>
          </w:tcPr>
          <w:p w14:paraId="6554DF8C" w14:textId="03243B61" w:rsidR="00680801" w:rsidRPr="00680801" w:rsidRDefault="00680801">
            <w:pPr>
              <w:spacing w:before="36" w:after="36"/>
              <w:rPr>
                <w:rFonts w:ascii="Arial" w:eastAsia="Arial" w:hAnsi="Arial" w:cs="Arial"/>
                <w:lang w:val="ru-RU"/>
                <w:rPrChange w:id="4359" w:author="Никита Гринь" w:date="2026-08-04T01:51:00Z" w16du:dateUtc="2026-08-03T22:51:00Z">
                  <w:rPr>
                    <w:rFonts w:ascii="Arial" w:eastAsia="Arial" w:hAnsi="Arial" w:cs="Arial"/>
                  </w:rPr>
                </w:rPrChange>
              </w:rPr>
            </w:pPr>
            <w:ins w:id="4360" w:author="Никита Гринь" w:date="2026-08-04T01:51:00Z">
              <w:r w:rsidRPr="00680801">
                <w:rPr>
                  <w:rFonts w:ascii="Arial" w:eastAsia="Arial" w:hAnsi="Arial" w:cs="Arial"/>
                  <w:lang w:val="ru-RU"/>
                  <w:rPrChange w:id="4361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t>Методика + выполнение разметки согласованного объёма статей СУЗ</w:t>
              </w:r>
            </w:ins>
            <w:commentRangeStart w:id="4362"/>
            <w:del w:id="4363" w:author="Никита Гринь" w:date="2026-08-04T01:51:00Z" w16du:dateUtc="2026-08-03T22:51:00Z">
              <w:r w:rsidR="00317F00" w:rsidRPr="00680801" w:rsidDel="00680801">
                <w:rPr>
                  <w:rFonts w:ascii="Arial" w:eastAsia="Arial" w:hAnsi="Arial" w:cs="Arial"/>
                  <w:lang w:val="ru-RU"/>
                  <w:rPrChange w:id="4364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delText>Методика</w:delText>
              </w:r>
              <w:commentRangeEnd w:id="4362"/>
              <w:r w:rsidRPr="00680801" w:rsidDel="00680801">
                <w:rPr>
                  <w:rStyle w:val="a5"/>
                  <w:rFonts w:ascii="Arial" w:eastAsia="Arial" w:hAnsi="Arial" w:cs="Arial"/>
                  <w:sz w:val="24"/>
                  <w:szCs w:val="24"/>
                  <w:lang w:val="ru-RU"/>
                  <w:rPrChange w:id="4365" w:author="Никита Гринь" w:date="2026-08-04T01:51:00Z" w16du:dateUtc="2026-08-03T22:51:00Z">
                    <w:rPr>
                      <w:rStyle w:val="a5"/>
                      <w:rFonts w:ascii="Arial" w:eastAsia="Arial" w:hAnsi="Arial" w:cs="Arial"/>
                      <w:sz w:val="24"/>
                      <w:szCs w:val="24"/>
                    </w:rPr>
                  </w:rPrChange>
                </w:rPr>
                <w:commentReference w:id="4362"/>
              </w:r>
            </w:del>
          </w:p>
        </w:tc>
        <w:tc>
          <w:tcPr>
            <w:tcW w:w="3105" w:type="dxa"/>
          </w:tcPr>
          <w:p w14:paraId="0410E9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7ED20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7152ED53" w14:textId="77777777" w:rsidTr="009D43E8">
        <w:tc>
          <w:tcPr>
            <w:tcW w:w="3165" w:type="dxa"/>
          </w:tcPr>
          <w:p w14:paraId="644ABB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стенд Bitrix</w:t>
            </w:r>
          </w:p>
        </w:tc>
        <w:tc>
          <w:tcPr>
            <w:tcW w:w="2895" w:type="dxa"/>
          </w:tcPr>
          <w:p w14:paraId="220AB2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0F7CD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447FA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п.1.4)</w:t>
            </w:r>
          </w:p>
        </w:tc>
      </w:tr>
      <w:tr w:rsidR="009D43E8" w14:paraId="13267AE0" w14:textId="77777777" w:rsidTr="009D43E8">
        <w:tc>
          <w:tcPr>
            <w:tcW w:w="3165" w:type="dxa"/>
          </w:tcPr>
          <w:p w14:paraId="15677A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895" w:type="dxa"/>
          </w:tcPr>
          <w:p w14:paraId="3DD9D3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688661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065C04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631CACE" w14:textId="77777777" w:rsidR="00680801" w:rsidRDefault="00680801">
      <w:pPr>
        <w:pStyle w:val="3"/>
        <w:rPr>
          <w:ins w:id="4366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57F155FA" w14:textId="77777777" w:rsidR="00680801" w:rsidRPr="00680801" w:rsidRDefault="00680801" w:rsidP="00680801">
      <w:pPr>
        <w:rPr>
          <w:ins w:id="4367" w:author="Никита Гринь" w:date="2026-08-04T01:52:00Z" w16du:dateUtc="2026-08-03T22:52:00Z"/>
          <w:lang w:val="ru-RU"/>
        </w:rPr>
      </w:pPr>
      <w:ins w:id="4368" w:author="Никита Гринь" w:date="2026-08-04T01:52:00Z" w16du:dateUtc="2026-08-03T22:52:00Z">
        <w:r w:rsidRPr="00680801">
          <w:rPr>
            <w:lang w:val="ru-RU"/>
          </w:rPr>
          <w:t>Разметка СУЗ для LLM (§4.5.1.6) производится Исполнителем по согласованию с Заказчиком:</w:t>
        </w:r>
      </w:ins>
    </w:p>
    <w:p w14:paraId="607C4EF4" w14:textId="77777777" w:rsidR="00680801" w:rsidRPr="00680801" w:rsidRDefault="00680801" w:rsidP="00680801">
      <w:pPr>
        <w:rPr>
          <w:ins w:id="4369" w:author="Никита Гринь" w:date="2026-08-04T01:52:00Z" w16du:dateUtc="2026-08-03T22:52:00Z"/>
          <w:lang w:val="ru-RU"/>
        </w:rPr>
      </w:pPr>
      <w:ins w:id="4370" w:author="Никита Гринь" w:date="2026-08-04T01:52:00Z" w16du:dateUtc="2026-08-03T22:52:00Z">
        <w:r w:rsidRPr="00680801">
          <w:rPr>
            <w:lang w:val="ru-RU"/>
          </w:rPr>
          <w:t>1) Исполнитель готовит методику разметки и согласовывает её с Заказчиком;</w:t>
        </w:r>
      </w:ins>
    </w:p>
    <w:p w14:paraId="1BEDDF81" w14:textId="77777777" w:rsidR="00680801" w:rsidRPr="00680801" w:rsidRDefault="00680801" w:rsidP="00680801">
      <w:pPr>
        <w:rPr>
          <w:ins w:id="4371" w:author="Никита Гринь" w:date="2026-08-04T01:52:00Z" w16du:dateUtc="2026-08-03T22:52:00Z"/>
          <w:lang w:val="ru-RU"/>
        </w:rPr>
      </w:pPr>
      <w:ins w:id="4372" w:author="Никита Гринь" w:date="2026-08-04T01:52:00Z" w16du:dateUtc="2026-08-03T22:52:00Z">
        <w:r w:rsidRPr="00680801">
          <w:rPr>
            <w:lang w:val="ru-RU"/>
          </w:rPr>
          <w:t>2) Исполнитель выполняет разметку согласованного объёма статей СУЗ (структура, фрагменты для RAG, обязательные метаданные, при необходимости эталонные формулировки);</w:t>
        </w:r>
      </w:ins>
    </w:p>
    <w:p w14:paraId="0FA40AD1" w14:textId="77777777" w:rsidR="00680801" w:rsidRPr="00680801" w:rsidRDefault="00680801" w:rsidP="00680801">
      <w:pPr>
        <w:rPr>
          <w:ins w:id="4373" w:author="Никита Гринь" w:date="2026-08-04T01:52:00Z" w16du:dateUtc="2026-08-03T22:52:00Z"/>
          <w:lang w:val="ru-RU"/>
        </w:rPr>
      </w:pPr>
      <w:ins w:id="4374" w:author="Никита Гринь" w:date="2026-08-04T01:52:00Z" w16du:dateUtc="2026-08-03T22:52:00Z">
        <w:r w:rsidRPr="00680801">
          <w:rPr>
            <w:lang w:val="ru-RU"/>
          </w:rPr>
          <w:t>3) Исполнитель настраивает автоматический пайплайн (публикация в СУЗ → ingest → индекс cc_production);</w:t>
        </w:r>
      </w:ins>
    </w:p>
    <w:p w14:paraId="544D736E" w14:textId="233FBB2F" w:rsidR="00680801" w:rsidRPr="00680801" w:rsidRDefault="00680801">
      <w:pPr>
        <w:rPr>
          <w:ins w:id="4375" w:author="Никита Гринь" w:date="2026-08-04T01:52:00Z" w16du:dateUtc="2026-08-03T22:52:00Z"/>
          <w:lang w:val="ru-RU"/>
          <w:rPrChange w:id="4376" w:author="Никита Гринь" w:date="2026-08-04T01:52:00Z" w16du:dateUtc="2026-08-03T22:52:00Z">
            <w:rPr>
              <w:ins w:id="4377" w:author="Никита Гринь" w:date="2026-08-04T01:52:00Z" w16du:dateUtc="2026-08-03T22:52:00Z"/>
              <w:rFonts w:ascii="Arial" w:eastAsia="Arial" w:hAnsi="Arial" w:cs="Arial"/>
              <w:lang w:val="ru-RU"/>
            </w:rPr>
          </w:rPrChange>
        </w:rPr>
        <w:pPrChange w:id="4378" w:author="Никита Гринь" w:date="2026-08-04T01:52:00Z" w16du:dateUtc="2026-08-03T22:52:00Z">
          <w:pPr>
            <w:pStyle w:val="3"/>
          </w:pPr>
        </w:pPrChange>
      </w:pPr>
      <w:ins w:id="4379" w:author="Никита Гринь" w:date="2026-08-04T01:52:00Z" w16du:dateUtc="2026-08-03T22:52:00Z">
        <w:r w:rsidRPr="00680801">
          <w:rPr>
            <w:lang w:val="ru-RU"/>
          </w:rPr>
          <w:t>4) после запуска Заказчик ведёт статьи в СУЗ; при существенных изменениях структуры/правил Исполнитель актуализирует разметку и пайплайн.</w:t>
        </w:r>
      </w:ins>
    </w:p>
    <w:p w14:paraId="2EC2D2F2" w14:textId="77777777" w:rsidR="00680801" w:rsidRDefault="00680801">
      <w:pPr>
        <w:pStyle w:val="3"/>
        <w:rPr>
          <w:ins w:id="4380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46448FF5" w14:textId="57067BA8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.1.7. Приемка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(интеграция СУЗ)</w:t>
      </w:r>
    </w:p>
    <w:p w14:paraId="4F5386C4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Приемка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SUZ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только</w:t>
      </w:r>
      <w:r w:rsidRPr="003C42DA">
        <w:rPr>
          <w:rFonts w:ascii="Arial" w:eastAsia="Arial" w:hAnsi="Arial" w:cs="Arial"/>
          <w:lang w:val="ru-RU"/>
        </w:rPr>
        <w:t xml:space="preserve"> контур обмена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outbox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idempotency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[Прил.1 §4.5.1.3]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>не смешивать</w:t>
      </w:r>
      <w:r w:rsidRPr="003C42DA">
        <w:rPr>
          <w:rFonts w:ascii="Arial" w:eastAsia="Arial" w:hAnsi="Arial" w:cs="Arial"/>
          <w:lang w:val="ru-RU"/>
        </w:rPr>
        <w:t xml:space="preserve"> с приемкой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и качества подсказок (</w:t>
      </w:r>
      <w:r>
        <w:rPr>
          <w:rFonts w:ascii="Arial" w:eastAsia="Arial" w:hAnsi="Arial" w:cs="Arial"/>
          <w:b/>
          <w:bCs/>
        </w:rPr>
        <w:t>SUF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, ТТ §4.6 интерфейс). </w:t>
      </w:r>
      <w:r>
        <w:rPr>
          <w:rFonts w:ascii="Arial" w:eastAsia="Arial" w:hAnsi="Arial" w:cs="Arial"/>
        </w:rPr>
        <w:t>Критерии:</w:t>
      </w:r>
    </w:p>
    <w:tbl>
      <w:tblPr>
        <w:tblStyle w:val="22"/>
        <w:tblW w:w="132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6720"/>
        <w:gridCol w:w="4170"/>
      </w:tblGrid>
      <w:tr w:rsidR="009D43E8" w14:paraId="270FA96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5265E2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6720" w:type="dxa"/>
          </w:tcPr>
          <w:p w14:paraId="299FA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 (= тест §4.6)</w:t>
            </w:r>
          </w:p>
        </w:tc>
        <w:tc>
          <w:tcPr>
            <w:tcW w:w="4170" w:type="dxa"/>
          </w:tcPr>
          <w:p w14:paraId="6D77C6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03A691CB" w14:textId="77777777" w:rsidTr="009D43E8">
        <w:tc>
          <w:tcPr>
            <w:tcW w:w="2370" w:type="dxa"/>
          </w:tcPr>
          <w:p w14:paraId="1EE3D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INT-T-SUZ-01</w:t>
            </w:r>
          </w:p>
        </w:tc>
        <w:tc>
          <w:tcPr>
            <w:tcW w:w="6720" w:type="dxa"/>
          </w:tcPr>
          <w:p w14:paraId="25816E1B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4"/>
                <w:id w:val="1373398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Первая публикация → webhook </w:t>
                </w:r>
                <w:commentRangeStart w:id="4381"/>
                <w:commentRangeStart w:id="4382"/>
                <w:r w:rsidR="00317F00">
                  <w:rPr>
                    <w:rFonts w:ascii="Arial Unicode MS" w:eastAsia="Arial Unicode MS" w:hAnsi="Arial Unicode MS" w:cs="Arial Unicode MS"/>
                  </w:rPr>
                  <w:t>&lt; 2 мин</w:t>
                </w:r>
                <w:commentRangeEnd w:id="4381"/>
                <w:r w:rsidR="00B22C6E">
                  <w:rPr>
                    <w:rStyle w:val="a5"/>
                    <w:rFonts w:ascii="Arial Unicode MS" w:eastAsia="Arial Unicode MS" w:hAnsi="Arial Unicode MS" w:cs="Arial Unicode MS"/>
                    <w:sz w:val="24"/>
                    <w:szCs w:val="24"/>
                  </w:rPr>
                  <w:commentReference w:id="4381"/>
                </w:r>
                <w:commentRangeEnd w:id="4382"/>
                <w:r w:rsidR="00E41163">
                  <w:rPr>
                    <w:rStyle w:val="a5"/>
                    <w:rFonts w:ascii="Arial Unicode MS" w:eastAsia="Arial Unicode MS" w:hAnsi="Arial Unicode MS" w:cs="Arial Unicode MS"/>
                    <w:sz w:val="24"/>
                    <w:szCs w:val="24"/>
                  </w:rPr>
                  <w:commentReference w:id="4382"/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, payload с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 w:rsidR="00317F00">
              <w:rPr>
                <w:rFonts w:ascii="Arial" w:eastAsia="Arial" w:hAnsi="Arial" w:cs="Arial"/>
              </w:rPr>
              <w:t>/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 w:rsidR="00317F00">
              <w:rPr>
                <w:rFonts w:ascii="Arial" w:eastAsia="Arial" w:hAnsi="Arial" w:cs="Arial"/>
              </w:rPr>
              <w:t xml:space="preserve"> по schema</w:t>
            </w:r>
          </w:p>
        </w:tc>
        <w:tc>
          <w:tcPr>
            <w:tcW w:w="4170" w:type="dxa"/>
          </w:tcPr>
          <w:p w14:paraId="7169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№1</w:t>
            </w:r>
          </w:p>
        </w:tc>
      </w:tr>
      <w:tr w:rsidR="009D43E8" w14:paraId="46903BD9" w14:textId="77777777" w:rsidTr="009D43E8">
        <w:tc>
          <w:tcPr>
            <w:tcW w:w="2370" w:type="dxa"/>
          </w:tcPr>
          <w:p w14:paraId="2833CA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INT-T-SUZ-02</w:t>
            </w:r>
          </w:p>
        </w:tc>
        <w:tc>
          <w:tcPr>
            <w:tcW w:w="6720" w:type="dxa"/>
          </w:tcPr>
          <w:p w14:paraId="65E97B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Черновик: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  <w:sdt>
              <w:sdtPr>
                <w:tag w:val="goog_rdk_315"/>
                <w:id w:val="13208179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переиндексации RAG</w:t>
            </w:r>
          </w:p>
        </w:tc>
        <w:tc>
          <w:tcPr>
            <w:tcW w:w="4170" w:type="dxa"/>
          </w:tcPr>
          <w:p w14:paraId="49330D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№2</w:t>
            </w:r>
          </w:p>
        </w:tc>
      </w:tr>
      <w:tr w:rsidR="009D43E8" w14:paraId="563D4EED" w14:textId="77777777" w:rsidTr="009D43E8">
        <w:tc>
          <w:tcPr>
            <w:tcW w:w="2370" w:type="dxa"/>
          </w:tcPr>
          <w:p w14:paraId="2654C76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INT-T-SUZ-03</w:t>
            </w:r>
          </w:p>
        </w:tc>
        <w:tc>
          <w:tcPr>
            <w:tcW w:w="6720" w:type="dxa"/>
          </w:tcPr>
          <w:p w14:paraId="1D719C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Новая версия: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is_current=true</w:t>
            </w:r>
            <w:r>
              <w:rPr>
                <w:rFonts w:ascii="Arial" w:eastAsia="Arial" w:hAnsi="Arial" w:cs="Arial"/>
              </w:rPr>
              <w:t>, старая снята из retrieval</w:t>
            </w:r>
          </w:p>
        </w:tc>
        <w:tc>
          <w:tcPr>
            <w:tcW w:w="4170" w:type="dxa"/>
          </w:tcPr>
          <w:p w14:paraId="2A7B46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№3</w:t>
            </w:r>
          </w:p>
        </w:tc>
      </w:tr>
      <w:tr w:rsidR="009D43E8" w14:paraId="6B3862F9" w14:textId="77777777" w:rsidTr="009D43E8">
        <w:tc>
          <w:tcPr>
            <w:tcW w:w="2370" w:type="dxa"/>
          </w:tcPr>
          <w:p w14:paraId="0909C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INT-T-SUZ-04</w:t>
            </w:r>
          </w:p>
        </w:tc>
        <w:tc>
          <w:tcPr>
            <w:tcW w:w="6720" w:type="dxa"/>
          </w:tcPr>
          <w:p w14:paraId="5642B9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Unpublish: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  <w:sdt>
              <w:sdtPr>
                <w:tag w:val="goog_rdk_316"/>
                <w:id w:val="12365923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soft delete</w:t>
                </w:r>
              </w:sdtContent>
            </w:sdt>
          </w:p>
        </w:tc>
        <w:tc>
          <w:tcPr>
            <w:tcW w:w="4170" w:type="dxa"/>
          </w:tcPr>
          <w:p w14:paraId="58C3D1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№4</w:t>
            </w:r>
          </w:p>
        </w:tc>
      </w:tr>
      <w:tr w:rsidR="009D43E8" w14:paraId="07532C53" w14:textId="77777777" w:rsidTr="009D43E8">
        <w:tc>
          <w:tcPr>
            <w:tcW w:w="2370" w:type="dxa"/>
          </w:tcPr>
          <w:p w14:paraId="6D39D6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INT-T-SUZ-05</w:t>
            </w:r>
          </w:p>
        </w:tc>
        <w:tc>
          <w:tcPr>
            <w:tcW w:w="6720" w:type="dxa"/>
          </w:tcPr>
          <w:p w14:paraId="5EE9C9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Delete: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  <w:sdt>
              <w:sdtPr>
                <w:tag w:val="goog_rdk_317"/>
                <w:id w:val="-15143133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hard delete</w:t>
                </w:r>
              </w:sdtContent>
            </w:sdt>
          </w:p>
        </w:tc>
        <w:tc>
          <w:tcPr>
            <w:tcW w:w="4170" w:type="dxa"/>
          </w:tcPr>
          <w:p w14:paraId="49EF95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№5</w:t>
            </w:r>
          </w:p>
        </w:tc>
      </w:tr>
      <w:tr w:rsidR="009D43E8" w14:paraId="43AC8FF0" w14:textId="77777777" w:rsidTr="009D43E8">
        <w:tc>
          <w:tcPr>
            <w:tcW w:w="2370" w:type="dxa"/>
          </w:tcPr>
          <w:p w14:paraId="1CD82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INT-T-SUZ-06</w:t>
            </w:r>
          </w:p>
        </w:tc>
        <w:tc>
          <w:tcPr>
            <w:tcW w:w="6720" w:type="dxa"/>
          </w:tcPr>
          <w:p w14:paraId="2B0B6C1C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8"/>
                <w:id w:val="-167271450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Retry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при 503 → идемпотентность по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="00317F00"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170" w:type="dxa"/>
          </w:tcPr>
          <w:p w14:paraId="703F33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№6</w:t>
            </w:r>
          </w:p>
        </w:tc>
      </w:tr>
      <w:tr w:rsidR="009D43E8" w14:paraId="0FCF5DB7" w14:textId="77777777" w:rsidTr="009D43E8">
        <w:tc>
          <w:tcPr>
            <w:tcW w:w="2370" w:type="dxa"/>
          </w:tcPr>
          <w:p w14:paraId="4E1ACC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INT-T-SUZ-07</w:t>
            </w:r>
          </w:p>
        </w:tc>
        <w:tc>
          <w:tcPr>
            <w:tcW w:w="6720" w:type="dxa"/>
          </w:tcPr>
          <w:p w14:paraId="751584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50 последовательных </w:t>
            </w:r>
            <w:r>
              <w:rPr>
                <w:rFonts w:ascii="Arial" w:eastAsia="Arial" w:hAnsi="Arial" w:cs="Arial"/>
              </w:rPr>
              <w:t>update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нет потерь в </w:t>
            </w:r>
            <w:r>
              <w:rPr>
                <w:rFonts w:ascii="Arial" w:eastAsia="Arial" w:hAnsi="Arial" w:cs="Arial"/>
              </w:rPr>
              <w:t>outbox</w:t>
            </w:r>
          </w:p>
        </w:tc>
        <w:tc>
          <w:tcPr>
            <w:tcW w:w="4170" w:type="dxa"/>
          </w:tcPr>
          <w:p w14:paraId="557F4D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№7</w:t>
            </w:r>
          </w:p>
        </w:tc>
      </w:tr>
      <w:tr w:rsidR="009D43E8" w14:paraId="585E360B" w14:textId="77777777" w:rsidTr="009D43E8">
        <w:tc>
          <w:tcPr>
            <w:tcW w:w="2370" w:type="dxa"/>
          </w:tcPr>
          <w:p w14:paraId="214AE5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INT-T-SUZ-08</w:t>
            </w:r>
          </w:p>
        </w:tc>
        <w:tc>
          <w:tcPr>
            <w:tcW w:w="6720" w:type="dxa"/>
          </w:tcPr>
          <w:p w14:paraId="514537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Сверка REST/custom GET с маппингом BTX-4/5</w:t>
            </w:r>
          </w:p>
        </w:tc>
        <w:tc>
          <w:tcPr>
            <w:tcW w:w="4170" w:type="dxa"/>
          </w:tcPr>
          <w:p w14:paraId="67663D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№8</w:t>
            </w:r>
          </w:p>
        </w:tc>
      </w:tr>
    </w:tbl>
    <w:p w14:paraId="314C29E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Артефакты:</w:t>
      </w:r>
      <w:r w:rsidRPr="003C42DA">
        <w:rPr>
          <w:rFonts w:ascii="Arial" w:eastAsia="Arial" w:hAnsi="Arial" w:cs="Arial"/>
          <w:lang w:val="ru-RU"/>
        </w:rPr>
        <w:t xml:space="preserve"> отчет прогона, скриншоты админ-журнала (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 xml:space="preserve">-8), логи по 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id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51F037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сценарии приемки интеграции СУЗ §8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1…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 xml:space="preserve">9,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1, 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1–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3).</w:t>
      </w:r>
    </w:p>
    <w:p w14:paraId="0791904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bookmarkStart w:id="4383" w:name="bookmark=kix.qqsbfmz3jeux" w:colFirst="0" w:colLast="0"/>
    <w:bookmarkEnd w:id="4383"/>
    <w:p w14:paraId="7659716C" w14:textId="77777777" w:rsidR="009D43E8" w:rsidRPr="003C42DA" w:rsidRDefault="00000000">
      <w:pPr>
        <w:pStyle w:val="2"/>
        <w:rPr>
          <w:rFonts w:ascii="Arial" w:eastAsia="Arial" w:hAnsi="Arial" w:cs="Arial"/>
          <w:lang w:val="ru-RU"/>
        </w:rPr>
      </w:pPr>
      <w:sdt>
        <w:sdtPr>
          <w:tag w:val="goog_rdk_319"/>
          <w:id w:val="874537511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.2. 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↔ суфлер (телефония)</w:t>
          </w:r>
        </w:sdtContent>
      </w:sdt>
    </w:p>
    <w:p w14:paraId="606136D1" w14:textId="77777777" w:rsidR="009D43E8" w:rsidRDefault="00317F00">
      <w:pPr>
        <w:spacing w:before="180" w:after="180"/>
        <w:rPr>
          <w:ins w:id="4384" w:author="Никита Гринь" w:date="2026-08-03T15:59:00Z" w16du:dateUtc="2026-08-03T12:59:00Z"/>
          <w:rFonts w:ascii="Arial" w:eastAsia="Arial" w:hAnsi="Arial" w:cs="Arial"/>
          <w:b/>
          <w:bCs/>
          <w:lang w:val="ru-RU"/>
        </w:rPr>
      </w:pPr>
      <w:r w:rsidRPr="003D1E67">
        <w:rPr>
          <w:rFonts w:ascii="Arial" w:eastAsia="Arial" w:hAnsi="Arial" w:cs="Arial"/>
          <w:b/>
          <w:bCs/>
          <w:lang w:val="ru-RU"/>
          <w:rPrChange w:id="4385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lang w:val="ru-RU"/>
        </w:rPr>
        <w:t>Прил</w:t>
      </w:r>
      <w:r w:rsidRPr="003D1E67">
        <w:rPr>
          <w:rFonts w:ascii="Arial" w:eastAsia="Arial" w:hAnsi="Arial" w:cs="Arial"/>
          <w:b/>
          <w:bCs/>
          <w:lang w:val="ru-RU"/>
          <w:rPrChange w:id="4386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.1 §4.2.2.18, §4.3.1]: </w:t>
      </w:r>
      <w:r w:rsidRPr="003C42DA">
        <w:rPr>
          <w:rFonts w:ascii="Arial" w:eastAsia="Arial" w:hAnsi="Arial" w:cs="Arial"/>
          <w:b/>
          <w:bCs/>
          <w:lang w:val="ru-RU"/>
        </w:rPr>
        <w:t>модель</w:t>
      </w:r>
      <w:r w:rsidRPr="003D1E67">
        <w:rPr>
          <w:rFonts w:ascii="Arial" w:eastAsia="Arial" w:hAnsi="Arial" w:cs="Arial"/>
          <w:b/>
          <w:bCs/>
          <w:lang w:val="ru-RU"/>
          <w:rPrChange w:id="4387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T</w:t>
      </w:r>
      <w:r w:rsidRPr="003D1E67">
        <w:rPr>
          <w:rFonts w:ascii="Arial" w:eastAsia="Arial" w:hAnsi="Arial" w:cs="Arial"/>
          <w:b/>
          <w:bCs/>
          <w:lang w:val="ru-RU"/>
          <w:rPrChange w:id="4388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WebSocket</w:t>
      </w:r>
      <w:r w:rsidRPr="003D1E67">
        <w:rPr>
          <w:rFonts w:ascii="Arial" w:eastAsia="Arial" w:hAnsi="Arial" w:cs="Arial"/>
          <w:b/>
          <w:bCs/>
          <w:lang w:val="ru-RU"/>
          <w:rPrChange w:id="4389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dual</w:t>
      </w:r>
      <w:r w:rsidRPr="003D1E67">
        <w:rPr>
          <w:rFonts w:ascii="Arial" w:eastAsia="Arial" w:hAnsi="Arial" w:cs="Arial"/>
          <w:b/>
          <w:bCs/>
          <w:lang w:val="ru-RU"/>
          <w:rPrChange w:id="4390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</w:rPr>
        <w:t>leg</w:t>
      </w:r>
      <w:r w:rsidRPr="003D1E67">
        <w:rPr>
          <w:rFonts w:ascii="Arial" w:eastAsia="Arial" w:hAnsi="Arial" w:cs="Arial"/>
          <w:b/>
          <w:bCs/>
          <w:lang w:val="ru-RU"/>
          <w:rPrChange w:id="4391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ASR</w:t>
      </w:r>
    </w:p>
    <w:p w14:paraId="68ED048F" w14:textId="7CBBF417" w:rsidR="0030129E" w:rsidRPr="0030129E" w:rsidRDefault="0030129E" w:rsidP="0030129E">
      <w:pPr>
        <w:spacing w:before="180" w:after="180"/>
        <w:rPr>
          <w:ins w:id="4392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3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Единая история: Oktell + онлайн-чат</w:t>
        </w:r>
      </w:ins>
    </w:p>
    <w:p w14:paraId="67D4C8E6" w14:textId="77777777" w:rsidR="0030129E" w:rsidRPr="0030129E" w:rsidRDefault="0030129E" w:rsidP="0030129E">
      <w:pPr>
        <w:spacing w:before="180" w:after="180"/>
        <w:rPr>
          <w:ins w:id="4394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5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Назначение: оператор видит обращения клиента во всех каналах (звонки Oktell и диалоги онлайн-чата) и summary по запросу.</w:t>
        </w:r>
      </w:ins>
    </w:p>
    <w:p w14:paraId="692C0F6C" w14:textId="77777777" w:rsidR="0030129E" w:rsidRPr="0030129E" w:rsidRDefault="0030129E" w:rsidP="0030129E">
      <w:pPr>
        <w:spacing w:before="180" w:after="180"/>
        <w:rPr>
          <w:ins w:id="4396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7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Механизм: из Oktell в контур Hub передаются метаданные/результаты обращений по телефонии (идентификатор клиента, время, оператор, тема/summary); из модуля онлайн-чат — диалоги по тому же идентификатору. API единой истории отдаёт ленту и summary в АРМ и окно суфлёра.</w:t>
        </w:r>
      </w:ins>
    </w:p>
    <w:p w14:paraId="5A588357" w14:textId="77777777" w:rsidR="0030129E" w:rsidRPr="0030129E" w:rsidRDefault="0030129E" w:rsidP="0030129E">
      <w:pPr>
        <w:spacing w:before="180" w:after="180"/>
        <w:rPr>
          <w:ins w:id="4398" w:author="Никита Гринь" w:date="2026-08-03T15:59:00Z" w16du:dateUtc="2026-08-03T12:59:00Z"/>
          <w:rFonts w:ascii="Arial" w:eastAsia="Arial" w:hAnsi="Arial" w:cs="Arial"/>
          <w:lang w:val="en-US"/>
          <w:rPrChange w:id="4399" w:author="Никита Гринь" w:date="2026-08-03T15:59:00Z" w16du:dateUtc="2026-08-03T12:59:00Z">
            <w:rPr>
              <w:ins w:id="4400" w:author="Никита Гринь" w:date="2026-08-03T15:59:00Z" w16du:dateUtc="2026-08-03T12:59:00Z"/>
              <w:rFonts w:ascii="Arial" w:eastAsia="Arial" w:hAnsi="Arial" w:cs="Arial"/>
              <w:lang w:val="ru-RU"/>
            </w:rPr>
          </w:rPrChange>
        </w:rPr>
      </w:pPr>
      <w:ins w:id="4401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Приёмка</w:t>
        </w:r>
        <w:r w:rsidRPr="0030129E">
          <w:rPr>
            <w:rFonts w:ascii="Arial" w:eastAsia="Arial" w:hAnsi="Arial" w:cs="Arial"/>
            <w:lang w:val="en-US"/>
            <w:rPrChange w:id="4402" w:author="Никита Гринь" w:date="2026-08-03T15:59:00Z" w16du:dateUtc="2026-08-03T12:59:00Z">
              <w:rPr>
                <w:rFonts w:ascii="Arial" w:eastAsia="Arial" w:hAnsi="Arial" w:cs="Arial"/>
                <w:lang w:val="ru-RU"/>
              </w:rPr>
            </w:rPrChange>
          </w:rPr>
          <w:t>: CHAT-T-13, UC-K3, INT-T (Oktell history).</w:t>
        </w:r>
      </w:ins>
    </w:p>
    <w:p w14:paraId="27086FCF" w14:textId="10B38A08" w:rsidR="0030129E" w:rsidRPr="00FD7F09" w:rsidRDefault="0030129E" w:rsidP="0030129E">
      <w:pPr>
        <w:spacing w:before="180" w:after="180"/>
        <w:rPr>
          <w:rFonts w:ascii="Arial" w:eastAsia="Arial" w:hAnsi="Arial" w:cs="Arial"/>
          <w:lang w:val="en-US"/>
        </w:rPr>
      </w:pPr>
      <w:ins w:id="4403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Пункты</w:t>
        </w:r>
        <w:r w:rsidRPr="00FD7F09">
          <w:rPr>
            <w:rFonts w:ascii="Arial" w:eastAsia="Arial" w:hAnsi="Arial" w:cs="Arial"/>
            <w:lang w:val="en-US"/>
            <w:rPrChange w:id="4404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 xml:space="preserve"> </w:t>
        </w:r>
        <w:r w:rsidRPr="0030129E">
          <w:rPr>
            <w:rFonts w:ascii="Arial" w:eastAsia="Arial" w:hAnsi="Arial" w:cs="Arial"/>
            <w:lang w:val="ru-RU"/>
          </w:rPr>
          <w:t>ТТ</w:t>
        </w:r>
        <w:r w:rsidRPr="00FD7F09">
          <w:rPr>
            <w:rFonts w:ascii="Arial" w:eastAsia="Arial" w:hAnsi="Arial" w:cs="Arial"/>
            <w:lang w:val="en-US"/>
            <w:rPrChange w:id="4405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>: 4.3.1.13–14, 4.3.2.11–12, 4.4.30.</w:t>
        </w:r>
      </w:ins>
    </w:p>
    <w:p w14:paraId="0C80D01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As-Is Oktell, модель T, INT-T-OKT.</w:t>
      </w:r>
    </w:p>
    <w:p w14:paraId="44BAAB0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телефония передает события и аудио для подсказок в реальном времени.</w:t>
      </w:r>
    </w:p>
    <w:p w14:paraId="483F6A9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Продукт:</w:t>
      </w:r>
      <w:r>
        <w:rPr>
          <w:rFonts w:ascii="Arial" w:eastAsia="Arial" w:hAnsi="Arial" w:cs="Arial"/>
        </w:rPr>
        <w:t xml:space="preserve"> Oktell, ООО «Телефонные Системы» (РФ), </w:t>
      </w:r>
      <w:r>
        <w:rPr>
          <w:rFonts w:ascii="Arial" w:eastAsia="Arial" w:hAnsi="Arial" w:cs="Arial"/>
          <w:b/>
          <w:bCs/>
        </w:rPr>
        <w:t>2.15.6.240503</w:t>
      </w:r>
      <w:r>
        <w:rPr>
          <w:rFonts w:ascii="Arial" w:eastAsia="Arial" w:hAnsi="Arial" w:cs="Arial"/>
        </w:rPr>
        <w:t xml:space="preserve"> release, HAL </w:t>
      </w:r>
      <w:r>
        <w:rPr>
          <w:rFonts w:ascii="Arial" w:eastAsia="Arial" w:hAnsi="Arial" w:cs="Arial"/>
          <w:b/>
          <w:bCs/>
        </w:rPr>
        <w:t>2.16.82.270</w:t>
      </w:r>
      <w:r>
        <w:rPr>
          <w:rFonts w:ascii="Arial" w:eastAsia="Arial" w:hAnsi="Arial" w:cs="Arial"/>
        </w:rPr>
        <w:t xml:space="preserve">, БД schema </w:t>
      </w:r>
      <w:r>
        <w:rPr>
          <w:rFonts w:ascii="Arial" w:eastAsia="Arial" w:hAnsi="Arial" w:cs="Arial"/>
          <w:b/>
          <w:bCs/>
        </w:rPr>
        <w:t>210802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MS SQL Server 2016</w:t>
      </w:r>
      <w:r>
        <w:rPr>
          <w:rFonts w:ascii="Arial" w:eastAsia="Arial" w:hAnsi="Arial" w:cs="Arial"/>
        </w:rPr>
        <w:t xml:space="preserve">, on-premise. </w:t>
      </w:r>
      <w:r w:rsidRPr="003C42DA">
        <w:rPr>
          <w:rFonts w:ascii="Arial" w:eastAsia="Arial" w:hAnsi="Arial" w:cs="Arial"/>
          <w:b/>
          <w:bCs/>
          <w:lang w:val="ru-RU"/>
        </w:rPr>
        <w:t>Тестового контура с линиями нет</w:t>
      </w:r>
      <w:r w:rsidRPr="003C42DA">
        <w:rPr>
          <w:rFonts w:ascii="Arial" w:eastAsia="Arial" w:hAnsi="Arial" w:cs="Arial"/>
          <w:lang w:val="ru-RU"/>
        </w:rPr>
        <w:t xml:space="preserve"> (материалы заказчика).</w:t>
      </w:r>
    </w:p>
    <w:p w14:paraId="43E89D7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Контекст КЦ:</w:t>
      </w:r>
      <w:r w:rsidRPr="003C42DA">
        <w:rPr>
          <w:rFonts w:ascii="Arial" w:eastAsia="Arial" w:hAnsi="Arial" w:cs="Arial"/>
          <w:lang w:val="ru-RU"/>
        </w:rPr>
        <w:t xml:space="preserve"> на телефонии клиента встречает </w:t>
      </w:r>
      <w:r w:rsidRPr="003C42DA">
        <w:rPr>
          <w:rFonts w:ascii="Arial" w:eastAsia="Arial" w:hAnsi="Arial" w:cs="Arial"/>
          <w:b/>
          <w:bCs/>
          <w:lang w:val="ru-RU"/>
        </w:rPr>
        <w:t>голосовой робот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IVR</w:t>
      </w:r>
      <w:r w:rsidRPr="003C42DA">
        <w:rPr>
          <w:rFonts w:ascii="Arial" w:eastAsia="Arial" w:hAnsi="Arial" w:cs="Arial"/>
          <w:lang w:val="ru-RU"/>
        </w:rPr>
        <w:t xml:space="preserve">); скилл-группы и маршрутизация по транскрипту робота; </w:t>
      </w:r>
      <w:r w:rsidRPr="003C42DA">
        <w:rPr>
          <w:rFonts w:ascii="Arial" w:eastAsia="Arial" w:hAnsi="Arial" w:cs="Arial"/>
          <w:b/>
          <w:bCs/>
          <w:lang w:val="ru-RU"/>
        </w:rPr>
        <w:t xml:space="preserve">скриптов оператору в </w:t>
      </w:r>
      <w:r>
        <w:rPr>
          <w:rFonts w:ascii="Arial" w:eastAsia="Arial" w:hAnsi="Arial" w:cs="Arial"/>
          <w:b/>
          <w:bCs/>
        </w:rPr>
        <w:t>Oktell</w:t>
      </w:r>
      <w:r w:rsidRPr="003C42DA">
        <w:rPr>
          <w:rFonts w:ascii="Arial" w:eastAsia="Arial" w:hAnsi="Arial" w:cs="Arial"/>
          <w:b/>
          <w:bCs/>
          <w:lang w:val="ru-RU"/>
        </w:rPr>
        <w:t xml:space="preserve"> нет</w:t>
      </w:r>
      <w:r w:rsidRPr="003C42DA">
        <w:rPr>
          <w:rFonts w:ascii="Arial" w:eastAsia="Arial" w:hAnsi="Arial" w:cs="Arial"/>
          <w:lang w:val="ru-RU"/>
        </w:rPr>
        <w:t xml:space="preserve"> — суфлер реализуется в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4406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407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408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409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410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411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412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413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414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415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416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417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418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419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420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421" w:author="Никита Гринь" w:date="2026-07-31T11:14:00Z" w16du:dateUtc="2026-07-31T08:14:00Z">
            <w:rPr/>
          </w:rPrChange>
        </w:rPr>
        <w:instrText>.</w:instrText>
      </w:r>
      <w:r>
        <w:instrText>si</w:instrText>
      </w:r>
      <w:r w:rsidRPr="003D1E67">
        <w:rPr>
          <w:lang w:val="ru-RU"/>
          <w:rPrChange w:id="4422" w:author="Никита Гринь" w:date="2026-07-31T11:14:00Z" w16du:dateUtc="2026-07-31T08:14:00Z">
            <w:rPr/>
          </w:rPrChange>
        </w:rPr>
        <w:instrText>0</w:instrText>
      </w:r>
      <w:r>
        <w:instrText>mznyz</w:instrText>
      </w:r>
      <w:r w:rsidRPr="003D1E67">
        <w:rPr>
          <w:lang w:val="ru-RU"/>
          <w:rPrChange w:id="4423" w:author="Никита Гринь" w:date="2026-07-31T11:14:00Z" w16du:dateUtc="2026-07-31T08:14:00Z">
            <w:rPr/>
          </w:rPrChange>
        </w:rPr>
        <w:instrText>67</w:instrText>
      </w:r>
      <w:r>
        <w:instrText>lt</w:instrText>
      </w:r>
      <w:r w:rsidRPr="003D1E67">
        <w:rPr>
          <w:lang w:val="ru-RU"/>
          <w:rPrChange w:id="4424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). Подсказки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>-индекса СУЗ (</w:t>
      </w:r>
      <w:r>
        <w:fldChar w:fldCharType="begin"/>
      </w:r>
      <w:r>
        <w:instrText>HYPERLINK</w:instrText>
      </w:r>
      <w:r w:rsidRPr="003D1E67">
        <w:rPr>
          <w:lang w:val="ru-RU"/>
          <w:rPrChange w:id="4425" w:author="Никита Гринь" w:date="2026-07-31T11:14:00Z" w16du:dateUtc="2026-07-31T08:14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426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427" w:author="Никита Гринь" w:date="2026-07-31T11:14:00Z" w16du:dateUtc="2026-07-31T08:14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428" w:author="Никита Гринь" w:date="2026-07-31T11:14:00Z" w16du:dateUtc="2026-07-31T08:14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4429" w:author="Никита Гринь" w:date="2026-07-31T11:14:00Z" w16du:dateUtc="2026-07-31T08:14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4430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).</w:t>
      </w:r>
    </w:p>
    <w:p w14:paraId="4DED8EB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31" w:name="bookmark=kix.sj7f7olnxwez" w:colFirst="0" w:colLast="0"/>
      <w:bookmarkEnd w:id="4431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.2.1. </w:t>
      </w: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(ответы заказчика / вендора)</w:t>
      </w:r>
    </w:p>
    <w:tbl>
      <w:tblPr>
        <w:tblStyle w:val="21"/>
        <w:tblW w:w="11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5655"/>
        <w:gridCol w:w="3600"/>
      </w:tblGrid>
      <w:tr w:rsidR="009D43E8" w14:paraId="54E66FB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14:paraId="2D88A3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Тема</w:t>
            </w:r>
          </w:p>
        </w:tc>
        <w:tc>
          <w:tcPr>
            <w:tcW w:w="5655" w:type="dxa"/>
          </w:tcPr>
          <w:p w14:paraId="6DF909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</w:t>
            </w:r>
          </w:p>
        </w:tc>
        <w:tc>
          <w:tcPr>
            <w:tcW w:w="3600" w:type="dxa"/>
          </w:tcPr>
          <w:p w14:paraId="05E8F4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</w:tr>
      <w:tr w:rsidR="009D43E8" w14:paraId="27CD3759" w14:textId="77777777" w:rsidTr="009D43E8">
        <w:tc>
          <w:tcPr>
            <w:tcW w:w="2715" w:type="dxa"/>
          </w:tcPr>
          <w:p w14:paraId="27585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IVR / робот</w:t>
            </w:r>
          </w:p>
        </w:tc>
        <w:tc>
          <w:tcPr>
            <w:tcW w:w="5655" w:type="dxa"/>
          </w:tcPr>
          <w:p w14:paraId="02344CB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-редактор </w:t>
            </w:r>
            <w:r>
              <w:rPr>
                <w:rFonts w:ascii="Arial" w:eastAsia="Arial" w:hAnsi="Arial" w:cs="Arial"/>
              </w:rPr>
              <w:t>IVR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-деревьев; маршрутизация по транскрипту/тематике; сценарий по звонку —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можно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определить программно</w:t>
            </w:r>
          </w:p>
        </w:tc>
        <w:tc>
          <w:tcPr>
            <w:tcW w:w="3600" w:type="dxa"/>
          </w:tcPr>
          <w:p w14:paraId="2B70F7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5311A47" w14:textId="77777777" w:rsidTr="009D43E8">
        <w:tc>
          <w:tcPr>
            <w:tcW w:w="2715" w:type="dxa"/>
          </w:tcPr>
          <w:p w14:paraId="06D116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Экспорт/импорт сценариев</w:t>
            </w:r>
          </w:p>
        </w:tc>
        <w:tc>
          <w:tcPr>
            <w:tcW w:w="5655" w:type="dxa"/>
          </w:tcPr>
          <w:p w14:paraId="1E476D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353249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826CFB3" w14:textId="77777777" w:rsidTr="009D43E8">
        <w:tc>
          <w:tcPr>
            <w:tcW w:w="2715" w:type="dxa"/>
          </w:tcPr>
          <w:p w14:paraId="27CA03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Скилл-группы</w:t>
            </w:r>
          </w:p>
        </w:tc>
        <w:tc>
          <w:tcPr>
            <w:tcW w:w="5655" w:type="dxa"/>
          </w:tcPr>
          <w:p w14:paraId="0BF789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Есть</w:t>
            </w:r>
            <w:sdt>
              <w:sdtPr>
                <w:tag w:val="goog_rdk_320"/>
                <w:id w:val="178386942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(пример: «купить карту» → продажи)</w:t>
                </w:r>
              </w:sdtContent>
            </w:sdt>
          </w:p>
        </w:tc>
        <w:tc>
          <w:tcPr>
            <w:tcW w:w="3600" w:type="dxa"/>
          </w:tcPr>
          <w:p w14:paraId="325453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FBD813E" w14:textId="77777777" w:rsidTr="009D43E8">
        <w:tc>
          <w:tcPr>
            <w:tcW w:w="2715" w:type="dxa"/>
          </w:tcPr>
          <w:p w14:paraId="33FAE8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Скрипты оператору в Oktell</w:t>
            </w:r>
          </w:p>
        </w:tc>
        <w:tc>
          <w:tcPr>
            <w:tcW w:w="5655" w:type="dxa"/>
          </w:tcPr>
          <w:p w14:paraId="3BA74B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 используются</w:t>
            </w:r>
          </w:p>
        </w:tc>
        <w:tc>
          <w:tcPr>
            <w:tcW w:w="3600" w:type="dxa"/>
          </w:tcPr>
          <w:p w14:paraId="1BF8B8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46565A28" w14:textId="77777777" w:rsidTr="009D43E8">
        <w:tc>
          <w:tcPr>
            <w:tcW w:w="2715" w:type="dxa"/>
          </w:tcPr>
          <w:p w14:paraId="1413EF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История звонка</w:t>
            </w:r>
          </w:p>
        </w:tc>
        <w:tc>
          <w:tcPr>
            <w:tcW w:w="5655" w:type="dxa"/>
          </w:tcPr>
          <w:p w14:paraId="5BD8FD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Таблицы 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sz w:val="22"/>
                <w:szCs w:val="22"/>
              </w:rPr>
              <w:t>idchain</w:t>
            </w:r>
            <w:r w:rsidRPr="003C42DA">
              <w:rPr>
                <w:rFonts w:ascii="Arial" w:eastAsia="Arial" w:hAnsi="Arial" w:cs="Arial"/>
                <w:lang w:val="ru-RU"/>
              </w:rPr>
              <w:t>, начало/конец, номер клиента</w:t>
            </w:r>
          </w:p>
        </w:tc>
        <w:tc>
          <w:tcPr>
            <w:tcW w:w="3600" w:type="dxa"/>
          </w:tcPr>
          <w:p w14:paraId="2E77D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76ED3955" w14:textId="77777777" w:rsidTr="009D43E8">
        <w:tc>
          <w:tcPr>
            <w:tcW w:w="2715" w:type="dxa"/>
          </w:tcPr>
          <w:p w14:paraId="79CD9C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ASR</w:t>
            </w:r>
          </w:p>
        </w:tc>
        <w:tc>
          <w:tcPr>
            <w:tcW w:w="5655" w:type="dxa"/>
          </w:tcPr>
          <w:p w14:paraId="6005505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встроен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в роботе — </w:t>
            </w:r>
            <w:r>
              <w:rPr>
                <w:rFonts w:ascii="Arial" w:eastAsia="Arial" w:hAnsi="Arial" w:cs="Arial"/>
              </w:rPr>
              <w:t>online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оператор–клиент — </w:t>
            </w:r>
            <w:r>
              <w:rPr>
                <w:rFonts w:ascii="Arial" w:eastAsia="Arial" w:hAnsi="Arial" w:cs="Arial"/>
              </w:rPr>
              <w:t>offline</w:t>
            </w:r>
            <w:r w:rsidRPr="003C42DA">
              <w:rPr>
                <w:rFonts w:ascii="Arial" w:eastAsia="Arial" w:hAnsi="Arial" w:cs="Arial"/>
                <w:lang w:val="ru-RU"/>
              </w:rPr>
              <w:t>-аналитика</w:t>
            </w:r>
          </w:p>
        </w:tc>
        <w:tc>
          <w:tcPr>
            <w:tcW w:w="3600" w:type="dxa"/>
          </w:tcPr>
          <w:p w14:paraId="46E915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3B566D2C" w14:textId="77777777" w:rsidTr="009D43E8">
        <w:tc>
          <w:tcPr>
            <w:tcW w:w="2715" w:type="dxa"/>
          </w:tcPr>
          <w:p w14:paraId="05BD74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MRCP v2, REST</w:t>
            </w:r>
          </w:p>
        </w:tc>
        <w:tc>
          <w:tcPr>
            <w:tcW w:w="5655" w:type="dxa"/>
          </w:tcPr>
          <w:p w14:paraId="50191E0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Заявлена поддержка; документация — по запросу</w:t>
            </w:r>
          </w:p>
        </w:tc>
        <w:tc>
          <w:tcPr>
            <w:tcW w:w="3600" w:type="dxa"/>
          </w:tcPr>
          <w:p w14:paraId="6EA141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 (vendor)</w:t>
            </w:r>
          </w:p>
        </w:tc>
      </w:tr>
      <w:tr w:rsidR="009D43E8" w14:paraId="4E2D643A" w14:textId="77777777" w:rsidTr="009D43E8">
        <w:tc>
          <w:tcPr>
            <w:tcW w:w="2715" w:type="dxa"/>
          </w:tcPr>
          <w:p w14:paraId="7DA71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Событийная модель / WebSocket</w:t>
            </w:r>
          </w:p>
        </w:tc>
        <w:tc>
          <w:tcPr>
            <w:tcW w:w="5655" w:type="dxa"/>
          </w:tcPr>
          <w:p w14:paraId="0DD281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Заказчик: </w:t>
            </w:r>
            <w:r>
              <w:rPr>
                <w:rFonts w:ascii="Arial" w:eastAsia="Arial" w:hAnsi="Arial" w:cs="Arial"/>
                <w:b/>
                <w:bCs/>
              </w:rPr>
              <w:t>«не поддерживает»</w:t>
            </w:r>
          </w:p>
        </w:tc>
        <w:tc>
          <w:tcPr>
            <w:tcW w:w="3600" w:type="dxa"/>
          </w:tcPr>
          <w:p w14:paraId="5FB56D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E5CDD61" w14:textId="77777777" w:rsidTr="009D43E8">
        <w:tc>
          <w:tcPr>
            <w:tcW w:w="2715" w:type="dxa"/>
          </w:tcPr>
          <w:p w14:paraId="3E6AEA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управления вызовом</w:t>
            </w:r>
          </w:p>
        </w:tc>
        <w:tc>
          <w:tcPr>
            <w:tcW w:w="5655" w:type="dxa"/>
          </w:tcPr>
          <w:p w14:paraId="26B10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18249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7050415" w14:textId="77777777" w:rsidTr="009D43E8">
        <w:tc>
          <w:tcPr>
            <w:tcW w:w="2715" w:type="dxa"/>
          </w:tcPr>
          <w:p w14:paraId="3BA59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Схема БД Oktell</w:t>
            </w:r>
          </w:p>
        </w:tc>
        <w:tc>
          <w:tcPr>
            <w:tcW w:w="5655" w:type="dxa"/>
          </w:tcPr>
          <w:p w14:paraId="5AE76E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Документации </w:t>
            </w: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B758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0CF48ABC" w14:textId="77777777" w:rsidTr="009D43E8">
        <w:tc>
          <w:tcPr>
            <w:tcW w:w="2715" w:type="dxa"/>
          </w:tcPr>
          <w:p w14:paraId="467A7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Мониторинг</w:t>
            </w:r>
          </w:p>
        </w:tc>
        <w:tc>
          <w:tcPr>
            <w:tcW w:w="5655" w:type="dxa"/>
          </w:tcPr>
          <w:p w14:paraId="63700B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Zabbix</w:t>
            </w:r>
            <w:r>
              <w:rPr>
                <w:rFonts w:ascii="Arial" w:eastAsia="Arial" w:hAnsi="Arial" w:cs="Arial"/>
              </w:rPr>
              <w:t xml:space="preserve"> (серверы, БД)</w:t>
            </w:r>
          </w:p>
        </w:tc>
        <w:tc>
          <w:tcPr>
            <w:tcW w:w="3600" w:type="dxa"/>
          </w:tcPr>
          <w:p w14:paraId="5C74EE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</w:tbl>
    <w:p w14:paraId="1C7B10C3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383EC0BD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2" w:name="bookmark=kix.iptjcnyjznle" w:colFirst="0" w:colLast="0"/>
      <w:bookmarkEnd w:id="4432"/>
      <w:r>
        <w:rPr>
          <w:rFonts w:ascii="Arial" w:eastAsia="Arial" w:hAnsi="Arial" w:cs="Arial"/>
        </w:rPr>
        <w:t>VI.2.3. Модель интеграции T</w:t>
      </w:r>
    </w:p>
    <w:tbl>
      <w:tblPr>
        <w:tblStyle w:val="200"/>
        <w:tblW w:w="109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0"/>
        <w:gridCol w:w="8145"/>
      </w:tblGrid>
      <w:tr w:rsidR="009D43E8" w14:paraId="37DFA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0" w:type="dxa"/>
          </w:tcPr>
          <w:p w14:paraId="5A74D9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Аспект</w:t>
            </w:r>
          </w:p>
        </w:tc>
        <w:tc>
          <w:tcPr>
            <w:tcW w:w="8145" w:type="dxa"/>
          </w:tcPr>
          <w:p w14:paraId="4FC79D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14:paraId="62D28544" w14:textId="77777777" w:rsidTr="009D43E8">
        <w:tc>
          <w:tcPr>
            <w:tcW w:w="2820" w:type="dxa"/>
          </w:tcPr>
          <w:p w14:paraId="1B0246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События</w:t>
            </w:r>
          </w:p>
        </w:tc>
        <w:tc>
          <w:tcPr>
            <w:tcW w:w="8145" w:type="dxa"/>
          </w:tcPr>
          <w:p w14:paraId="415B33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Серверный WebSocket: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1"/>
                <w:id w:val="-7431057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22"/>
                <w:id w:val="14022578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 stopped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  <w:tr w:rsidR="009D43E8" w:rsidRPr="0050000B" w14:paraId="05738048" w14:textId="77777777" w:rsidTr="009D43E8">
        <w:tc>
          <w:tcPr>
            <w:tcW w:w="2820" w:type="dxa"/>
          </w:tcPr>
          <w:p w14:paraId="414F79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Клиент Oktell.js</w:t>
            </w:r>
          </w:p>
        </w:tc>
        <w:tc>
          <w:tcPr>
            <w:tcW w:w="8145" w:type="dxa"/>
          </w:tcPr>
          <w:p w14:paraId="20F5817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используется для учета звонков и транскрипта — только серверная интеграция</w:t>
            </w:r>
          </w:p>
        </w:tc>
      </w:tr>
      <w:tr w:rsidR="009D43E8" w14:paraId="3E505344" w14:textId="77777777" w:rsidTr="009D43E8">
        <w:tc>
          <w:tcPr>
            <w:tcW w:w="2820" w:type="dxa"/>
          </w:tcPr>
          <w:p w14:paraId="3B0CE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Аудио</w:t>
            </w:r>
          </w:p>
        </w:tc>
        <w:tc>
          <w:tcPr>
            <w:tcW w:w="8145" w:type="dxa"/>
          </w:tcPr>
          <w:p w14:paraId="7A237BC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3"/>
                <w:id w:val="146551717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Dual-leg записи Oktell → on-prem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</w:rPr>
              <w:t>ASR суфлера</w:t>
            </w:r>
            <w:r w:rsidR="00317F00">
              <w:rPr>
                <w:rFonts w:ascii="Arial" w:eastAsia="Arial" w:hAnsi="Arial" w:cs="Arial"/>
              </w:rPr>
              <w:t xml:space="preserve"> (не Oktell STT / SpeechKit)</w:t>
            </w:r>
          </w:p>
        </w:tc>
      </w:tr>
      <w:tr w:rsidR="009D43E8" w14:paraId="0C3781C2" w14:textId="77777777" w:rsidTr="009D43E8">
        <w:tc>
          <w:tcPr>
            <w:tcW w:w="2820" w:type="dxa"/>
          </w:tcPr>
          <w:p w14:paraId="2A972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Спикер</w:t>
            </w:r>
          </w:p>
        </w:tc>
        <w:tc>
          <w:tcPr>
            <w:tcW w:w="8145" w:type="dxa"/>
          </w:tcPr>
          <w:p w14:paraId="03B68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>
              <w:rPr>
                <w:rFonts w:ascii="Arial" w:eastAsia="Arial" w:hAnsi="Arial" w:cs="Arial"/>
              </w:rPr>
              <w:t xml:space="preserve"> = leg линии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r>
              <w:rPr>
                <w:rFonts w:ascii="Arial" w:eastAsia="Arial" w:hAnsi="Arial" w:cs="Arial"/>
              </w:rPr>
              <w:t xml:space="preserve">; </w:t>
            </w:r>
            <w:r>
              <w:rPr>
                <w:rFonts w:ascii="Arial" w:eastAsia="Arial" w:hAnsi="Arial" w:cs="Arial"/>
                <w:sz w:val="22"/>
                <w:szCs w:val="22"/>
              </w:rPr>
              <w:t>client</w:t>
            </w:r>
            <w:r>
              <w:rPr>
                <w:rFonts w:ascii="Arial" w:eastAsia="Arial" w:hAnsi="Arial" w:cs="Arial"/>
              </w:rPr>
              <w:t xml:space="preserve"> = leg абонента — </w:t>
            </w:r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voiceprint</w:t>
            </w:r>
          </w:p>
        </w:tc>
      </w:tr>
      <w:tr w:rsidR="009D43E8" w14:paraId="11AB442A" w14:textId="77777777" w:rsidTr="009D43E8">
        <w:tc>
          <w:tcPr>
            <w:tcW w:w="2820" w:type="dxa"/>
          </w:tcPr>
          <w:p w14:paraId="4879AE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RAG</w:t>
            </w:r>
          </w:p>
        </w:tc>
        <w:tc>
          <w:tcPr>
            <w:tcW w:w="8145" w:type="dxa"/>
          </w:tcPr>
          <w:p w14:paraId="7F19890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4"/>
                <w:id w:val="-1579252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SuflerTelephony → production-индекс СУЗ; MRCP — резерв/legacy, не основной контур интеграции</w:t>
                </w:r>
              </w:sdtContent>
            </w:sdt>
          </w:p>
        </w:tc>
      </w:tr>
      <w:tr w:rsidR="009D43E8" w14:paraId="7F8CC5E2" w14:textId="77777777" w:rsidTr="009D43E8">
        <w:tc>
          <w:tcPr>
            <w:tcW w:w="2820" w:type="dxa"/>
          </w:tcPr>
          <w:p w14:paraId="7262B8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Fallback</w:t>
            </w:r>
          </w:p>
        </w:tc>
        <w:tc>
          <w:tcPr>
            <w:tcW w:w="8145" w:type="dxa"/>
          </w:tcPr>
          <w:p w14:paraId="50559D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HTTP:4055 — </w:t>
            </w:r>
            <w:r>
              <w:rPr>
                <w:rFonts w:ascii="Arial" w:eastAsia="Arial" w:hAnsi="Arial" w:cs="Arial"/>
                <w:sz w:val="22"/>
                <w:szCs w:val="22"/>
              </w:rPr>
              <w:t>getpbxcalljournal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downloadrecordbylink</w:t>
            </w:r>
            <w:r>
              <w:rPr>
                <w:rFonts w:ascii="Arial" w:eastAsia="Arial" w:hAnsi="Arial" w:cs="Arial"/>
              </w:rPr>
              <w:t xml:space="preserve"> (INT-T09, T10)</w:t>
            </w:r>
          </w:p>
        </w:tc>
      </w:tr>
    </w:tbl>
    <w:p w14:paraId="5690693C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D21FFA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21135FBC" wp14:editId="7F4C6A7D">
            <wp:extent cx="8229600" cy="247650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8C5B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33" w:name="bookmark=kix.lch4x8cqlope" w:colFirst="0" w:colLast="0"/>
      <w:bookmarkEnd w:id="4433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.2.4. Реестр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и сценариев</w:t>
      </w:r>
    </w:p>
    <w:tbl>
      <w:tblPr>
        <w:tblStyle w:val="19"/>
        <w:tblW w:w="12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0"/>
        <w:gridCol w:w="10500"/>
      </w:tblGrid>
      <w:tr w:rsidR="009D43E8" w14:paraId="09479F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0" w:type="dxa"/>
          </w:tcPr>
          <w:p w14:paraId="14A5C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500" w:type="dxa"/>
          </w:tcPr>
          <w:p w14:paraId="3781CA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</w:tr>
      <w:tr w:rsidR="009D43E8" w14:paraId="526FBE83" w14:textId="77777777" w:rsidTr="009D43E8">
        <w:tc>
          <w:tcPr>
            <w:tcW w:w="2280" w:type="dxa"/>
          </w:tcPr>
          <w:p w14:paraId="1BB7A0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INT-T01</w:t>
            </w:r>
          </w:p>
        </w:tc>
        <w:tc>
          <w:tcPr>
            <w:tcW w:w="10500" w:type="dxa"/>
          </w:tcPr>
          <w:p w14:paraId="6E97D9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Звонок на линию (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5772A51" w14:textId="77777777" w:rsidTr="009D43E8">
        <w:tc>
          <w:tcPr>
            <w:tcW w:w="2280" w:type="dxa"/>
          </w:tcPr>
          <w:p w14:paraId="23EC974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</w:t>
            </w:r>
          </w:p>
        </w:tc>
        <w:tc>
          <w:tcPr>
            <w:tcW w:w="10500" w:type="dxa"/>
          </w:tcPr>
          <w:p w14:paraId="467584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Начало разговора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9C4E085" w14:textId="77777777" w:rsidTr="009D43E8">
        <w:tc>
          <w:tcPr>
            <w:tcW w:w="2280" w:type="dxa"/>
          </w:tcPr>
          <w:p w14:paraId="679F2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  <w:tc>
          <w:tcPr>
            <w:tcW w:w="10500" w:type="dxa"/>
          </w:tcPr>
          <w:p w14:paraId="60B2E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Конец коммутации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E311792" w14:textId="77777777" w:rsidTr="009D43E8">
        <w:tc>
          <w:tcPr>
            <w:tcW w:w="2280" w:type="dxa"/>
          </w:tcPr>
          <w:p w14:paraId="20E639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INT-T04</w:t>
            </w:r>
          </w:p>
        </w:tc>
        <w:tc>
          <w:tcPr>
            <w:tcW w:w="10500" w:type="dxa"/>
          </w:tcPr>
          <w:p w14:paraId="3B28FA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subscribeevent</w:t>
            </w:r>
          </w:p>
        </w:tc>
      </w:tr>
      <w:tr w:rsidR="009D43E8" w14:paraId="356392E4" w14:textId="77777777" w:rsidTr="009D43E8">
        <w:tc>
          <w:tcPr>
            <w:tcW w:w="2280" w:type="dxa"/>
          </w:tcPr>
          <w:p w14:paraId="2C6212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INT-T05</w:t>
            </w:r>
          </w:p>
        </w:tc>
        <w:tc>
          <w:tcPr>
            <w:tcW w:w="10500" w:type="dxa"/>
          </w:tcPr>
          <w:p w14:paraId="496150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Контекст </w:t>
            </w:r>
            <w:r>
              <w:rPr>
                <w:rFonts w:ascii="Arial" w:eastAsia="Arial" w:hAnsi="Arial" w:cs="Arial"/>
                <w:sz w:val="22"/>
                <w:szCs w:val="22"/>
              </w:rPr>
              <w:t>getchaincontent</w:t>
            </w:r>
          </w:p>
        </w:tc>
      </w:tr>
      <w:tr w:rsidR="009D43E8" w14:paraId="2096A3E4" w14:textId="77777777" w:rsidTr="009D43E8">
        <w:tc>
          <w:tcPr>
            <w:tcW w:w="2280" w:type="dxa"/>
          </w:tcPr>
          <w:p w14:paraId="480717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INT-T06</w:t>
            </w:r>
          </w:p>
        </w:tc>
        <w:tc>
          <w:tcPr>
            <w:tcW w:w="10500" w:type="dxa"/>
          </w:tcPr>
          <w:p w14:paraId="530C794F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5"/>
                <w:id w:val="37346422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Leg → ASR → transcript</w:t>
                </w:r>
              </w:sdtContent>
            </w:sdt>
          </w:p>
        </w:tc>
      </w:tr>
      <w:tr w:rsidR="009D43E8" w14:paraId="4AA162D6" w14:textId="77777777" w:rsidTr="009D43E8">
        <w:tc>
          <w:tcPr>
            <w:tcW w:w="2280" w:type="dxa"/>
          </w:tcPr>
          <w:p w14:paraId="4E1A33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</w:t>
            </w:r>
          </w:p>
        </w:tc>
        <w:tc>
          <w:tcPr>
            <w:tcW w:w="10500" w:type="dxa"/>
          </w:tcPr>
          <w:p w14:paraId="5E3C4EA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6"/>
                <w:id w:val="-82435537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Транскрипт → RAG</w:t>
                </w:r>
              </w:sdtContent>
            </w:sdt>
          </w:p>
        </w:tc>
      </w:tr>
      <w:tr w:rsidR="009D43E8" w14:paraId="25F2CF53" w14:textId="77777777" w:rsidTr="009D43E8">
        <w:tc>
          <w:tcPr>
            <w:tcW w:w="2280" w:type="dxa"/>
          </w:tcPr>
          <w:p w14:paraId="2C597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INT-T08</w:t>
            </w:r>
          </w:p>
        </w:tc>
        <w:tc>
          <w:tcPr>
            <w:tcW w:w="10500" w:type="dxa"/>
          </w:tcPr>
          <w:p w14:paraId="7F66CDD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7"/>
                <w:id w:val="-906190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Подсказки → АРМ</w:t>
                </w:r>
              </w:sdtContent>
            </w:sdt>
          </w:p>
        </w:tc>
      </w:tr>
      <w:tr w:rsidR="009D43E8" w14:paraId="61C7F0A3" w14:textId="77777777" w:rsidTr="009D43E8">
        <w:tc>
          <w:tcPr>
            <w:tcW w:w="2280" w:type="dxa"/>
          </w:tcPr>
          <w:p w14:paraId="6F087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  <w:tc>
          <w:tcPr>
            <w:tcW w:w="10500" w:type="dxa"/>
          </w:tcPr>
          <w:p w14:paraId="337670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журнал</w:t>
            </w:r>
          </w:p>
        </w:tc>
      </w:tr>
      <w:tr w:rsidR="009D43E8" w14:paraId="35419A6E" w14:textId="77777777" w:rsidTr="009D43E8">
        <w:tc>
          <w:tcPr>
            <w:tcW w:w="2280" w:type="dxa"/>
          </w:tcPr>
          <w:p w14:paraId="4E679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INT-T10</w:t>
            </w:r>
          </w:p>
        </w:tc>
        <w:tc>
          <w:tcPr>
            <w:tcW w:w="10500" w:type="dxa"/>
          </w:tcPr>
          <w:p w14:paraId="77488C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Post-call </w:t>
            </w:r>
            <w:r>
              <w:rPr>
                <w:rFonts w:ascii="Arial" w:eastAsia="Arial" w:hAnsi="Arial" w:cs="Arial"/>
                <w:sz w:val="22"/>
                <w:szCs w:val="22"/>
              </w:rPr>
              <w:t>recordlink</w:t>
            </w:r>
          </w:p>
        </w:tc>
      </w:tr>
      <w:tr w:rsidR="009D43E8" w14:paraId="310D3C85" w14:textId="77777777" w:rsidTr="009D43E8">
        <w:tc>
          <w:tcPr>
            <w:tcW w:w="2280" w:type="dxa"/>
          </w:tcPr>
          <w:p w14:paraId="30CE48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  <w:tc>
          <w:tcPr>
            <w:tcW w:w="10500" w:type="dxa"/>
          </w:tcPr>
          <w:p w14:paraId="74C7D3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Heartbeat / reconnect</w:t>
            </w:r>
          </w:p>
        </w:tc>
      </w:tr>
    </w:tbl>
    <w:p w14:paraId="63D78D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10 — опционально </w:t>
      </w:r>
      <w:r>
        <w:rPr>
          <w:rFonts w:ascii="Arial" w:eastAsia="Arial" w:hAnsi="Arial" w:cs="Arial"/>
        </w:rPr>
        <w:t>QA</w:t>
      </w:r>
      <w:r w:rsidRPr="003C42DA">
        <w:rPr>
          <w:rFonts w:ascii="Arial" w:eastAsia="Arial" w:hAnsi="Arial" w:cs="Arial"/>
          <w:lang w:val="ru-RU"/>
        </w:rPr>
        <w:t>/архив.</w:t>
      </w:r>
    </w:p>
    <w:tbl>
      <w:tblPr>
        <w:tblStyle w:val="18"/>
        <w:tblW w:w="108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7665"/>
      </w:tblGrid>
      <w:tr w:rsidR="009D43E8" w14:paraId="7C14ED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5F4D60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7665" w:type="dxa"/>
          </w:tcPr>
          <w:p w14:paraId="367686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Deliverable Oktell (заказчик)</w:t>
            </w:r>
          </w:p>
        </w:tc>
      </w:tr>
      <w:tr w:rsidR="009D43E8" w:rsidRPr="0050000B" w14:paraId="3B6D5181" w14:textId="77777777" w:rsidTr="009D43E8">
        <w:tc>
          <w:tcPr>
            <w:tcW w:w="3195" w:type="dxa"/>
          </w:tcPr>
          <w:p w14:paraId="49E146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OKT-1…3</w:t>
            </w:r>
          </w:p>
        </w:tc>
        <w:tc>
          <w:tcPr>
            <w:tcW w:w="7665" w:type="dxa"/>
          </w:tcPr>
          <w:p w14:paraId="6260EC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-интеграция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сервисная УЗ, 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</w:t>
            </w:r>
          </w:p>
        </w:tc>
      </w:tr>
      <w:tr w:rsidR="009D43E8" w:rsidRPr="0050000B" w14:paraId="2DFD2F0A" w14:textId="77777777" w:rsidTr="009D43E8">
        <w:tc>
          <w:tcPr>
            <w:tcW w:w="3195" w:type="dxa"/>
          </w:tcPr>
          <w:p w14:paraId="6BDC97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OKT-4, OKT-6</w:t>
            </w:r>
          </w:p>
        </w:tc>
        <w:tc>
          <w:tcPr>
            <w:tcW w:w="7665" w:type="dxa"/>
          </w:tcPr>
          <w:p w14:paraId="08B8A0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запись КЦ; доступ к 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>-аудио (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обязательное условие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поставки без настроенной </w:t>
            </w: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записи)</w:t>
            </w:r>
          </w:p>
        </w:tc>
      </w:tr>
      <w:tr w:rsidR="009D43E8" w:rsidRPr="0050000B" w14:paraId="151B53EB" w14:textId="77777777" w:rsidTr="009D43E8">
        <w:tc>
          <w:tcPr>
            <w:tcW w:w="3195" w:type="dxa"/>
          </w:tcPr>
          <w:p w14:paraId="65025B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OKT-5, OKT-7</w:t>
            </w:r>
          </w:p>
        </w:tc>
        <w:tc>
          <w:tcPr>
            <w:tcW w:w="7665" w:type="dxa"/>
          </w:tcPr>
          <w:p w14:paraId="2675ED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sdt>
              <w:sdtPr>
                <w:tag w:val="goog_rdk_328"/>
                <w:id w:val="-7135092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↔ </w:t>
                </w:r>
                <w:r>
                  <w:rPr>
                    <w:rFonts w:ascii="Arial Unicode MS" w:eastAsia="Arial Unicode MS" w:hAnsi="Arial Unicode MS" w:cs="Arial Unicode MS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/АРМ; тестовая линия</w:t>
                </w:r>
              </w:sdtContent>
            </w:sdt>
          </w:p>
        </w:tc>
      </w:tr>
      <w:tr w:rsidR="009D43E8" w:rsidRPr="0050000B" w14:paraId="58076373" w14:textId="77777777" w:rsidTr="009D43E8">
        <w:tc>
          <w:tcPr>
            <w:tcW w:w="3195" w:type="dxa"/>
          </w:tcPr>
          <w:p w14:paraId="546F23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OKT-8…10</w:t>
            </w:r>
          </w:p>
        </w:tc>
        <w:tc>
          <w:tcPr>
            <w:tcW w:w="7665" w:type="dxa"/>
          </w:tcPr>
          <w:p w14:paraId="46B2E4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ИБ канала; совместная приемка;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-примеры событий</w:t>
            </w:r>
          </w:p>
        </w:tc>
      </w:tr>
    </w:tbl>
    <w:p w14:paraId="2E7F0CB1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4" w:name="bookmark=kix.cui2vn2kjv0m" w:colFirst="0" w:colLast="0"/>
      <w:bookmarkEnd w:id="4434"/>
      <w:r>
        <w:rPr>
          <w:rFonts w:ascii="Arial" w:eastAsia="Arial" w:hAnsi="Arial" w:cs="Arial"/>
        </w:rPr>
        <w:t>VI.2.5. Матрица ответственности</w:t>
      </w:r>
    </w:p>
    <w:tbl>
      <w:tblPr>
        <w:tblStyle w:val="17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670"/>
        <w:gridCol w:w="2895"/>
        <w:gridCol w:w="3180"/>
      </w:tblGrid>
      <w:tr w:rsidR="009D43E8" w14:paraId="3008EE3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B16BA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670" w:type="dxa"/>
          </w:tcPr>
          <w:p w14:paraId="120E84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2895" w:type="dxa"/>
          </w:tcPr>
          <w:p w14:paraId="520A3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 (настройка)</w:t>
            </w:r>
          </w:p>
        </w:tc>
        <w:tc>
          <w:tcPr>
            <w:tcW w:w="3180" w:type="dxa"/>
          </w:tcPr>
          <w:p w14:paraId="6D8205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255DA205" w14:textId="77777777" w:rsidTr="009D43E8">
        <w:tc>
          <w:tcPr>
            <w:tcW w:w="3000" w:type="dxa"/>
          </w:tcPr>
          <w:p w14:paraId="61A66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SuflerTelephony, ASR, RAG, АРМ</w:t>
            </w:r>
          </w:p>
        </w:tc>
        <w:tc>
          <w:tcPr>
            <w:tcW w:w="2670" w:type="dxa"/>
          </w:tcPr>
          <w:p w14:paraId="475385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6A2853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28176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2E981FC" w14:textId="77777777" w:rsidTr="009D43E8">
        <w:tc>
          <w:tcPr>
            <w:tcW w:w="3000" w:type="dxa"/>
          </w:tcPr>
          <w:p w14:paraId="141D54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WebSocket, запись, сервисная УЗ</w:t>
            </w:r>
          </w:p>
        </w:tc>
        <w:tc>
          <w:tcPr>
            <w:tcW w:w="2670" w:type="dxa"/>
          </w:tcPr>
          <w:p w14:paraId="443C1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50FCE7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(OKT-1…6)</w:t>
            </w:r>
          </w:p>
        </w:tc>
        <w:tc>
          <w:tcPr>
            <w:tcW w:w="3180" w:type="dxa"/>
          </w:tcPr>
          <w:p w14:paraId="114519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сеть</w:t>
            </w:r>
          </w:p>
        </w:tc>
      </w:tr>
      <w:tr w:rsidR="009D43E8" w14:paraId="325B7B76" w14:textId="77777777" w:rsidTr="009D43E8">
        <w:tc>
          <w:tcPr>
            <w:tcW w:w="3000" w:type="dxa"/>
          </w:tcPr>
          <w:p w14:paraId="732C6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 СУЗ для подсказок</w:t>
            </w:r>
          </w:p>
        </w:tc>
        <w:tc>
          <w:tcPr>
            <w:tcW w:w="2670" w:type="dxa"/>
          </w:tcPr>
          <w:p w14:paraId="0A2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(VI.1)</w:t>
            </w:r>
          </w:p>
        </w:tc>
        <w:tc>
          <w:tcPr>
            <w:tcW w:w="2895" w:type="dxa"/>
          </w:tcPr>
          <w:p w14:paraId="0E82D5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4C3BE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КЦ</w:t>
            </w:r>
          </w:p>
        </w:tc>
      </w:tr>
      <w:tr w:rsidR="009D43E8" w14:paraId="1D4822C7" w14:textId="77777777" w:rsidTr="009D43E8">
        <w:tc>
          <w:tcPr>
            <w:tcW w:w="3000" w:type="dxa"/>
          </w:tcPr>
          <w:p w14:paraId="7A9C37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Тестовая линия prod</w:t>
            </w:r>
          </w:p>
        </w:tc>
        <w:tc>
          <w:tcPr>
            <w:tcW w:w="2670" w:type="dxa"/>
          </w:tcPr>
          <w:p w14:paraId="55FDCD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04BB05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15DB68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п.2.3)</w:t>
            </w:r>
          </w:p>
        </w:tc>
      </w:tr>
      <w:tr w:rsidR="009D43E8" w14:paraId="05537F8B" w14:textId="77777777" w:rsidTr="009D43E8">
        <w:tc>
          <w:tcPr>
            <w:tcW w:w="3000" w:type="dxa"/>
          </w:tcPr>
          <w:p w14:paraId="736AEF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670" w:type="dxa"/>
          </w:tcPr>
          <w:p w14:paraId="68701F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306A22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80" w:type="dxa"/>
          </w:tcPr>
          <w:p w14:paraId="72C4DC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F50BA1B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5" w:name="bookmark=kix.8cxmupjni7ph" w:colFirst="0" w:colLast="0"/>
      <w:bookmarkEnd w:id="4435"/>
      <w:r>
        <w:rPr>
          <w:rFonts w:ascii="Arial" w:eastAsia="Arial" w:hAnsi="Arial" w:cs="Arial"/>
        </w:rPr>
        <w:t>VI.2.7. Приемка INT-T (интеграция Oktell)</w:t>
      </w:r>
    </w:p>
    <w:tbl>
      <w:tblPr>
        <w:tblStyle w:val="16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0"/>
        <w:gridCol w:w="4455"/>
        <w:gridCol w:w="5190"/>
      </w:tblGrid>
      <w:tr w:rsidR="009D43E8" w14:paraId="648403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0" w:type="dxa"/>
          </w:tcPr>
          <w:p w14:paraId="07008A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455" w:type="dxa"/>
          </w:tcPr>
          <w:p w14:paraId="3ABB2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5190" w:type="dxa"/>
          </w:tcPr>
          <w:p w14:paraId="39C563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50E6B655" w14:textId="77777777" w:rsidTr="009D43E8">
        <w:tc>
          <w:tcPr>
            <w:tcW w:w="2100" w:type="dxa"/>
          </w:tcPr>
          <w:p w14:paraId="3787E4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INT-T-OKT-01</w:t>
            </w:r>
          </w:p>
        </w:tc>
        <w:tc>
          <w:tcPr>
            <w:tcW w:w="4455" w:type="dxa"/>
          </w:tcPr>
          <w:p w14:paraId="735AA9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9"/>
                <w:id w:val="5458395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сессия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call_session_id</w:t>
            </w:r>
          </w:p>
        </w:tc>
        <w:tc>
          <w:tcPr>
            <w:tcW w:w="5190" w:type="dxa"/>
          </w:tcPr>
          <w:p w14:paraId="782F7D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звонок OKT-7</w:t>
            </w:r>
          </w:p>
        </w:tc>
      </w:tr>
      <w:tr w:rsidR="009D43E8" w14:paraId="49F92204" w14:textId="77777777" w:rsidTr="009D43E8">
        <w:tc>
          <w:tcPr>
            <w:tcW w:w="2100" w:type="dxa"/>
          </w:tcPr>
          <w:p w14:paraId="3DEDC0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INT-T-OKT-02</w:t>
            </w:r>
          </w:p>
        </w:tc>
        <w:tc>
          <w:tcPr>
            <w:tcW w:w="4455" w:type="dxa"/>
          </w:tcPr>
          <w:p w14:paraId="64EFB4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30"/>
                <w:id w:val="207609721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ASR на оба leg,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speaker</w:t>
            </w:r>
            <w:r>
              <w:rPr>
                <w:rFonts w:ascii="Arial" w:eastAsia="Arial" w:hAnsi="Arial" w:cs="Arial"/>
              </w:rPr>
              <w:t xml:space="preserve"> задан</w:t>
            </w:r>
          </w:p>
        </w:tc>
        <w:tc>
          <w:tcPr>
            <w:tcW w:w="5190" w:type="dxa"/>
          </w:tcPr>
          <w:p w14:paraId="5AFA28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INT-T02, T06</w:t>
            </w:r>
          </w:p>
        </w:tc>
      </w:tr>
      <w:tr w:rsidR="009D43E8" w14:paraId="2E89348E" w14:textId="77777777" w:rsidTr="009D43E8">
        <w:tc>
          <w:tcPr>
            <w:tcW w:w="2100" w:type="dxa"/>
          </w:tcPr>
          <w:p w14:paraId="759AC1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INT-T-OKT-03</w:t>
            </w:r>
          </w:p>
        </w:tc>
        <w:tc>
          <w:tcPr>
            <w:tcW w:w="4455" w:type="dxa"/>
          </w:tcPr>
          <w:p w14:paraId="4CEB1D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partial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final</w:t>
            </w:r>
            <w:sdt>
              <w:sdtPr>
                <w:tag w:val="goog_rdk_331"/>
                <w:id w:val="-5125072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в АРМ ≤ </w:t>
                </w:r>
                <w:r>
                  <w:rPr>
                    <w:rFonts w:ascii="Arial Unicode MS" w:eastAsia="Arial Unicode MS" w:hAnsi="Arial Unicode MS" w:cs="Arial Unicode MS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(ориентир 2–5 с после фразы)</w:t>
                </w:r>
              </w:sdtContent>
            </w:sdt>
          </w:p>
        </w:tc>
        <w:tc>
          <w:tcPr>
            <w:tcW w:w="5190" w:type="dxa"/>
          </w:tcPr>
          <w:p w14:paraId="72C945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Нагрузочный тест</w:t>
            </w:r>
          </w:p>
        </w:tc>
      </w:tr>
      <w:tr w:rsidR="009D43E8" w14:paraId="6ED78863" w14:textId="77777777" w:rsidTr="009D43E8">
        <w:tc>
          <w:tcPr>
            <w:tcW w:w="2100" w:type="dxa"/>
          </w:tcPr>
          <w:p w14:paraId="60B1F1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INT-T-OKT-04</w:t>
            </w:r>
          </w:p>
        </w:tc>
        <w:tc>
          <w:tcPr>
            <w:tcW w:w="4455" w:type="dxa"/>
          </w:tcPr>
          <w:p w14:paraId="25849A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Подсказка с </w:t>
            </w: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СУЗ по теме клиента</w:t>
            </w:r>
          </w:p>
        </w:tc>
        <w:tc>
          <w:tcPr>
            <w:tcW w:w="5190" w:type="dxa"/>
          </w:tcPr>
          <w:p w14:paraId="6B386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INT-T07, T08</w:t>
            </w:r>
          </w:p>
        </w:tc>
      </w:tr>
      <w:tr w:rsidR="009D43E8" w14:paraId="3D94A4D9" w14:textId="77777777" w:rsidTr="009D43E8">
        <w:tc>
          <w:tcPr>
            <w:tcW w:w="2100" w:type="dxa"/>
          </w:tcPr>
          <w:p w14:paraId="5D9820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INT-T-OKT-05</w:t>
            </w:r>
          </w:p>
        </w:tc>
        <w:tc>
          <w:tcPr>
            <w:tcW w:w="4455" w:type="dxa"/>
          </w:tcPr>
          <w:p w14:paraId="302EFC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sdt>
              <w:sdtPr>
                <w:tag w:val="goog_rdk_332"/>
                <w:id w:val="-11135951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закрытие сессии</w:t>
                </w:r>
              </w:sdtContent>
            </w:sdt>
          </w:p>
        </w:tc>
        <w:tc>
          <w:tcPr>
            <w:tcW w:w="5190" w:type="dxa"/>
          </w:tcPr>
          <w:p w14:paraId="1588D6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</w:tr>
      <w:tr w:rsidR="009D43E8" w14:paraId="0630823C" w14:textId="77777777" w:rsidTr="009D43E8">
        <w:tc>
          <w:tcPr>
            <w:tcW w:w="2100" w:type="dxa"/>
          </w:tcPr>
          <w:p w14:paraId="0A84E4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INT-T-OKT-06</w:t>
            </w:r>
          </w:p>
        </w:tc>
        <w:tc>
          <w:tcPr>
            <w:tcW w:w="4455" w:type="dxa"/>
          </w:tcPr>
          <w:p w14:paraId="27397AD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Reconnect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потери активного звонка</w:t>
            </w:r>
          </w:p>
        </w:tc>
        <w:tc>
          <w:tcPr>
            <w:tcW w:w="5190" w:type="dxa"/>
          </w:tcPr>
          <w:p w14:paraId="632B10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</w:tr>
      <w:tr w:rsidR="009D43E8" w14:paraId="1F092534" w14:textId="77777777" w:rsidTr="009D43E8">
        <w:tc>
          <w:tcPr>
            <w:tcW w:w="2100" w:type="dxa"/>
          </w:tcPr>
          <w:p w14:paraId="0E00F1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INT-T-OKT-07</w:t>
            </w:r>
          </w:p>
        </w:tc>
        <w:tc>
          <w:tcPr>
            <w:tcW w:w="4455" w:type="dxa"/>
          </w:tcPr>
          <w:p w14:paraId="554303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пропущенного события</w:t>
            </w:r>
          </w:p>
        </w:tc>
        <w:tc>
          <w:tcPr>
            <w:tcW w:w="5190" w:type="dxa"/>
          </w:tcPr>
          <w:p w14:paraId="06DB1D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</w:tr>
    </w:tbl>
    <w:p w14:paraId="3CE50F36" w14:textId="77777777" w:rsidR="009D43E8" w:rsidRDefault="009D43E8">
      <w:pPr>
        <w:rPr>
          <w:rFonts w:ascii="Arial" w:eastAsia="Arial" w:hAnsi="Arial" w:cs="Arial"/>
        </w:rPr>
      </w:pPr>
    </w:p>
    <w:p w14:paraId="3A8563DC" w14:textId="51216474" w:rsidR="009D43E8" w:rsidRDefault="00317F00">
      <w:pPr>
        <w:pStyle w:val="2"/>
        <w:rPr>
          <w:rFonts w:ascii="Arial" w:eastAsia="Arial" w:hAnsi="Arial" w:cs="Arial"/>
        </w:rPr>
      </w:pPr>
      <w:bookmarkStart w:id="4436" w:name="bookmark=kix.o0f57lxosvqd" w:colFirst="0" w:colLast="0"/>
      <w:bookmarkEnd w:id="4436"/>
      <w:r>
        <w:rPr>
          <w:rFonts w:ascii="Arial" w:eastAsia="Arial" w:hAnsi="Arial" w:cs="Arial"/>
        </w:rPr>
        <w:t xml:space="preserve">VI.3. SIEM </w:t>
      </w:r>
      <w:del w:id="4437" w:author="Никита Гринь" w:date="2026-08-05T12:19:00Z" w16du:dateUtc="2026-08-05T09:19:00Z">
        <w:r w:rsidDel="006A0BF8">
          <w:rPr>
            <w:rFonts w:ascii="Arial" w:eastAsia="Arial" w:hAnsi="Arial" w:cs="Arial"/>
          </w:rPr>
          <w:delText>/ аудит (Kaspersky KUMA)</w:delText>
        </w:r>
      </w:del>
    </w:p>
    <w:p w14:paraId="2A54AF36" w14:textId="77777777" w:rsidR="009D43E8" w:rsidRPr="00D65562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 §9.1.9]: передача событий ИБ</w:t>
      </w:r>
      <w:del w:id="4438" w:author="Никита Гринь" w:date="2026-08-05T12:36:00Z" w16du:dateUtc="2026-08-05T09:36:00Z">
        <w:r w:rsidRPr="003C42DA" w:rsidDel="00D65562">
          <w:rPr>
            <w:rFonts w:ascii="Arial" w:eastAsia="Arial" w:hAnsi="Arial" w:cs="Arial"/>
            <w:b/>
            <w:bCs/>
            <w:lang w:val="ru-RU"/>
          </w:rPr>
          <w:delText xml:space="preserve"> в </w:delText>
        </w:r>
        <w:r w:rsidDel="00D65562">
          <w:rPr>
            <w:rFonts w:ascii="Arial" w:eastAsia="Arial" w:hAnsi="Arial" w:cs="Arial"/>
            <w:b/>
            <w:bCs/>
          </w:rPr>
          <w:delText>KUMA</w:delText>
        </w:r>
      </w:del>
    </w:p>
    <w:p w14:paraId="0DD27E9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Схема collector/normalizer, перечень событий AI Hub, INT-T-AUD.</w:t>
      </w:r>
    </w:p>
    <w:p w14:paraId="5F50184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центр кибербезопасности получает события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в корпоративной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.</w:t>
      </w:r>
    </w:p>
    <w:p w14:paraId="1EBFAA45" w14:textId="653DECAB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As</w:t>
      </w:r>
      <w:r w:rsidRPr="006A0BF8">
        <w:rPr>
          <w:rFonts w:ascii="Arial" w:eastAsia="Arial" w:hAnsi="Arial" w:cs="Arial"/>
          <w:b/>
          <w:bCs/>
          <w:lang w:val="ru-RU"/>
          <w:rPrChange w:id="4439" w:author="Никита Гринь" w:date="2026-08-05T12:19:00Z" w16du:dateUtc="2026-08-05T09:19:00Z">
            <w:rPr>
              <w:rFonts w:ascii="Arial" w:eastAsia="Arial" w:hAnsi="Arial" w:cs="Arial"/>
              <w:b/>
              <w:bCs/>
            </w:rPr>
          </w:rPrChange>
        </w:rPr>
        <w:t>-</w:t>
      </w:r>
      <w:r>
        <w:rPr>
          <w:rFonts w:ascii="Arial" w:eastAsia="Arial" w:hAnsi="Arial" w:cs="Arial"/>
          <w:b/>
          <w:bCs/>
        </w:rPr>
        <w:t>Is</w:t>
      </w:r>
      <w:r w:rsidRPr="006A0BF8">
        <w:rPr>
          <w:rFonts w:ascii="Arial" w:eastAsia="Arial" w:hAnsi="Arial" w:cs="Arial"/>
          <w:b/>
          <w:bCs/>
          <w:lang w:val="ru-RU"/>
          <w:rPrChange w:id="4440" w:author="Никита Гринь" w:date="2026-08-05T12:19:00Z" w16du:dateUtc="2026-08-05T09:19:00Z">
            <w:rPr>
              <w:rFonts w:ascii="Arial" w:eastAsia="Arial" w:hAnsi="Arial" w:cs="Arial"/>
              <w:b/>
              <w:bCs/>
            </w:rPr>
          </w:rPrChange>
        </w:rPr>
        <w:t xml:space="preserve"> (заказчик):</w:t>
      </w:r>
      <w:r w:rsidRPr="006A0BF8">
        <w:rPr>
          <w:rFonts w:ascii="Arial" w:eastAsia="Arial" w:hAnsi="Arial" w:cs="Arial"/>
          <w:lang w:val="ru-RU"/>
          <w:rPrChange w:id="4441" w:author="Никита Гринь" w:date="2026-08-05T12:19:00Z" w16du:dateUtc="2026-08-05T09:19:00Z">
            <w:rPr>
              <w:rFonts w:ascii="Arial" w:eastAsia="Arial" w:hAnsi="Arial" w:cs="Arial"/>
            </w:rPr>
          </w:rPrChange>
        </w:rPr>
        <w:t xml:space="preserve"> </w:t>
      </w:r>
      <w:r>
        <w:rPr>
          <w:rFonts w:ascii="Arial" w:eastAsia="Arial" w:hAnsi="Arial" w:cs="Arial"/>
        </w:rPr>
        <w:t>SIEM</w:t>
      </w:r>
      <w:ins w:id="4442" w:author="Никита Гринь" w:date="2026-08-05T12:19:00Z" w16du:dateUtc="2026-08-05T09:19:00Z">
        <w:r w:rsidR="006A0BF8">
          <w:rPr>
            <w:rFonts w:ascii="Arial" w:eastAsia="Arial" w:hAnsi="Arial" w:cs="Arial"/>
            <w:b/>
            <w:bCs/>
            <w:lang w:val="ru-RU"/>
          </w:rPr>
          <w:t xml:space="preserve">. </w:t>
        </w:r>
      </w:ins>
      <w:del w:id="4443" w:author="Никита Гринь" w:date="2026-08-05T12:19:00Z" w16du:dateUtc="2026-08-05T09:19:00Z">
        <w:r w:rsidRPr="006A0BF8" w:rsidDel="006A0BF8">
          <w:rPr>
            <w:rFonts w:ascii="Arial" w:eastAsia="Arial" w:hAnsi="Arial" w:cs="Arial"/>
            <w:lang w:val="ru-RU"/>
            <w:rPrChange w:id="4444" w:author="Никита Гринь" w:date="2026-08-05T12:19:00Z" w16du:dateUtc="2026-08-05T09:19:00Z">
              <w:rPr>
                <w:rFonts w:ascii="Arial" w:eastAsia="Arial" w:hAnsi="Arial" w:cs="Arial"/>
              </w:rPr>
            </w:rPrChange>
          </w:rPr>
          <w:delText xml:space="preserve"> — </w:delText>
        </w:r>
        <w:r w:rsidDel="006A0BF8">
          <w:rPr>
            <w:rFonts w:ascii="Arial" w:eastAsia="Arial" w:hAnsi="Arial" w:cs="Arial"/>
            <w:b/>
            <w:bCs/>
          </w:rPr>
          <w:delText>Kaspersky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5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Unified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6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Monitoring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7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and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8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Analysis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9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Platform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50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(</w:delText>
        </w:r>
        <w:r w:rsidDel="006A0BF8">
          <w:rPr>
            <w:rFonts w:ascii="Arial" w:eastAsia="Arial" w:hAnsi="Arial" w:cs="Arial"/>
            <w:b/>
            <w:bCs/>
          </w:rPr>
          <w:delText>KUMA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51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>)</w:delText>
        </w:r>
        <w:r w:rsidRPr="006A0BF8" w:rsidDel="006A0BF8">
          <w:rPr>
            <w:rFonts w:ascii="Arial" w:eastAsia="Arial" w:hAnsi="Arial" w:cs="Arial"/>
            <w:lang w:val="ru-RU"/>
            <w:rPrChange w:id="4452" w:author="Никита Гринь" w:date="2026-08-05T12:19:00Z" w16du:dateUtc="2026-08-05T09:19:00Z">
              <w:rPr>
                <w:rFonts w:ascii="Arial" w:eastAsia="Arial" w:hAnsi="Arial" w:cs="Arial"/>
              </w:rPr>
            </w:rPrChange>
          </w:rPr>
          <w:delText xml:space="preserve">. </w:delText>
        </w:r>
      </w:del>
      <w:r w:rsidRPr="003C42DA">
        <w:rPr>
          <w:rFonts w:ascii="Arial" w:eastAsia="Arial" w:hAnsi="Arial" w:cs="Arial"/>
          <w:lang w:val="ru-RU"/>
        </w:rPr>
        <w:t xml:space="preserve">Продукт </w:t>
      </w:r>
      <w:r w:rsidRPr="003C42DA">
        <w:rPr>
          <w:rFonts w:ascii="Arial" w:eastAsia="Arial" w:hAnsi="Arial" w:cs="Arial"/>
          <w:b/>
          <w:bCs/>
          <w:lang w:val="ru-RU"/>
        </w:rPr>
        <w:t>проприетарный</w:t>
      </w:r>
      <w:r w:rsidRPr="003C42DA">
        <w:rPr>
          <w:rFonts w:ascii="Arial" w:eastAsia="Arial" w:hAnsi="Arial" w:cs="Arial"/>
          <w:lang w:val="ru-RU"/>
        </w:rPr>
        <w:t xml:space="preserve">; техническое проектирование интеграции выполняется по </w:t>
      </w:r>
      <w:r w:rsidRPr="003C42DA">
        <w:rPr>
          <w:rFonts w:ascii="Arial" w:eastAsia="Arial" w:hAnsi="Arial" w:cs="Arial"/>
          <w:b/>
          <w:bCs/>
          <w:lang w:val="ru-RU"/>
        </w:rPr>
        <w:t>открытой документации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Kaspersky</w:t>
      </w:r>
      <w:r w:rsidRPr="003C42DA">
        <w:rPr>
          <w:rFonts w:ascii="Arial" w:eastAsia="Arial" w:hAnsi="Arial" w:cs="Arial"/>
          <w:lang w:val="ru-RU"/>
        </w:rPr>
        <w:t xml:space="preserve"> (без исходного кода продукта).</w:t>
      </w:r>
    </w:p>
    <w:p w14:paraId="39F3CA12" w14:textId="77777777" w:rsidR="009D43E8" w:rsidRDefault="00317F00">
      <w:pPr>
        <w:pStyle w:val="3"/>
        <w:rPr>
          <w:rFonts w:ascii="Arial" w:eastAsia="Arial" w:hAnsi="Arial" w:cs="Arial"/>
        </w:rPr>
      </w:pPr>
      <w:bookmarkStart w:id="4453" w:name="bookmark=kix.tkkguisdp7cu" w:colFirst="0" w:colLast="0"/>
      <w:bookmarkEnd w:id="4453"/>
      <w:r>
        <w:rPr>
          <w:rFonts w:ascii="Arial" w:eastAsia="Arial" w:hAnsi="Arial" w:cs="Arial"/>
        </w:rPr>
        <w:t>VI.3.1. Роли и границы</w:t>
      </w:r>
    </w:p>
    <w:tbl>
      <w:tblPr>
        <w:tblStyle w:val="15"/>
        <w:tblW w:w="11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4365"/>
        <w:gridCol w:w="4575"/>
      </w:tblGrid>
      <w:tr w:rsidR="009D43E8" w14:paraId="0BCE761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89BE6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Зона</w:t>
            </w:r>
          </w:p>
        </w:tc>
        <w:tc>
          <w:tcPr>
            <w:tcW w:w="4365" w:type="dxa"/>
          </w:tcPr>
          <w:p w14:paraId="6FE41E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4575" w:type="dxa"/>
          </w:tcPr>
          <w:p w14:paraId="1D77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 (ДИТ / ИБ)</w:t>
            </w:r>
          </w:p>
        </w:tc>
      </w:tr>
      <w:tr w:rsidR="009D43E8" w14:paraId="68EDE7E1" w14:textId="77777777" w:rsidTr="009D43E8">
        <w:tc>
          <w:tcPr>
            <w:tcW w:w="3000" w:type="dxa"/>
          </w:tcPr>
          <w:p w14:paraId="0A94A5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Генерация событий аудита в ПО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  <w:tc>
          <w:tcPr>
            <w:tcW w:w="4365" w:type="dxa"/>
          </w:tcPr>
          <w:p w14:paraId="03A3969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Security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</w:rPr>
              <w:t>Audit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слой: структурированные события §9.3</w:t>
            </w:r>
          </w:p>
        </w:tc>
        <w:tc>
          <w:tcPr>
            <w:tcW w:w="4575" w:type="dxa"/>
          </w:tcPr>
          <w:p w14:paraId="35D5DF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BE0248A" w14:textId="77777777" w:rsidTr="009D43E8">
        <w:tc>
          <w:tcPr>
            <w:tcW w:w="3000" w:type="dxa"/>
          </w:tcPr>
          <w:p w14:paraId="09E5A3C5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3"/>
                <w:id w:val="115712299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журналов ≥1 год (§9.1.3)</w:t>
                </w:r>
              </w:sdtContent>
            </w:sdt>
          </w:p>
        </w:tc>
        <w:tc>
          <w:tcPr>
            <w:tcW w:w="4365" w:type="dxa"/>
          </w:tcPr>
          <w:p w14:paraId="49C867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в ПО</w:t>
            </w:r>
          </w:p>
        </w:tc>
        <w:tc>
          <w:tcPr>
            <w:tcW w:w="4575" w:type="dxa"/>
          </w:tcPr>
          <w:p w14:paraId="2842F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Политика ротации, емкость</w:t>
            </w:r>
          </w:p>
        </w:tc>
      </w:tr>
      <w:tr w:rsidR="009D43E8" w14:paraId="523B5854" w14:textId="77777777" w:rsidTr="009D43E8">
        <w:tc>
          <w:tcPr>
            <w:tcW w:w="3000" w:type="dxa"/>
          </w:tcPr>
          <w:p w14:paraId="50E68D8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Прием, нормализация, корреляция, хранение в </w:t>
            </w:r>
            <w:r>
              <w:rPr>
                <w:rFonts w:ascii="Arial" w:eastAsia="Arial" w:hAnsi="Arial" w:cs="Arial"/>
              </w:rPr>
              <w:t>SIEM</w:t>
            </w:r>
          </w:p>
        </w:tc>
        <w:tc>
          <w:tcPr>
            <w:tcW w:w="4365" w:type="dxa"/>
          </w:tcPr>
          <w:p w14:paraId="37CFAA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34BD037B" w14:textId="7F0C4A59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Collector, normalizer</w:t>
            </w:r>
            <w:del w:id="4454" w:author="Никита Гринь" w:date="2026-08-05T12:19:00Z" w16du:dateUtc="2026-08-05T09:19:00Z">
              <w:r w:rsidDel="006A0BF8">
                <w:rPr>
                  <w:rFonts w:ascii="Arial" w:eastAsia="Arial" w:hAnsi="Arial" w:cs="Arial"/>
                </w:rPr>
                <w:delText>, routing в KUMA</w:delText>
              </w:r>
            </w:del>
          </w:p>
        </w:tc>
      </w:tr>
      <w:tr w:rsidR="009D43E8" w14:paraId="6DAB71AC" w14:textId="77777777" w:rsidTr="009D43E8">
        <w:tc>
          <w:tcPr>
            <w:tcW w:w="3000" w:type="dxa"/>
          </w:tcPr>
          <w:p w14:paraId="49B875C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Согласование транспорта, формата, </w:t>
            </w:r>
            <w:r>
              <w:rPr>
                <w:rFonts w:ascii="Arial" w:eastAsia="Arial" w:hAnsi="Arial" w:cs="Arial"/>
              </w:rPr>
              <w:t>EPS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tenant</w:t>
            </w:r>
          </w:p>
        </w:tc>
        <w:tc>
          <w:tcPr>
            <w:tcW w:w="4365" w:type="dxa"/>
          </w:tcPr>
          <w:p w14:paraId="448AC5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событий AI Hub</w:t>
            </w:r>
          </w:p>
        </w:tc>
        <w:tc>
          <w:tcPr>
            <w:tcW w:w="4575" w:type="dxa"/>
          </w:tcPr>
          <w:p w14:paraId="1ACAB5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Endpoint collector, firewall, сертификаты</w:t>
            </w:r>
          </w:p>
        </w:tc>
      </w:tr>
      <w:tr w:rsidR="009D43E8" w14:paraId="67478EE3" w14:textId="77777777" w:rsidTr="009D43E8">
        <w:tc>
          <w:tcPr>
            <w:tcW w:w="3000" w:type="dxa"/>
          </w:tcPr>
          <w:p w14:paraId="6534B50A" w14:textId="54B8D1B0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del w:id="4455" w:author="Никита Гринь" w:date="2026-08-05T12:36:00Z" w16du:dateUtc="2026-08-05T09:36:00Z">
              <w:r w:rsidDel="00F669EF">
                <w:rPr>
                  <w:rFonts w:ascii="Arial" w:eastAsia="Arial" w:hAnsi="Arial" w:cs="Arial"/>
                </w:rPr>
                <w:delText xml:space="preserve">Версия KUMA, </w:delText>
              </w:r>
            </w:del>
            <w:ins w:id="4456" w:author="Никита Гринь" w:date="2026-08-05T12:37:00Z" w16du:dateUtc="2026-08-05T09:37:00Z">
              <w:r w:rsidR="00F669EF">
                <w:rPr>
                  <w:rFonts w:ascii="Arial" w:eastAsia="Arial" w:hAnsi="Arial" w:cs="Arial"/>
                  <w:lang w:val="ru-RU"/>
                </w:rPr>
                <w:t>Т</w:t>
              </w:r>
            </w:ins>
            <w:del w:id="4457" w:author="Никита Гринь" w:date="2026-08-05T12:37:00Z" w16du:dateUtc="2026-08-05T09:37:00Z">
              <w:r w:rsidDel="00F669EF">
                <w:rPr>
                  <w:rFonts w:ascii="Arial" w:eastAsia="Arial" w:hAnsi="Arial" w:cs="Arial"/>
                </w:rPr>
                <w:delText>т</w:delText>
              </w:r>
            </w:del>
            <w:r>
              <w:rPr>
                <w:rFonts w:ascii="Arial" w:eastAsia="Arial" w:hAnsi="Arial" w:cs="Arial"/>
              </w:rPr>
              <w:t>естовый tenant</w:t>
            </w:r>
          </w:p>
        </w:tc>
        <w:tc>
          <w:tcPr>
            <w:tcW w:w="4365" w:type="dxa"/>
          </w:tcPr>
          <w:p w14:paraId="32122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7E6E44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Предоставить (prod/test)</w:t>
            </w:r>
          </w:p>
        </w:tc>
      </w:tr>
    </w:tbl>
    <w:p w14:paraId="3F417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4458" w:name="bookmark=kix.98j10u3m4b8j" w:colFirst="0" w:colLast="0"/>
      <w:bookmarkEnd w:id="4458"/>
      <w:r>
        <w:rPr>
          <w:rFonts w:ascii="Arial" w:eastAsia="Arial" w:hAnsi="Arial" w:cs="Arial"/>
        </w:rPr>
        <w:t>VI.3.2. Сопоставление с §9 ТТ</w:t>
      </w:r>
    </w:p>
    <w:tbl>
      <w:tblPr>
        <w:tblStyle w:val="14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0"/>
        <w:gridCol w:w="8250"/>
      </w:tblGrid>
      <w:tr w:rsidR="009D43E8" w14:paraId="0A0365C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90" w:type="dxa"/>
          </w:tcPr>
          <w:p w14:paraId="4E3CD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  <w:tc>
          <w:tcPr>
            <w:tcW w:w="8250" w:type="dxa"/>
          </w:tcPr>
          <w:p w14:paraId="0F56A4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</w:tr>
      <w:tr w:rsidR="009D43E8" w14:paraId="2681539F" w14:textId="77777777" w:rsidTr="009D43E8">
        <w:tc>
          <w:tcPr>
            <w:tcW w:w="4590" w:type="dxa"/>
          </w:tcPr>
          <w:p w14:paraId="3F6574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§9.1.2 — однозначная идентификация, время</w:t>
            </w:r>
          </w:p>
        </w:tc>
        <w:tc>
          <w:tcPr>
            <w:tcW w:w="8250" w:type="dxa"/>
          </w:tcPr>
          <w:p w14:paraId="322091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Поля </w:t>
            </w:r>
            <w:r>
              <w:rPr>
                <w:rFonts w:ascii="Arial" w:eastAsia="Arial" w:hAnsi="Arial" w:cs="Arial"/>
                <w:sz w:val="22"/>
                <w:szCs w:val="22"/>
              </w:rPr>
              <w:t>Timestamp</w:t>
            </w:r>
            <w:r>
              <w:rPr>
                <w:rFonts w:ascii="Arial" w:eastAsia="Arial" w:hAnsi="Arial" w:cs="Arial"/>
              </w:rPr>
              <w:t xml:space="preserve"> (RFC3339 / sync NTP), </w:t>
            </w: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DeviceVendor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DeviceProduct</w:t>
            </w:r>
          </w:p>
        </w:tc>
      </w:tr>
      <w:tr w:rsidR="009D43E8" w:rsidRPr="0050000B" w14:paraId="4F8FE741" w14:textId="77777777" w:rsidTr="009D43E8">
        <w:tc>
          <w:tcPr>
            <w:tcW w:w="4590" w:type="dxa"/>
          </w:tcPr>
          <w:p w14:paraId="4A71AFF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4"/>
                <w:id w:val="207450470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§9.1.3 — хранение ≥1 год</w:t>
                </w:r>
              </w:sdtContent>
            </w:sdt>
          </w:p>
        </w:tc>
        <w:tc>
          <w:tcPr>
            <w:tcW w:w="8250" w:type="dxa"/>
          </w:tcPr>
          <w:p w14:paraId="067848DD" w14:textId="51F79FA0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Локальный буфер/архив ПО </w:t>
            </w:r>
            <w:del w:id="4459" w:author="Никита Гринь" w:date="2026-08-05T12:19:00Z" w16du:dateUtc="2026-08-05T09:19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+ долгосрочное хранение в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>(политика Заказчика)</w:t>
            </w:r>
          </w:p>
        </w:tc>
      </w:tr>
      <w:tr w:rsidR="009D43E8" w:rsidRPr="0050000B" w14:paraId="30351254" w14:textId="77777777" w:rsidTr="009D43E8">
        <w:tc>
          <w:tcPr>
            <w:tcW w:w="4590" w:type="dxa"/>
          </w:tcPr>
          <w:p w14:paraId="5EA77F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§9.1.6 — структурированный вид, экспорт</w:t>
            </w:r>
          </w:p>
        </w:tc>
        <w:tc>
          <w:tcPr>
            <w:tcW w:w="8250" w:type="dxa"/>
          </w:tcPr>
          <w:p w14:paraId="5AD172FC" w14:textId="1B476B7C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CEF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Syslog</w:t>
            </w:r>
            <w:r w:rsidRPr="003C42DA">
              <w:rPr>
                <w:rFonts w:ascii="Arial" w:eastAsia="Arial" w:hAnsi="Arial" w:cs="Arial"/>
                <w:lang w:val="ru-RU"/>
              </w:rPr>
              <w:t>; экспорт файла из ПО</w:t>
            </w:r>
            <w:del w:id="4460" w:author="Никита Гринь" w:date="2026-08-05T12:19:00Z" w16du:dateUtc="2026-08-05T09:19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независимо от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</w:del>
          </w:p>
        </w:tc>
      </w:tr>
      <w:tr w:rsidR="009D43E8" w:rsidRPr="0050000B" w14:paraId="511A7636" w14:textId="77777777" w:rsidTr="009D43E8">
        <w:tc>
          <w:tcPr>
            <w:tcW w:w="4590" w:type="dxa"/>
          </w:tcPr>
          <w:p w14:paraId="7F0CDF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 — передача в SIEM</w:t>
            </w:r>
          </w:p>
        </w:tc>
        <w:tc>
          <w:tcPr>
            <w:tcW w:w="8250" w:type="dxa"/>
          </w:tcPr>
          <w:p w14:paraId="2BF0D4A5" w14:textId="39A2C24D" w:rsidR="009D43E8" w:rsidRPr="0050000B" w:rsidRDefault="00317F00">
            <w:pPr>
              <w:spacing w:before="36" w:after="36"/>
              <w:rPr>
                <w:rFonts w:ascii="Arial" w:eastAsia="Arial" w:hAnsi="Arial" w:cs="Arial"/>
                <w:lang w:val="ru-RU"/>
                <w:rPrChange w:id="4461" w:author="Никита Гринь" w:date="2026-08-05T18:32:00Z" w16du:dateUtc="2026-08-05T15:32:00Z">
                  <w:rPr>
                    <w:rFonts w:ascii="Arial" w:eastAsia="Arial" w:hAnsi="Arial" w:cs="Arial"/>
                  </w:rPr>
                </w:rPrChange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Доставка </w:t>
            </w:r>
            <w:r>
              <w:rPr>
                <w:rFonts w:ascii="Arial" w:eastAsia="Arial" w:hAnsi="Arial" w:cs="Arial"/>
              </w:rPr>
              <w:t>raw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-событий </w:t>
            </w:r>
            <w:del w:id="4462" w:author="Никита Гринь" w:date="2026-08-05T12:20:00Z" w16du:dateUtc="2026-08-05T09:20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на </w:delText>
              </w:r>
              <w:r w:rsidDel="006A0BF8">
                <w:rPr>
                  <w:rFonts w:ascii="Arial" w:eastAsia="Arial" w:hAnsi="Arial" w:cs="Arial"/>
                </w:rPr>
                <w:delText>collector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 xml:space="preserve">(см. </w:t>
            </w:r>
            <w:r>
              <w:rPr>
                <w:rFonts w:ascii="Arial" w:eastAsia="Arial" w:hAnsi="Arial" w:cs="Arial"/>
              </w:rPr>
              <w:t>VI</w:t>
            </w:r>
            <w:r w:rsidRPr="0050000B">
              <w:rPr>
                <w:rFonts w:ascii="Arial" w:eastAsia="Arial" w:hAnsi="Arial" w:cs="Arial"/>
                <w:lang w:val="ru-RU"/>
                <w:rPrChange w:id="4463" w:author="Никита Гринь" w:date="2026-08-05T18:32:00Z" w16du:dateUtc="2026-08-05T15:32:00Z">
                  <w:rPr>
                    <w:rFonts w:ascii="Arial" w:eastAsia="Arial" w:hAnsi="Arial" w:cs="Arial"/>
                  </w:rPr>
                </w:rPrChange>
              </w:rPr>
              <w:t>.3.3)</w:t>
            </w:r>
          </w:p>
        </w:tc>
      </w:tr>
      <w:tr w:rsidR="009D43E8" w:rsidRPr="0050000B" w14:paraId="669217BD" w14:textId="77777777" w:rsidTr="009D43E8">
        <w:tc>
          <w:tcPr>
            <w:tcW w:w="4590" w:type="dxa"/>
          </w:tcPr>
          <w:p w14:paraId="7F35DF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§9.3 — состав записи</w:t>
            </w:r>
          </w:p>
        </w:tc>
        <w:tc>
          <w:tcPr>
            <w:tcW w:w="8250" w:type="dxa"/>
          </w:tcPr>
          <w:p w14:paraId="50C311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Тип события, время, источник, результат (успех/отказ), субъект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описание</w:t>
            </w:r>
          </w:p>
        </w:tc>
      </w:tr>
    </w:tbl>
    <w:p w14:paraId="0DA5AB8B" w14:textId="77777777" w:rsidR="009D43E8" w:rsidRDefault="00317F00">
      <w:pPr>
        <w:pStyle w:val="3"/>
        <w:rPr>
          <w:rFonts w:ascii="Arial" w:eastAsia="Arial" w:hAnsi="Arial" w:cs="Arial"/>
        </w:rPr>
      </w:pPr>
      <w:bookmarkStart w:id="4464" w:name="bookmark=kix.6xnrdcsmhvgm" w:colFirst="0" w:colLast="0"/>
      <w:bookmarkEnd w:id="4464"/>
      <w:r>
        <w:rPr>
          <w:rFonts w:ascii="Arial" w:eastAsia="Arial" w:hAnsi="Arial" w:cs="Arial"/>
        </w:rPr>
        <w:t>VI.3.3. Целевая схема интеграции</w:t>
      </w:r>
    </w:p>
    <w:p w14:paraId="27B2ACF8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319E2A48" wp14:editId="1BC8E327">
            <wp:extent cx="8229600" cy="1143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265C9" w14:textId="76FA37EB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Рекомендуемый контур</w:t>
      </w:r>
      <w:ins w:id="4465" w:author="Никита Гринь" w:date="2026-08-05T12:20:00Z" w16du:dateUtc="2026-08-05T09:20:00Z">
        <w:r w:rsidR="006A0BF8">
          <w:rPr>
            <w:rFonts w:ascii="Arial" w:eastAsia="Arial" w:hAnsi="Arial" w:cs="Arial"/>
            <w:b/>
            <w:bCs/>
            <w:lang w:val="en-US"/>
          </w:rPr>
          <w:t>:</w:t>
        </w:r>
      </w:ins>
      <w:del w:id="4466" w:author="Никита Гринь" w:date="2026-08-05T12:20:00Z" w16du:dateUtc="2026-08-05T09:20:00Z">
        <w:r w:rsidRPr="003C42DA" w:rsidDel="006A0BF8">
          <w:rPr>
            <w:rFonts w:ascii="Arial" w:eastAsia="Arial" w:hAnsi="Arial" w:cs="Arial"/>
            <w:b/>
            <w:bCs/>
            <w:lang w:val="ru-RU"/>
          </w:rPr>
          <w:delText xml:space="preserve"> (по документации </w:delText>
        </w:r>
        <w:r w:rsidDel="006A0BF8">
          <w:rPr>
            <w:rFonts w:ascii="Arial" w:eastAsia="Arial" w:hAnsi="Arial" w:cs="Arial"/>
            <w:b/>
            <w:bCs/>
          </w:rPr>
          <w:delText>KUMA</w:delText>
        </w:r>
        <w:r w:rsidRPr="003C42DA" w:rsidDel="006A0BF8">
          <w:rPr>
            <w:rFonts w:ascii="Arial" w:eastAsia="Arial" w:hAnsi="Arial" w:cs="Arial"/>
            <w:b/>
            <w:bCs/>
            <w:lang w:val="ru-RU"/>
          </w:rPr>
          <w:delText>):</w:delText>
        </w:r>
      </w:del>
    </w:p>
    <w:p w14:paraId="4D2792A1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Исполнитель</w:t>
      </w:r>
      <w:r w:rsidRPr="003C42DA">
        <w:rPr>
          <w:rFonts w:ascii="Arial" w:eastAsia="Arial" w:hAnsi="Arial" w:cs="Arial"/>
          <w:lang w:val="ru-RU"/>
        </w:rPr>
        <w:t xml:space="preserve"> — сервис аудита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формирует события и отправляет на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>, согласованный с ДРиИТ.</w:t>
      </w:r>
    </w:p>
    <w:p w14:paraId="023116B0" w14:textId="5650D2AD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Заказчик</w:t>
      </w:r>
      <w:ins w:id="4467" w:author="Никита Гринь" w:date="2026-08-05T12:37:00Z" w16du:dateUtc="2026-08-05T09:37:00Z">
        <w:r w:rsidR="00F669EF">
          <w:rPr>
            <w:rFonts w:ascii="Arial" w:eastAsia="Arial" w:hAnsi="Arial" w:cs="Arial"/>
            <w:lang w:val="en-US"/>
          </w:rPr>
          <w:t>:</w:t>
        </w:r>
      </w:ins>
      <w:del w:id="4468" w:author="Никита Гринь" w:date="2026-08-05T12:37:00Z" w16du:dateUtc="2026-08-05T09:37:00Z">
        <w:r w:rsidRPr="003C42DA" w:rsidDel="00F669EF">
          <w:rPr>
            <w:rFonts w:ascii="Arial" w:eastAsia="Arial" w:hAnsi="Arial" w:cs="Arial"/>
            <w:lang w:val="ru-RU"/>
          </w:rPr>
          <w:delText xml:space="preserve"> — на стороне </w:delText>
        </w:r>
        <w:r w:rsidDel="00F669EF">
          <w:rPr>
            <w:rFonts w:ascii="Arial" w:eastAsia="Arial" w:hAnsi="Arial" w:cs="Arial"/>
          </w:rPr>
          <w:delText>KUMA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настраивает </w:delText>
        </w:r>
        <w:r w:rsidDel="00F669EF">
          <w:rPr>
            <w:rFonts w:ascii="Arial" w:eastAsia="Arial" w:hAnsi="Arial" w:cs="Arial"/>
            <w:b/>
            <w:bCs/>
          </w:rPr>
          <w:delText>collector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с пассивным </w:delText>
        </w:r>
        <w:r w:rsidDel="00F669EF">
          <w:rPr>
            <w:rFonts w:ascii="Arial" w:eastAsia="Arial" w:hAnsi="Arial" w:cs="Arial"/>
          </w:rPr>
          <w:delText>connector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(</w:delText>
        </w:r>
        <w:r w:rsidDel="00F669EF">
          <w:rPr>
            <w:rFonts w:ascii="Arial" w:eastAsia="Arial" w:hAnsi="Arial" w:cs="Arial"/>
            <w:b/>
            <w:bCs/>
          </w:rPr>
          <w:delText>TCP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, </w:delText>
        </w:r>
        <w:r w:rsidDel="00F669EF">
          <w:rPr>
            <w:rFonts w:ascii="Arial" w:eastAsia="Arial" w:hAnsi="Arial" w:cs="Arial"/>
            <w:b/>
            <w:bCs/>
          </w:rPr>
          <w:delText>UDP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или </w:delText>
        </w:r>
        <w:r w:rsidDel="00F669EF">
          <w:rPr>
            <w:rFonts w:ascii="Arial" w:eastAsia="Arial" w:hAnsi="Arial" w:cs="Arial"/>
            <w:b/>
            <w:bCs/>
          </w:rPr>
          <w:delText>HTTP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) и </w:delText>
        </w:r>
        <w:r w:rsidDel="00F669EF">
          <w:rPr>
            <w:rFonts w:ascii="Arial" w:eastAsia="Arial" w:hAnsi="Arial" w:cs="Arial"/>
            <w:b/>
            <w:bCs/>
          </w:rPr>
          <w:delText>normalizer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под выбранный формат (</w:delText>
        </w:r>
        <w:r w:rsidDel="00F669EF">
          <w:rPr>
            <w:rFonts w:ascii="Arial" w:eastAsia="Arial" w:hAnsi="Arial" w:cs="Arial"/>
            <w:b/>
            <w:bCs/>
          </w:rPr>
          <w:delText>Collector</w:delText>
        </w:r>
        <w:r w:rsidRPr="003C42DA" w:rsidDel="00F669EF">
          <w:rPr>
            <w:rFonts w:ascii="Arial" w:eastAsia="Arial" w:hAnsi="Arial" w:cs="Arial"/>
            <w:lang w:val="ru-RU"/>
          </w:rPr>
          <w:delText>):</w:delText>
        </w:r>
      </w:del>
    </w:p>
    <w:p w14:paraId="30401C81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lastRenderedPageBreak/>
        <w:t>JSON</w:t>
      </w:r>
      <w:r>
        <w:rPr>
          <w:rFonts w:ascii="Arial" w:eastAsia="Arial" w:hAnsi="Arial" w:cs="Arial"/>
        </w:rPr>
        <w:t xml:space="preserve"> — структурированные события приложения</w:t>
      </w:r>
    </w:p>
    <w:p w14:paraId="26924E0B" w14:textId="77777777" w:rsidR="009D43E8" w:rsidRPr="003C42DA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/ </w:t>
      </w:r>
      <w:r>
        <w:rPr>
          <w:rFonts w:ascii="Arial" w:eastAsia="Arial" w:hAnsi="Arial" w:cs="Arial"/>
          <w:b/>
          <w:bCs/>
        </w:rPr>
        <w:t>Syslog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— совместимость с типовыми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-пайплайнами</w:t>
      </w:r>
    </w:p>
    <w:p w14:paraId="55C8C9EC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Syslog</w:t>
      </w:r>
      <w:r>
        <w:rPr>
          <w:rFonts w:ascii="Arial" w:eastAsia="Arial" w:hAnsi="Arial" w:cs="Arial"/>
        </w:rPr>
        <w:t xml:space="preserve"> (RFC 3164 / 5424) — при маппинге на normalized event model.</w:t>
      </w:r>
    </w:p>
    <w:p w14:paraId="12F738FB" w14:textId="77777777" w:rsidR="009D43E8" w:rsidRPr="003C42DA" w:rsidRDefault="00317F00">
      <w:pPr>
        <w:numPr>
          <w:ilvl w:val="0"/>
          <w:numId w:val="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События приводятся к </w:t>
      </w:r>
      <w:r>
        <w:rPr>
          <w:rFonts w:ascii="Arial" w:eastAsia="Arial" w:hAnsi="Arial" w:cs="Arial"/>
          <w:b/>
          <w:bCs/>
        </w:rPr>
        <w:t>normalized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event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data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model</w:t>
      </w:r>
      <w:r w:rsidRPr="003C42DA">
        <w:rPr>
          <w:rFonts w:ascii="Arial" w:eastAsia="Arial" w:hAnsi="Arial" w:cs="Arial"/>
          <w:lang w:val="ru-RU"/>
        </w:rPr>
        <w:t xml:space="preserve"> (макс. размер события </w:t>
      </w:r>
      <w:r w:rsidRPr="003C42DA">
        <w:rPr>
          <w:rFonts w:ascii="Arial" w:eastAsia="Arial" w:hAnsi="Arial" w:cs="Arial"/>
          <w:b/>
          <w:bCs/>
          <w:lang w:val="ru-RU"/>
        </w:rPr>
        <w:t xml:space="preserve">4 </w:t>
      </w:r>
      <w:r>
        <w:rPr>
          <w:rFonts w:ascii="Arial" w:eastAsia="Arial" w:hAnsi="Arial" w:cs="Arial"/>
          <w:b/>
          <w:bCs/>
        </w:rPr>
        <w:t>MB</w:t>
      </w:r>
      <w:r w:rsidRPr="003C42DA">
        <w:rPr>
          <w:rFonts w:ascii="Arial" w:eastAsia="Arial" w:hAnsi="Arial" w:cs="Arial"/>
          <w:lang w:val="ru-RU"/>
        </w:rPr>
        <w:t>).</w:t>
      </w:r>
    </w:p>
    <w:p w14:paraId="3151AB48" w14:textId="77777777" w:rsidR="009D43E8" w:rsidRDefault="00000000">
      <w:pPr>
        <w:numPr>
          <w:ilvl w:val="0"/>
          <w:numId w:val="2"/>
        </w:numPr>
        <w:spacing w:before="36" w:after="36"/>
      </w:pPr>
      <w:sdt>
        <w:sdtPr>
          <w:tag w:val="goog_rdk_335"/>
          <w:id w:val="402226103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Destinations collector → </w:t>
          </w:r>
        </w:sdtContent>
      </w:sdt>
      <w:r w:rsidR="00317F00">
        <w:rPr>
          <w:rFonts w:ascii="Arial" w:eastAsia="Arial" w:hAnsi="Arial" w:cs="Arial"/>
          <w:b/>
          <w:bCs/>
        </w:rPr>
        <w:t>storage</w:t>
      </w:r>
      <w:r w:rsidR="00317F00">
        <w:rPr>
          <w:rFonts w:ascii="Arial" w:eastAsia="Arial" w:hAnsi="Arial" w:cs="Arial"/>
        </w:rPr>
        <w:t xml:space="preserve"> + </w:t>
      </w:r>
      <w:r w:rsidR="00317F00">
        <w:rPr>
          <w:rFonts w:ascii="Arial" w:eastAsia="Arial" w:hAnsi="Arial" w:cs="Arial"/>
          <w:b/>
          <w:bCs/>
        </w:rPr>
        <w:t>correlator</w:t>
      </w:r>
      <w:del w:id="4469" w:author="Никита Гринь" w:date="2026-08-05T12:37:00Z" w16du:dateUtc="2026-08-05T09:37:00Z">
        <w:r w:rsidR="00317F00" w:rsidDel="00F669EF">
          <w:rPr>
            <w:rFonts w:ascii="Arial" w:eastAsia="Arial" w:hAnsi="Arial" w:cs="Arial"/>
          </w:rPr>
          <w:delText xml:space="preserve"> (стандартная схема KUMA)</w:delText>
        </w:r>
      </w:del>
      <w:r w:rsidR="00317F00">
        <w:rPr>
          <w:rFonts w:ascii="Arial" w:eastAsia="Arial" w:hAnsi="Arial" w:cs="Arial"/>
        </w:rPr>
        <w:t>.</w:t>
      </w:r>
    </w:p>
    <w:p w14:paraId="2524C88B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Альтернативы (на согласование с ДИТ):</w:t>
      </w:r>
      <w:r>
        <w:rPr>
          <w:rFonts w:ascii="Arial" w:eastAsia="Arial" w:hAnsi="Arial" w:cs="Arial"/>
        </w:rPr>
        <w:t xml:space="preserve"> </w:t>
      </w:r>
      <w:del w:id="4470" w:author="Никита Гринь" w:date="2026-08-05T12:38:00Z" w16du:dateUtc="2026-08-05T09:38:00Z">
        <w:r w:rsidDel="00F669EF">
          <w:rPr>
            <w:rFonts w:ascii="Arial" w:eastAsia="Arial" w:hAnsi="Arial" w:cs="Arial"/>
          </w:rPr>
          <w:delText xml:space="preserve">агент KUMA на сервере приложения (forward raw events); </w:delText>
        </w:r>
      </w:del>
      <w:r>
        <w:rPr>
          <w:rFonts w:ascii="Arial" w:eastAsia="Arial" w:hAnsi="Arial" w:cs="Arial"/>
        </w:rPr>
        <w:t>rsyslog как промежуточный relay — см. раздел «Event stream control using rsyslog»</w:t>
      </w:r>
      <w:del w:id="4471" w:author="Никита Гринь" w:date="2026-08-05T12:39:00Z" w16du:dateUtc="2026-08-05T09:39:00Z">
        <w:r w:rsidDel="00F669EF">
          <w:rPr>
            <w:rFonts w:ascii="Arial" w:eastAsia="Arial" w:hAnsi="Arial" w:cs="Arial"/>
          </w:rPr>
          <w:delText xml:space="preserve"> в </w:delText>
        </w:r>
        <w:r w:rsidDel="00F669EF">
          <w:rPr>
            <w:rFonts w:ascii="Arial" w:eastAsia="Arial" w:hAnsi="Arial" w:cs="Arial"/>
            <w:b/>
            <w:bCs/>
          </w:rPr>
          <w:delText>руководстве KUMA 3.0.3 (PDF)</w:delText>
        </w:r>
      </w:del>
      <w:r>
        <w:rPr>
          <w:rFonts w:ascii="Arial" w:eastAsia="Arial" w:hAnsi="Arial" w:cs="Arial"/>
        </w:rPr>
        <w:t>.</w:t>
      </w:r>
    </w:p>
    <w:p w14:paraId="0F2E38BE" w14:textId="1D61BECC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</w:t>
      </w:r>
      <w:del w:id="4472" w:author="Никита Гринь" w:date="2026-08-05T12:37:00Z" w16du:dateUtc="2026-08-05T09:37:00Z">
        <w:r w:rsidDel="00F669EF">
          <w:rPr>
            <w:rFonts w:ascii="Arial" w:eastAsia="Arial" w:hAnsi="Arial" w:cs="Arial"/>
          </w:rPr>
          <w:delText>KUMA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</w:delText>
        </w:r>
        <w:r w:rsidDel="00F669EF">
          <w:rPr>
            <w:rFonts w:ascii="Arial" w:eastAsia="Arial" w:hAnsi="Arial" w:cs="Arial"/>
          </w:rPr>
          <w:delText>v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2 </w:delText>
        </w:r>
      </w:del>
      <w:r w:rsidRPr="003C42DA">
        <w:rPr>
          <w:rFonts w:ascii="Arial" w:eastAsia="Arial" w:hAnsi="Arial" w:cs="Arial"/>
          <w:lang w:val="ru-RU"/>
        </w:rPr>
        <w:t>(</w:t>
      </w:r>
      <w:r>
        <w:rPr>
          <w:rFonts w:ascii="Arial" w:eastAsia="Arial" w:hAnsi="Arial" w:cs="Arial"/>
          <w:sz w:val="22"/>
          <w:szCs w:val="22"/>
        </w:rPr>
        <w:t>POST</w:t>
      </w:r>
      <w:r w:rsidRPr="003C42DA">
        <w:rPr>
          <w:rFonts w:ascii="Arial" w:eastAsia="Arial" w:hAnsi="Arial" w:cs="Arial"/>
          <w:sz w:val="22"/>
          <w:szCs w:val="22"/>
          <w:lang w:val="ru-RU"/>
        </w:rPr>
        <w:t xml:space="preserve"> /</w:t>
      </w:r>
      <w:r>
        <w:rPr>
          <w:rFonts w:ascii="Arial" w:eastAsia="Arial" w:hAnsi="Arial" w:cs="Arial"/>
          <w:sz w:val="22"/>
          <w:szCs w:val="22"/>
        </w:rPr>
        <w:t>api</w:t>
      </w:r>
      <w:r w:rsidRPr="003C42DA">
        <w:rPr>
          <w:rFonts w:ascii="Arial" w:eastAsia="Arial" w:hAnsi="Arial" w:cs="Arial"/>
          <w:sz w:val="22"/>
          <w:szCs w:val="22"/>
          <w:lang w:val="ru-RU"/>
        </w:rPr>
        <w:t>/</w:t>
      </w:r>
      <w:r>
        <w:rPr>
          <w:rFonts w:ascii="Arial" w:eastAsia="Arial" w:hAnsi="Arial" w:cs="Arial"/>
          <w:sz w:val="22"/>
          <w:szCs w:val="22"/>
        </w:rPr>
        <w:t>v</w:t>
      </w:r>
      <w:r w:rsidRPr="003C42DA">
        <w:rPr>
          <w:rFonts w:ascii="Arial" w:eastAsia="Arial" w:hAnsi="Arial" w:cs="Arial"/>
          <w:sz w:val="22"/>
          <w:szCs w:val="22"/>
          <w:lang w:val="ru-RU"/>
        </w:rPr>
        <w:t>2/</w:t>
      </w:r>
      <w:r>
        <w:rPr>
          <w:rFonts w:ascii="Arial" w:eastAsia="Arial" w:hAnsi="Arial" w:cs="Arial"/>
          <w:sz w:val="22"/>
          <w:szCs w:val="22"/>
        </w:rPr>
        <w:t>events</w:t>
      </w:r>
      <w:r w:rsidRPr="003C42DA">
        <w:rPr>
          <w:rFonts w:ascii="Arial" w:eastAsia="Arial" w:hAnsi="Arial" w:cs="Arial"/>
          <w:lang w:val="ru-RU"/>
        </w:rPr>
        <w:t xml:space="preserve"> и др.) предназначен преимущественно для </w:t>
      </w:r>
      <w:r w:rsidRPr="003C42DA">
        <w:rPr>
          <w:rFonts w:ascii="Arial" w:eastAsia="Arial" w:hAnsi="Arial" w:cs="Arial"/>
          <w:b/>
          <w:bCs/>
          <w:lang w:val="ru-RU"/>
        </w:rPr>
        <w:t>поиска и управления</w:t>
      </w:r>
      <w:r w:rsidRPr="003C42DA">
        <w:rPr>
          <w:rFonts w:ascii="Arial" w:eastAsia="Arial" w:hAnsi="Arial" w:cs="Arial"/>
          <w:lang w:val="ru-RU"/>
        </w:rPr>
        <w:t xml:space="preserve"> платформой, а не для основного потока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прикладных событий — не использовать как </w:t>
      </w:r>
      <w:r>
        <w:rPr>
          <w:rFonts w:ascii="Arial" w:eastAsia="Arial" w:hAnsi="Arial" w:cs="Arial"/>
        </w:rPr>
        <w:t>primary</w:t>
      </w:r>
      <w:r w:rsidRPr="003C42DA">
        <w:rPr>
          <w:rFonts w:ascii="Arial" w:eastAsia="Arial" w:hAnsi="Arial" w:cs="Arial"/>
          <w:lang w:val="ru-RU"/>
        </w:rPr>
        <w:t>-канал без согласования с ИБ.</w:t>
      </w:r>
    </w:p>
    <w:p w14:paraId="7B4385FF" w14:textId="77777777" w:rsidR="009D43E8" w:rsidRDefault="00317F00">
      <w:pPr>
        <w:pStyle w:val="3"/>
        <w:rPr>
          <w:rFonts w:ascii="Arial" w:eastAsia="Arial" w:hAnsi="Arial" w:cs="Arial"/>
        </w:rPr>
      </w:pPr>
      <w:bookmarkStart w:id="4473" w:name="bookmark=kix.c1iaha7dg3fa" w:colFirst="0" w:colLast="0"/>
      <w:bookmarkEnd w:id="4473"/>
      <w:r>
        <w:rPr>
          <w:rFonts w:ascii="Arial" w:eastAsia="Arial" w:hAnsi="Arial" w:cs="Arial"/>
        </w:rPr>
        <w:t>VI.3.4. Открытые источники документации</w:t>
      </w:r>
    </w:p>
    <w:tbl>
      <w:tblPr>
        <w:tblStyle w:val="13"/>
        <w:tblW w:w="6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  <w:tblPrChange w:id="4474" w:author="Никита Гринь" w:date="2026-08-05T12:39:00Z" w16du:dateUtc="2026-08-05T09:39:00Z">
          <w:tblPr>
            <w:tblStyle w:val="13"/>
            <w:tblW w:w="12750" w:type="dxa"/>
            <w:tblInd w:w="-108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20" w:firstRow="1" w:lastRow="0" w:firstColumn="0" w:lastColumn="0" w:noHBand="0" w:noVBand="0"/>
          </w:tblPr>
        </w:tblPrChange>
      </w:tblPr>
      <w:tblGrid>
        <w:gridCol w:w="2400"/>
        <w:gridCol w:w="4575"/>
        <w:tblGridChange w:id="4475">
          <w:tblGrid>
            <w:gridCol w:w="108"/>
            <w:gridCol w:w="2292"/>
            <w:gridCol w:w="108"/>
            <w:gridCol w:w="4467"/>
            <w:gridCol w:w="108"/>
          </w:tblGrid>
        </w:tblGridChange>
      </w:tblGrid>
      <w:tr w:rsidR="00F669EF" w14:paraId="1DE0A283" w14:textId="77777777" w:rsidTr="00F6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4476" w:author="Никита Гринь" w:date="2026-08-05T12:39:00Z" w16du:dateUtc="2026-08-05T09:39:00Z">
            <w:trPr>
              <w:gridBefore w:val="1"/>
              <w:tblHeader/>
            </w:trPr>
          </w:trPrChange>
        </w:trPr>
        <w:tc>
          <w:tcPr>
            <w:tcW w:w="2400" w:type="dxa"/>
            <w:tcPrChange w:id="4477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68787195" w14:textId="77777777" w:rsidR="00F669EF" w:rsidRDefault="00F669EF">
            <w:pPr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4575" w:type="dxa"/>
            <w:tcPrChange w:id="4478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757ED5E5" w14:textId="77777777" w:rsidR="00F669EF" w:rsidRDefault="00F669EF">
            <w:pPr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</w:t>
            </w:r>
          </w:p>
        </w:tc>
      </w:tr>
      <w:tr w:rsidR="00F669EF" w14:paraId="69C68C34" w14:textId="77777777" w:rsidTr="00F669EF">
        <w:trPr>
          <w:trPrChange w:id="4479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0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4DC739DB" w14:textId="21196785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del w:id="4481" w:author="Никита Гринь" w:date="2026-08-05T12:37:00Z" w16du:dateUtc="2026-08-05T09:37:00Z">
              <w:r w:rsidDel="00F669EF">
                <w:rPr>
                  <w:rFonts w:ascii="Arial" w:eastAsia="Arial" w:hAnsi="Arial" w:cs="Arial"/>
                </w:rPr>
                <w:delText xml:space="preserve">KUMA 3.0.3 — </w:delText>
              </w:r>
            </w:del>
            <w:r>
              <w:rPr>
                <w:rFonts w:ascii="Arial" w:eastAsia="Arial" w:hAnsi="Arial" w:cs="Arial"/>
              </w:rPr>
              <w:t>Administrator’s Guide (PDF)</w:t>
            </w:r>
          </w:p>
        </w:tc>
        <w:tc>
          <w:tcPr>
            <w:tcW w:w="4575" w:type="dxa"/>
            <w:tcPrChange w:id="4482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6F429E79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Архитектура, collectors, интеграции</w:t>
            </w:r>
          </w:p>
        </w:tc>
      </w:tr>
      <w:tr w:rsidR="00F669EF" w14:paraId="370BC0CD" w14:textId="77777777" w:rsidTr="00F669EF">
        <w:trPr>
          <w:trPrChange w:id="4483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4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00FD97A9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</w:t>
            </w:r>
          </w:p>
        </w:tc>
        <w:tc>
          <w:tcPr>
            <w:tcW w:w="4575" w:type="dxa"/>
            <w:tcPrChange w:id="4485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4798413E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Connectors, normalizers, destinations</w:t>
            </w:r>
          </w:p>
        </w:tc>
      </w:tr>
      <w:tr w:rsidR="00F669EF" w:rsidRPr="0050000B" w14:paraId="6A7D1F41" w14:textId="77777777" w:rsidTr="00F669EF">
        <w:trPr>
          <w:trPrChange w:id="4486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7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58F04F63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Normalized event data model</w:t>
            </w:r>
          </w:p>
        </w:tc>
        <w:tc>
          <w:tcPr>
            <w:tcW w:w="4575" w:type="dxa"/>
            <w:tcPrChange w:id="4488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44401BF3" w14:textId="77777777" w:rsidR="00F669EF" w:rsidRPr="003C42DA" w:rsidRDefault="00F669EF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полей событий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</w:tr>
      <w:tr w:rsidR="00F669EF" w14:paraId="57AA461E" w14:textId="77777777" w:rsidTr="00F669EF">
        <w:trPr>
          <w:trPrChange w:id="4489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90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5D24E29E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Supported event sources (4.0)</w:t>
            </w:r>
          </w:p>
        </w:tc>
        <w:tc>
          <w:tcPr>
            <w:tcW w:w="4575" w:type="dxa"/>
            <w:tcPrChange w:id="4491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6192CC08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OOTB normalizers (ориентир)</w:t>
            </w:r>
          </w:p>
        </w:tc>
      </w:tr>
      <w:tr w:rsidR="00F669EF" w14:paraId="2E4E3447" w14:textId="77777777" w:rsidTr="00F669EF">
        <w:trPr>
          <w:trPrChange w:id="4492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93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3A50C65D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Searching events (REST API v2)</w:t>
            </w:r>
          </w:p>
        </w:tc>
        <w:tc>
          <w:tcPr>
            <w:tcW w:w="4575" w:type="dxa"/>
            <w:tcPrChange w:id="4494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129D0ED1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Верификация доставки на стенде</w:t>
            </w:r>
          </w:p>
        </w:tc>
      </w:tr>
    </w:tbl>
    <w:p w14:paraId="09386528" w14:textId="61CA0029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Локальная копия ссылок и заметок — </w:t>
      </w:r>
      <w:r w:rsidRPr="003C42DA">
        <w:rPr>
          <w:rFonts w:ascii="Arial" w:eastAsia="Arial" w:hAnsi="Arial" w:cs="Arial"/>
          <w:b/>
          <w:bCs/>
          <w:lang w:val="ru-RU"/>
        </w:rPr>
        <w:t>исходные материалы заказчика</w:t>
      </w:r>
      <w:r w:rsidRPr="003C42DA">
        <w:rPr>
          <w:rFonts w:ascii="Arial" w:eastAsia="Arial" w:hAnsi="Arial" w:cs="Arial"/>
          <w:lang w:val="ru-RU"/>
        </w:rPr>
        <w:t xml:space="preserve">. </w:t>
      </w:r>
      <w:del w:id="4495" w:author="Никита Гринь" w:date="2026-08-05T12:40:00Z" w16du:dateUtc="2026-08-05T09:40:00Z"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Версия </w:delText>
        </w:r>
        <w:r w:rsidDel="00F669EF">
          <w:rPr>
            <w:rFonts w:ascii="Arial" w:eastAsia="Arial" w:hAnsi="Arial" w:cs="Arial"/>
            <w:b/>
            <w:bCs/>
          </w:rPr>
          <w:delText>KUMA</w:delText>
        </w:r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 в контуре банка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— уточняется Заказчиком (документация 3.</w:delText>
        </w:r>
        <w:r w:rsidDel="00F669EF">
          <w:rPr>
            <w:rFonts w:ascii="Arial" w:eastAsia="Arial" w:hAnsi="Arial" w:cs="Arial"/>
          </w:rPr>
          <w:delText>x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/ 4.</w:delText>
        </w:r>
        <w:r w:rsidDel="00F669EF">
          <w:rPr>
            <w:rFonts w:ascii="Arial" w:eastAsia="Arial" w:hAnsi="Arial" w:cs="Arial"/>
          </w:rPr>
          <w:delText>x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может отличаться).</w:delText>
        </w:r>
      </w:del>
    </w:p>
    <w:bookmarkStart w:id="4496" w:name="bookmark=kix.tzwk34mer8kr" w:colFirst="0" w:colLast="0"/>
    <w:bookmarkEnd w:id="4496"/>
    <w:p w14:paraId="538D6F72" w14:textId="04CCA6CB" w:rsidR="009D43E8" w:rsidRPr="003C42DA" w:rsidRDefault="00000000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336"/>
          <w:id w:val="1778412777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.3.5. Черновой перечень событий </w:t>
          </w:r>
          <w:r w:rsidR="00317F00">
            <w:rPr>
              <w:rFonts w:ascii="Arial Unicode MS" w:eastAsia="Arial Unicode MS" w:hAnsi="Arial Unicode MS" w:cs="Arial Unicode MS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del w:id="4497" w:author="Никита Гринь" w:date="2026-08-05T12:21:00Z" w16du:dateUtc="2026-08-05T09:21:00Z">
            <w:r w:rsidR="00317F00" w:rsidRPr="003C42DA" w:rsidDel="006A0BF8">
              <w:rPr>
                <w:rFonts w:ascii="Arial Unicode MS" w:eastAsia="Arial Unicode MS" w:hAnsi="Arial Unicode MS" w:cs="Arial Unicode MS"/>
                <w:lang w:val="ru-RU"/>
              </w:rPr>
              <w:delText xml:space="preserve"> → </w:delText>
            </w:r>
            <w:r w:rsidR="00317F00" w:rsidDel="006A0BF8">
              <w:rPr>
                <w:rFonts w:ascii="Arial Unicode MS" w:eastAsia="Arial Unicode MS" w:hAnsi="Arial Unicode MS" w:cs="Arial Unicode MS"/>
              </w:rPr>
              <w:delText>KUMA</w:delText>
            </w:r>
          </w:del>
        </w:sdtContent>
      </w:sdt>
    </w:p>
    <w:p w14:paraId="73F93FED" w14:textId="77777777" w:rsidR="009D43E8" w:rsidRDefault="00317F00">
      <w:pPr>
        <w:spacing w:before="180" w:after="180"/>
        <w:rPr>
          <w:ins w:id="4498" w:author="Никита Гринь" w:date="2026-08-05T18:32:00Z" w16du:dateUtc="2026-08-05T15:32:00Z"/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Детальный реестр — в спецификации интеграции (этап 2–3). </w:t>
      </w:r>
      <w:r>
        <w:rPr>
          <w:rFonts w:ascii="Arial" w:eastAsia="Arial" w:hAnsi="Arial" w:cs="Arial"/>
        </w:rPr>
        <w:t>Минимальные категории:</w:t>
      </w:r>
    </w:p>
    <w:p w14:paraId="1B574FD7" w14:textId="77777777" w:rsidR="0050000B" w:rsidRDefault="0050000B">
      <w:pPr>
        <w:spacing w:before="180" w:after="180"/>
        <w:rPr>
          <w:ins w:id="4499" w:author="Никита Гринь" w:date="2026-08-05T18:32:00Z" w16du:dateUtc="2026-08-05T15:32:00Z"/>
          <w:rFonts w:ascii="Arial" w:eastAsia="Arial" w:hAnsi="Arial" w:cs="Arial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  <w:tblPrChange w:id="4500" w:author="Никита Гринь" w:date="2026-08-05T18:32:00Z" w16du:dateUtc="2026-08-05T15:32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508"/>
        <w:gridCol w:w="3016"/>
        <w:gridCol w:w="2268"/>
        <w:gridCol w:w="1984"/>
        <w:tblGridChange w:id="4501">
          <w:tblGrid>
            <w:gridCol w:w="2508"/>
            <w:gridCol w:w="2229"/>
            <w:gridCol w:w="787"/>
            <w:gridCol w:w="297"/>
            <w:gridCol w:w="1020"/>
            <w:gridCol w:w="951"/>
            <w:gridCol w:w="1984"/>
          </w:tblGrid>
        </w:tblGridChange>
      </w:tblGrid>
      <w:tr w:rsidR="0050000B" w:rsidRPr="0050000B" w14:paraId="0F3AD3BE" w14:textId="77777777" w:rsidTr="0050000B">
        <w:trPr>
          <w:trHeight w:val="292"/>
          <w:ins w:id="4502" w:author="Никита Гринь" w:date="2026-08-05T18:32:00Z"/>
          <w:trPrChange w:id="4503" w:author="Никита Гринь" w:date="2026-08-05T18:32:00Z" w16du:dateUtc="2026-08-05T15:32:00Z">
            <w:trPr>
              <w:gridAfter w:val="0"/>
              <w:trHeight w:val="292"/>
            </w:trPr>
          </w:trPrChange>
        </w:trPr>
        <w:tc>
          <w:tcPr>
            <w:tcW w:w="2508" w:type="dxa"/>
            <w:noWrap/>
            <w:hideMark/>
            <w:tcPrChange w:id="4504" w:author="Никита Гринь" w:date="2026-08-05T18:32:00Z" w16du:dateUtc="2026-08-05T15:32:00Z">
              <w:tcPr>
                <w:tcW w:w="1179" w:type="dxa"/>
                <w:noWrap/>
                <w:hideMark/>
              </w:tcPr>
            </w:tcPrChange>
          </w:tcPr>
          <w:p w14:paraId="2014108A" w14:textId="77777777" w:rsidR="0050000B" w:rsidRPr="0050000B" w:rsidRDefault="0050000B" w:rsidP="0050000B">
            <w:pPr>
              <w:spacing w:before="180" w:after="180"/>
              <w:rPr>
                <w:ins w:id="4505" w:author="Никита Гринь" w:date="2026-08-05T18:32:00Z"/>
                <w:rFonts w:ascii="Arial" w:eastAsia="Arial" w:hAnsi="Arial" w:cs="Arial"/>
              </w:rPr>
            </w:pPr>
            <w:ins w:id="4506" w:author="Никита Гринь" w:date="2026-08-05T18:32:00Z">
              <w:r w:rsidRPr="0050000B">
                <w:rPr>
                  <w:rFonts w:ascii="Arial" w:eastAsia="Arial" w:hAnsi="Arial" w:cs="Arial"/>
                </w:rPr>
                <w:lastRenderedPageBreak/>
                <w:t>Категория</w:t>
              </w:r>
            </w:ins>
          </w:p>
        </w:tc>
        <w:tc>
          <w:tcPr>
            <w:tcW w:w="3016" w:type="dxa"/>
            <w:noWrap/>
            <w:hideMark/>
            <w:tcPrChange w:id="4507" w:author="Никита Гринь" w:date="2026-08-05T18:32:00Z" w16du:dateUtc="2026-08-05T15:32:00Z">
              <w:tcPr>
                <w:tcW w:w="1050" w:type="dxa"/>
                <w:noWrap/>
                <w:hideMark/>
              </w:tcPr>
            </w:tcPrChange>
          </w:tcPr>
          <w:p w14:paraId="3CCB4F35" w14:textId="77777777" w:rsidR="0050000B" w:rsidRPr="0050000B" w:rsidRDefault="0050000B" w:rsidP="0050000B">
            <w:pPr>
              <w:spacing w:before="180" w:after="180"/>
              <w:rPr>
                <w:ins w:id="4508" w:author="Никита Гринь" w:date="2026-08-05T18:32:00Z"/>
                <w:rFonts w:ascii="Arial" w:eastAsia="Arial" w:hAnsi="Arial" w:cs="Arial"/>
              </w:rPr>
            </w:pPr>
            <w:ins w:id="4509" w:author="Никита Гринь" w:date="2026-08-05T18:32:00Z">
              <w:r w:rsidRPr="0050000B">
                <w:rPr>
                  <w:rFonts w:ascii="Arial" w:eastAsia="Arial" w:hAnsi="Arial" w:cs="Arial"/>
                </w:rPr>
                <w:t>Примеры событий</w:t>
              </w:r>
            </w:ins>
          </w:p>
        </w:tc>
        <w:tc>
          <w:tcPr>
            <w:tcW w:w="2268" w:type="dxa"/>
            <w:noWrap/>
            <w:hideMark/>
            <w:tcPrChange w:id="4510" w:author="Никита Гринь" w:date="2026-08-05T18:32:00Z" w16du:dateUtc="2026-08-05T15:32:00Z">
              <w:tcPr>
                <w:tcW w:w="1020" w:type="dxa"/>
                <w:gridSpan w:val="2"/>
                <w:noWrap/>
                <w:hideMark/>
              </w:tcPr>
            </w:tcPrChange>
          </w:tcPr>
          <w:p w14:paraId="5EAA6C42" w14:textId="77777777" w:rsidR="0050000B" w:rsidRPr="0050000B" w:rsidRDefault="0050000B" w:rsidP="0050000B">
            <w:pPr>
              <w:spacing w:before="180" w:after="180"/>
              <w:rPr>
                <w:ins w:id="4511" w:author="Никита Гринь" w:date="2026-08-05T18:32:00Z"/>
                <w:rFonts w:ascii="Arial" w:eastAsia="Arial" w:hAnsi="Arial" w:cs="Arial"/>
              </w:rPr>
            </w:pPr>
            <w:ins w:id="4512" w:author="Никита Гринь" w:date="2026-08-05T18:32:00Z">
              <w:r w:rsidRPr="0050000B">
                <w:rPr>
                  <w:rFonts w:ascii="Arial" w:eastAsia="Arial" w:hAnsi="Arial" w:cs="Arial"/>
                </w:rPr>
                <w:t>Модули / контур</w:t>
              </w:r>
            </w:ins>
          </w:p>
        </w:tc>
        <w:tc>
          <w:tcPr>
            <w:tcW w:w="1984" w:type="dxa"/>
            <w:noWrap/>
            <w:hideMark/>
            <w:tcPrChange w:id="4513" w:author="Никита Гринь" w:date="2026-08-05T18:32:00Z" w16du:dateUtc="2026-08-05T15:32:00Z">
              <w:tcPr>
                <w:tcW w:w="1020" w:type="dxa"/>
                <w:noWrap/>
                <w:hideMark/>
              </w:tcPr>
            </w:tcPrChange>
          </w:tcPr>
          <w:p w14:paraId="4B080F2B" w14:textId="77777777" w:rsidR="0050000B" w:rsidRPr="0050000B" w:rsidRDefault="0050000B" w:rsidP="0050000B">
            <w:pPr>
              <w:spacing w:before="180" w:after="180"/>
              <w:rPr>
                <w:ins w:id="4514" w:author="Никита Гринь" w:date="2026-08-05T18:32:00Z"/>
                <w:rFonts w:ascii="Arial" w:eastAsia="Arial" w:hAnsi="Arial" w:cs="Arial"/>
              </w:rPr>
            </w:pPr>
            <w:ins w:id="4515" w:author="Никита Гринь" w:date="2026-08-05T18:32:00Z">
              <w:r w:rsidRPr="0050000B">
                <w:rPr>
                  <w:rFonts w:ascii="Arial" w:eastAsia="Arial" w:hAnsi="Arial" w:cs="Arial"/>
                </w:rPr>
                <w:t>Связь с §9.3</w:t>
              </w:r>
            </w:ins>
          </w:p>
        </w:tc>
      </w:tr>
      <w:tr w:rsidR="0050000B" w:rsidRPr="0050000B" w14:paraId="564329AD" w14:textId="77777777" w:rsidTr="0050000B">
        <w:trPr>
          <w:trHeight w:val="900"/>
          <w:ins w:id="4516" w:author="Никита Гринь" w:date="2026-08-05T18:32:00Z"/>
          <w:trPrChange w:id="4517" w:author="Никита Гринь" w:date="2026-08-05T18:32:00Z" w16du:dateUtc="2026-08-05T15:32:00Z">
            <w:trPr>
              <w:gridAfter w:val="0"/>
              <w:trHeight w:val="900"/>
            </w:trPr>
          </w:trPrChange>
        </w:trPr>
        <w:tc>
          <w:tcPr>
            <w:tcW w:w="2508" w:type="dxa"/>
            <w:hideMark/>
            <w:tcPrChange w:id="4518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ED9E1CF" w14:textId="77777777" w:rsidR="0050000B" w:rsidRPr="0050000B" w:rsidRDefault="0050000B" w:rsidP="0050000B">
            <w:pPr>
              <w:spacing w:before="180" w:after="180"/>
              <w:rPr>
                <w:ins w:id="4519" w:author="Никита Гринь" w:date="2026-08-05T18:32:00Z"/>
                <w:rFonts w:ascii="Arial" w:eastAsia="Arial" w:hAnsi="Arial" w:cs="Arial"/>
              </w:rPr>
            </w:pPr>
            <w:ins w:id="4520" w:author="Никита Гринь" w:date="2026-08-05T18:32:00Z">
              <w:r w:rsidRPr="0050000B">
                <w:rPr>
                  <w:rFonts w:ascii="Arial" w:eastAsia="Arial" w:hAnsi="Arial" w:cs="Arial"/>
                </w:rPr>
                <w:t>Аутентификация</w:t>
              </w:r>
            </w:ins>
          </w:p>
        </w:tc>
        <w:tc>
          <w:tcPr>
            <w:tcW w:w="3016" w:type="dxa"/>
            <w:hideMark/>
            <w:tcPrChange w:id="4521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67B8AE78" w14:textId="77777777" w:rsidR="0050000B" w:rsidRPr="0050000B" w:rsidRDefault="0050000B" w:rsidP="0050000B">
            <w:pPr>
              <w:spacing w:before="180" w:after="180"/>
              <w:rPr>
                <w:ins w:id="4522" w:author="Никита Гринь" w:date="2026-08-05T18:32:00Z"/>
                <w:rFonts w:ascii="Arial" w:eastAsia="Arial" w:hAnsi="Arial" w:cs="Arial"/>
                <w:lang w:val="ru-RU"/>
                <w:rPrChange w:id="4523" w:author="Никита Гринь" w:date="2026-08-05T18:32:00Z" w16du:dateUtc="2026-08-05T15:32:00Z">
                  <w:rPr>
                    <w:ins w:id="4524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25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26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вход/выход, успешные и неуспешные попытки, блокировка</w:t>
              </w:r>
            </w:ins>
          </w:p>
        </w:tc>
        <w:tc>
          <w:tcPr>
            <w:tcW w:w="2268" w:type="dxa"/>
            <w:hideMark/>
            <w:tcPrChange w:id="4527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330A1D7E" w14:textId="77777777" w:rsidR="0050000B" w:rsidRPr="0050000B" w:rsidRDefault="0050000B" w:rsidP="0050000B">
            <w:pPr>
              <w:spacing w:before="180" w:after="180"/>
              <w:rPr>
                <w:ins w:id="4528" w:author="Никита Гринь" w:date="2026-08-05T18:32:00Z"/>
                <w:rFonts w:ascii="Arial" w:eastAsia="Arial" w:hAnsi="Arial" w:cs="Arial"/>
              </w:rPr>
            </w:pPr>
            <w:ins w:id="4529" w:author="Никита Гринь" w:date="2026-08-05T18:32:00Z">
              <w:r w:rsidRPr="0050000B">
                <w:rPr>
                  <w:rFonts w:ascii="Arial" w:eastAsia="Arial" w:hAnsi="Arial" w:cs="Arial"/>
                </w:rPr>
                <w:t>Hub, AD</w:t>
              </w:r>
            </w:ins>
          </w:p>
        </w:tc>
        <w:tc>
          <w:tcPr>
            <w:tcW w:w="1984" w:type="dxa"/>
            <w:hideMark/>
            <w:tcPrChange w:id="4530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261A33D5" w14:textId="77777777" w:rsidR="0050000B" w:rsidRPr="0050000B" w:rsidRDefault="0050000B" w:rsidP="0050000B">
            <w:pPr>
              <w:spacing w:before="180" w:after="180"/>
              <w:rPr>
                <w:ins w:id="4531" w:author="Никита Гринь" w:date="2026-08-05T18:32:00Z"/>
                <w:rFonts w:ascii="Arial" w:eastAsia="Arial" w:hAnsi="Arial" w:cs="Arial"/>
              </w:rPr>
            </w:pPr>
            <w:ins w:id="4532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4B8C28FB" w14:textId="77777777" w:rsidTr="0050000B">
        <w:trPr>
          <w:trHeight w:val="360"/>
          <w:ins w:id="4533" w:author="Никита Гринь" w:date="2026-08-05T18:32:00Z"/>
          <w:trPrChange w:id="4534" w:author="Никита Гринь" w:date="2026-08-05T18:32:00Z" w16du:dateUtc="2026-08-05T15:32:00Z">
            <w:trPr>
              <w:gridAfter w:val="0"/>
              <w:trHeight w:val="360"/>
            </w:trPr>
          </w:trPrChange>
        </w:trPr>
        <w:tc>
          <w:tcPr>
            <w:tcW w:w="2508" w:type="dxa"/>
            <w:hideMark/>
            <w:tcPrChange w:id="4535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69A2ADA2" w14:textId="77777777" w:rsidR="0050000B" w:rsidRPr="0050000B" w:rsidRDefault="0050000B" w:rsidP="0050000B">
            <w:pPr>
              <w:spacing w:before="180" w:after="180"/>
              <w:rPr>
                <w:ins w:id="4536" w:author="Никита Гринь" w:date="2026-08-05T18:32:00Z"/>
                <w:rFonts w:ascii="Arial" w:eastAsia="Arial" w:hAnsi="Arial" w:cs="Arial"/>
              </w:rPr>
            </w:pPr>
            <w:ins w:id="4537" w:author="Никита Гринь" w:date="2026-08-05T18:32:00Z">
              <w:r w:rsidRPr="0050000B">
                <w:rPr>
                  <w:rFonts w:ascii="Arial" w:eastAsia="Arial" w:hAnsi="Arial" w:cs="Arial"/>
                </w:rPr>
                <w:t>Авторизация</w:t>
              </w:r>
            </w:ins>
          </w:p>
        </w:tc>
        <w:tc>
          <w:tcPr>
            <w:tcW w:w="3016" w:type="dxa"/>
            <w:hideMark/>
            <w:tcPrChange w:id="4538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20EC0D40" w14:textId="77777777" w:rsidR="0050000B" w:rsidRPr="0050000B" w:rsidRDefault="0050000B" w:rsidP="0050000B">
            <w:pPr>
              <w:spacing w:before="180" w:after="180"/>
              <w:rPr>
                <w:ins w:id="4539" w:author="Никита Гринь" w:date="2026-08-05T18:32:00Z"/>
                <w:rFonts w:ascii="Arial" w:eastAsia="Arial" w:hAnsi="Arial" w:cs="Arial"/>
                <w:lang w:val="ru-RU"/>
                <w:rPrChange w:id="4540" w:author="Никита Гринь" w:date="2026-08-05T18:32:00Z" w16du:dateUtc="2026-08-05T15:32:00Z">
                  <w:rPr>
                    <w:ins w:id="4541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42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43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отказ в доступе, смена роли</w:t>
              </w:r>
            </w:ins>
          </w:p>
        </w:tc>
        <w:tc>
          <w:tcPr>
            <w:tcW w:w="2268" w:type="dxa"/>
            <w:hideMark/>
            <w:tcPrChange w:id="4544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1AC50B39" w14:textId="77777777" w:rsidR="0050000B" w:rsidRPr="0050000B" w:rsidRDefault="0050000B" w:rsidP="0050000B">
            <w:pPr>
              <w:spacing w:before="180" w:after="180"/>
              <w:rPr>
                <w:ins w:id="4545" w:author="Никита Гринь" w:date="2026-08-05T18:32:00Z"/>
                <w:rFonts w:ascii="Arial" w:eastAsia="Arial" w:hAnsi="Arial" w:cs="Arial"/>
              </w:rPr>
            </w:pPr>
            <w:ins w:id="4546" w:author="Никита Гринь" w:date="2026-08-05T18:32:00Z">
              <w:r w:rsidRPr="0050000B">
                <w:rPr>
                  <w:rFonts w:ascii="Arial" w:eastAsia="Arial" w:hAnsi="Arial" w:cs="Arial"/>
                </w:rPr>
                <w:t>Hub</w:t>
              </w:r>
            </w:ins>
          </w:p>
        </w:tc>
        <w:tc>
          <w:tcPr>
            <w:tcW w:w="1984" w:type="dxa"/>
            <w:hideMark/>
            <w:tcPrChange w:id="4547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144C3B50" w14:textId="77777777" w:rsidR="0050000B" w:rsidRPr="0050000B" w:rsidRDefault="0050000B" w:rsidP="0050000B">
            <w:pPr>
              <w:spacing w:before="180" w:after="180"/>
              <w:rPr>
                <w:ins w:id="4548" w:author="Никита Гринь" w:date="2026-08-05T18:32:00Z"/>
                <w:rFonts w:ascii="Arial" w:eastAsia="Arial" w:hAnsi="Arial" w:cs="Arial"/>
              </w:rPr>
            </w:pPr>
            <w:ins w:id="4549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515F6DF9" w14:textId="77777777" w:rsidTr="0050000B">
        <w:trPr>
          <w:trHeight w:val="1260"/>
          <w:ins w:id="4550" w:author="Никита Гринь" w:date="2026-08-05T18:32:00Z"/>
          <w:trPrChange w:id="4551" w:author="Никита Гринь" w:date="2026-08-05T18:32:00Z" w16du:dateUtc="2026-08-05T15:32:00Z">
            <w:trPr>
              <w:gridAfter w:val="0"/>
              <w:trHeight w:val="1260"/>
            </w:trPr>
          </w:trPrChange>
        </w:trPr>
        <w:tc>
          <w:tcPr>
            <w:tcW w:w="2508" w:type="dxa"/>
            <w:hideMark/>
            <w:tcPrChange w:id="4552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B0CF282" w14:textId="77777777" w:rsidR="0050000B" w:rsidRPr="0050000B" w:rsidRDefault="0050000B" w:rsidP="0050000B">
            <w:pPr>
              <w:spacing w:before="180" w:after="180"/>
              <w:rPr>
                <w:ins w:id="4553" w:author="Никита Гринь" w:date="2026-08-05T18:32:00Z"/>
                <w:rFonts w:ascii="Arial" w:eastAsia="Arial" w:hAnsi="Arial" w:cs="Arial"/>
              </w:rPr>
            </w:pPr>
            <w:ins w:id="4554" w:author="Никита Гринь" w:date="2026-08-05T18:32:00Z">
              <w:r w:rsidRPr="0050000B">
                <w:rPr>
                  <w:rFonts w:ascii="Arial" w:eastAsia="Arial" w:hAnsi="Arial" w:cs="Arial"/>
                </w:rPr>
                <w:t>Администрирование</w:t>
              </w:r>
            </w:ins>
          </w:p>
        </w:tc>
        <w:tc>
          <w:tcPr>
            <w:tcW w:w="3016" w:type="dxa"/>
            <w:hideMark/>
            <w:tcPrChange w:id="4555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1AC05074" w14:textId="77777777" w:rsidR="0050000B" w:rsidRPr="0050000B" w:rsidRDefault="0050000B" w:rsidP="0050000B">
            <w:pPr>
              <w:spacing w:before="180" w:after="180"/>
              <w:rPr>
                <w:ins w:id="4556" w:author="Никита Гринь" w:date="2026-08-05T18:32:00Z"/>
                <w:rFonts w:ascii="Arial" w:eastAsia="Arial" w:hAnsi="Arial" w:cs="Arial"/>
                <w:lang w:val="ru-RU"/>
                <w:rPrChange w:id="4557" w:author="Никита Гринь" w:date="2026-08-05T18:32:00Z" w16du:dateUtc="2026-08-05T15:32:00Z">
                  <w:rPr>
                    <w:ins w:id="4558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59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60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 xml:space="preserve">изменение настроек, интеграций, параметров </w:t>
              </w:r>
              <w:r w:rsidRPr="0050000B">
                <w:rPr>
                  <w:rFonts w:ascii="Arial" w:eastAsia="Arial" w:hAnsi="Arial" w:cs="Arial"/>
                </w:rPr>
                <w:t>LLM</w:t>
              </w:r>
              <w:r w:rsidRPr="0050000B">
                <w:rPr>
                  <w:rFonts w:ascii="Arial" w:eastAsia="Arial" w:hAnsi="Arial" w:cs="Arial"/>
                  <w:lang w:val="ru-RU"/>
                  <w:rPrChange w:id="4561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, учётных записей/конфигов</w:t>
              </w:r>
            </w:ins>
          </w:p>
        </w:tc>
        <w:tc>
          <w:tcPr>
            <w:tcW w:w="2268" w:type="dxa"/>
            <w:hideMark/>
            <w:tcPrChange w:id="4562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EDB22D8" w14:textId="77777777" w:rsidR="0050000B" w:rsidRPr="0050000B" w:rsidRDefault="0050000B" w:rsidP="0050000B">
            <w:pPr>
              <w:spacing w:before="180" w:after="180"/>
              <w:rPr>
                <w:ins w:id="4563" w:author="Никита Гринь" w:date="2026-08-05T18:32:00Z"/>
                <w:rFonts w:ascii="Arial" w:eastAsia="Arial" w:hAnsi="Arial" w:cs="Arial"/>
              </w:rPr>
            </w:pPr>
            <w:ins w:id="4564" w:author="Никита Гринь" w:date="2026-08-05T18:32:00Z">
              <w:r w:rsidRPr="0050000B">
                <w:rPr>
                  <w:rFonts w:ascii="Arial" w:eastAsia="Arial" w:hAnsi="Arial" w:cs="Arial"/>
                </w:rPr>
                <w:t>Hub, Parts II–IV</w:t>
              </w:r>
            </w:ins>
          </w:p>
        </w:tc>
        <w:tc>
          <w:tcPr>
            <w:tcW w:w="1984" w:type="dxa"/>
            <w:hideMark/>
            <w:tcPrChange w:id="4565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17D494DC" w14:textId="77777777" w:rsidR="0050000B" w:rsidRPr="0050000B" w:rsidRDefault="0050000B" w:rsidP="0050000B">
            <w:pPr>
              <w:spacing w:before="180" w:after="180"/>
              <w:rPr>
                <w:ins w:id="4566" w:author="Никита Гринь" w:date="2026-08-05T18:32:00Z"/>
                <w:rFonts w:ascii="Arial" w:eastAsia="Arial" w:hAnsi="Arial" w:cs="Arial"/>
              </w:rPr>
            </w:pPr>
            <w:ins w:id="4567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06420737" w14:textId="77777777" w:rsidTr="0050000B">
        <w:trPr>
          <w:trHeight w:val="900"/>
          <w:ins w:id="4568" w:author="Никита Гринь" w:date="2026-08-05T18:32:00Z"/>
          <w:trPrChange w:id="4569" w:author="Никита Гринь" w:date="2026-08-05T18:32:00Z" w16du:dateUtc="2026-08-05T15:32:00Z">
            <w:trPr>
              <w:gridAfter w:val="0"/>
              <w:trHeight w:val="900"/>
            </w:trPr>
          </w:trPrChange>
        </w:trPr>
        <w:tc>
          <w:tcPr>
            <w:tcW w:w="2508" w:type="dxa"/>
            <w:hideMark/>
            <w:tcPrChange w:id="4570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50AD02F" w14:textId="77777777" w:rsidR="0050000B" w:rsidRPr="0050000B" w:rsidRDefault="0050000B" w:rsidP="0050000B">
            <w:pPr>
              <w:spacing w:before="180" w:after="180"/>
              <w:rPr>
                <w:ins w:id="4571" w:author="Никита Гринь" w:date="2026-08-05T18:32:00Z"/>
                <w:rFonts w:ascii="Arial" w:eastAsia="Arial" w:hAnsi="Arial" w:cs="Arial"/>
              </w:rPr>
            </w:pPr>
            <w:ins w:id="4572" w:author="Никита Гринь" w:date="2026-08-05T18:32:00Z">
              <w:r w:rsidRPr="0050000B">
                <w:rPr>
                  <w:rFonts w:ascii="Arial" w:eastAsia="Arial" w:hAnsi="Arial" w:cs="Arial"/>
                </w:rPr>
                <w:t>Действия с данными</w:t>
              </w:r>
            </w:ins>
          </w:p>
        </w:tc>
        <w:tc>
          <w:tcPr>
            <w:tcW w:w="3016" w:type="dxa"/>
            <w:hideMark/>
            <w:tcPrChange w:id="4573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1AE1760A" w14:textId="77777777" w:rsidR="0050000B" w:rsidRPr="0050000B" w:rsidRDefault="0050000B" w:rsidP="0050000B">
            <w:pPr>
              <w:spacing w:before="180" w:after="180"/>
              <w:rPr>
                <w:ins w:id="4574" w:author="Никита Гринь" w:date="2026-08-05T18:32:00Z"/>
                <w:rFonts w:ascii="Arial" w:eastAsia="Arial" w:hAnsi="Arial" w:cs="Arial"/>
                <w:lang w:val="ru-RU"/>
                <w:rPrChange w:id="4575" w:author="Никита Гринь" w:date="2026-08-05T18:32:00Z" w16du:dateUtc="2026-08-05T15:32:00Z">
                  <w:rPr>
                    <w:ins w:id="4576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77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78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доступ / изменение / удаление объектов; экспорт журнала</w:t>
              </w:r>
            </w:ins>
          </w:p>
        </w:tc>
        <w:tc>
          <w:tcPr>
            <w:tcW w:w="2268" w:type="dxa"/>
            <w:hideMark/>
            <w:tcPrChange w:id="4579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67A24BD" w14:textId="77777777" w:rsidR="0050000B" w:rsidRPr="0050000B" w:rsidRDefault="0050000B" w:rsidP="0050000B">
            <w:pPr>
              <w:spacing w:before="180" w:after="180"/>
              <w:rPr>
                <w:ins w:id="4580" w:author="Никита Гринь" w:date="2026-08-05T18:32:00Z"/>
                <w:rFonts w:ascii="Arial" w:eastAsia="Arial" w:hAnsi="Arial" w:cs="Arial"/>
              </w:rPr>
            </w:pPr>
            <w:ins w:id="4581" w:author="Никита Гринь" w:date="2026-08-05T18:32:00Z">
              <w:r w:rsidRPr="0050000B">
                <w:rPr>
                  <w:rFonts w:ascii="Arial" w:eastAsia="Arial" w:hAnsi="Arial" w:cs="Arial"/>
                </w:rPr>
                <w:t>Hub, модули</w:t>
              </w:r>
            </w:ins>
          </w:p>
        </w:tc>
        <w:tc>
          <w:tcPr>
            <w:tcW w:w="1984" w:type="dxa"/>
            <w:hideMark/>
            <w:tcPrChange w:id="4582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26E04EF6" w14:textId="77777777" w:rsidR="0050000B" w:rsidRPr="0050000B" w:rsidRDefault="0050000B" w:rsidP="0050000B">
            <w:pPr>
              <w:spacing w:before="180" w:after="180"/>
              <w:rPr>
                <w:ins w:id="4583" w:author="Никита Гринь" w:date="2026-08-05T18:32:00Z"/>
                <w:rFonts w:ascii="Arial" w:eastAsia="Arial" w:hAnsi="Arial" w:cs="Arial"/>
              </w:rPr>
            </w:pPr>
            <w:ins w:id="4584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7946328D" w14:textId="77777777" w:rsidTr="0050000B">
        <w:trPr>
          <w:trHeight w:val="1080"/>
          <w:ins w:id="4585" w:author="Никита Гринь" w:date="2026-08-05T18:32:00Z"/>
          <w:trPrChange w:id="4586" w:author="Никита Гринь" w:date="2026-08-05T18:32:00Z" w16du:dateUtc="2026-08-05T15:32:00Z">
            <w:trPr>
              <w:gridAfter w:val="0"/>
              <w:trHeight w:val="1080"/>
            </w:trPr>
          </w:trPrChange>
        </w:trPr>
        <w:tc>
          <w:tcPr>
            <w:tcW w:w="2508" w:type="dxa"/>
            <w:hideMark/>
            <w:tcPrChange w:id="4587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2E1B8646" w14:textId="77777777" w:rsidR="0050000B" w:rsidRPr="0050000B" w:rsidRDefault="0050000B" w:rsidP="0050000B">
            <w:pPr>
              <w:spacing w:before="180" w:after="180"/>
              <w:rPr>
                <w:ins w:id="4588" w:author="Никита Гринь" w:date="2026-08-05T18:32:00Z"/>
                <w:rFonts w:ascii="Arial" w:eastAsia="Arial" w:hAnsi="Arial" w:cs="Arial"/>
              </w:rPr>
            </w:pPr>
            <w:ins w:id="4589" w:author="Никита Гринь" w:date="2026-08-05T18:32:00Z">
              <w:r w:rsidRPr="0050000B">
                <w:rPr>
                  <w:rFonts w:ascii="Arial" w:eastAsia="Arial" w:hAnsi="Arial" w:cs="Arial"/>
                </w:rPr>
                <w:t>Ошибки и ИБ</w:t>
              </w:r>
            </w:ins>
          </w:p>
        </w:tc>
        <w:tc>
          <w:tcPr>
            <w:tcW w:w="3016" w:type="dxa"/>
            <w:hideMark/>
            <w:tcPrChange w:id="4590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70FAF53B" w14:textId="77777777" w:rsidR="0050000B" w:rsidRPr="0050000B" w:rsidRDefault="0050000B" w:rsidP="0050000B">
            <w:pPr>
              <w:spacing w:before="180" w:after="180"/>
              <w:rPr>
                <w:ins w:id="4591" w:author="Никита Гринь" w:date="2026-08-05T18:32:00Z"/>
                <w:rFonts w:ascii="Arial" w:eastAsia="Arial" w:hAnsi="Arial" w:cs="Arial"/>
                <w:lang w:val="ru-RU"/>
                <w:rPrChange w:id="4592" w:author="Никита Гринь" w:date="2026-08-05T18:32:00Z" w16du:dateUtc="2026-08-05T15:32:00Z">
                  <w:rPr>
                    <w:ins w:id="4593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94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95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ошибка записи аудита, сбой механизмов сбора, переполнение буфера (§9.2.6)</w:t>
              </w:r>
            </w:ins>
          </w:p>
        </w:tc>
        <w:tc>
          <w:tcPr>
            <w:tcW w:w="2268" w:type="dxa"/>
            <w:hideMark/>
            <w:tcPrChange w:id="4596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669ED569" w14:textId="77777777" w:rsidR="0050000B" w:rsidRPr="0050000B" w:rsidRDefault="0050000B" w:rsidP="0050000B">
            <w:pPr>
              <w:spacing w:before="180" w:after="180"/>
              <w:rPr>
                <w:ins w:id="4597" w:author="Никита Гринь" w:date="2026-08-05T18:32:00Z"/>
                <w:rFonts w:ascii="Arial" w:eastAsia="Arial" w:hAnsi="Arial" w:cs="Arial"/>
              </w:rPr>
            </w:pPr>
            <w:ins w:id="4598" w:author="Никита Гринь" w:date="2026-08-05T18:32:00Z">
              <w:r w:rsidRPr="0050000B">
                <w:rPr>
                  <w:rFonts w:ascii="Arial" w:eastAsia="Arial" w:hAnsi="Arial" w:cs="Arial"/>
                </w:rPr>
                <w:t>Hub, VI.3</w:t>
              </w:r>
            </w:ins>
          </w:p>
        </w:tc>
        <w:tc>
          <w:tcPr>
            <w:tcW w:w="1984" w:type="dxa"/>
            <w:hideMark/>
            <w:tcPrChange w:id="4599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766E1C72" w14:textId="77777777" w:rsidR="0050000B" w:rsidRPr="0050000B" w:rsidRDefault="0050000B" w:rsidP="0050000B">
            <w:pPr>
              <w:spacing w:before="180" w:after="180"/>
              <w:rPr>
                <w:ins w:id="4600" w:author="Никита Гринь" w:date="2026-08-05T18:32:00Z"/>
                <w:rFonts w:ascii="Arial" w:eastAsia="Arial" w:hAnsi="Arial" w:cs="Arial"/>
              </w:rPr>
            </w:pPr>
            <w:ins w:id="4601" w:author="Никита Гринь" w:date="2026-08-05T18:32:00Z">
              <w:r w:rsidRPr="0050000B">
                <w:rPr>
                  <w:rFonts w:ascii="Arial" w:eastAsia="Arial" w:hAnsi="Arial" w:cs="Arial"/>
                </w:rPr>
                <w:t>§9.3, §9.2.6</w:t>
              </w:r>
            </w:ins>
          </w:p>
        </w:tc>
      </w:tr>
      <w:tr w:rsidR="0050000B" w:rsidRPr="0050000B" w14:paraId="2B3E3307" w14:textId="77777777" w:rsidTr="0050000B">
        <w:trPr>
          <w:trHeight w:val="720"/>
          <w:ins w:id="4602" w:author="Никита Гринь" w:date="2026-08-05T18:32:00Z"/>
          <w:trPrChange w:id="4603" w:author="Никита Гринь" w:date="2026-08-05T18:32:00Z" w16du:dateUtc="2026-08-05T15:32:00Z">
            <w:trPr>
              <w:gridAfter w:val="0"/>
              <w:trHeight w:val="720"/>
            </w:trPr>
          </w:trPrChange>
        </w:trPr>
        <w:tc>
          <w:tcPr>
            <w:tcW w:w="2508" w:type="dxa"/>
            <w:hideMark/>
            <w:tcPrChange w:id="4604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150E5638" w14:textId="77777777" w:rsidR="0050000B" w:rsidRPr="0050000B" w:rsidRDefault="0050000B" w:rsidP="0050000B">
            <w:pPr>
              <w:spacing w:before="180" w:after="180"/>
              <w:rPr>
                <w:ins w:id="4605" w:author="Никита Гринь" w:date="2026-08-05T18:32:00Z"/>
                <w:rFonts w:ascii="Arial" w:eastAsia="Arial" w:hAnsi="Arial" w:cs="Arial"/>
              </w:rPr>
            </w:pPr>
            <w:ins w:id="4606" w:author="Никита Гринь" w:date="2026-08-05T18:32:00Z">
              <w:r w:rsidRPr="0050000B">
                <w:rPr>
                  <w:rFonts w:ascii="Arial" w:eastAsia="Arial" w:hAnsi="Arial" w:cs="Arial"/>
                </w:rPr>
                <w:t>Интеграции SIEM</w:t>
              </w:r>
            </w:ins>
          </w:p>
        </w:tc>
        <w:tc>
          <w:tcPr>
            <w:tcW w:w="3016" w:type="dxa"/>
            <w:hideMark/>
            <w:tcPrChange w:id="4607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620E53B8" w14:textId="77777777" w:rsidR="0050000B" w:rsidRPr="0050000B" w:rsidRDefault="0050000B" w:rsidP="0050000B">
            <w:pPr>
              <w:spacing w:before="180" w:after="180"/>
              <w:rPr>
                <w:ins w:id="4608" w:author="Никита Гринь" w:date="2026-08-05T18:32:00Z"/>
                <w:rFonts w:ascii="Arial" w:eastAsia="Arial" w:hAnsi="Arial" w:cs="Arial"/>
                <w:lang w:val="ru-RU"/>
                <w:rPrChange w:id="4609" w:author="Никита Гринь" w:date="2026-08-05T18:32:00Z" w16du:dateUtc="2026-08-05T15:32:00Z">
                  <w:rPr>
                    <w:ins w:id="4610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611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612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 xml:space="preserve">сбой доставки в </w:t>
              </w:r>
              <w:r w:rsidRPr="0050000B">
                <w:rPr>
                  <w:rFonts w:ascii="Arial" w:eastAsia="Arial" w:hAnsi="Arial" w:cs="Arial"/>
                </w:rPr>
                <w:t>KUMA</w:t>
              </w:r>
              <w:r w:rsidRPr="0050000B">
                <w:rPr>
                  <w:rFonts w:ascii="Arial" w:eastAsia="Arial" w:hAnsi="Arial" w:cs="Arial"/>
                  <w:lang w:val="ru-RU"/>
                  <w:rPrChange w:id="4613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, повторная отправка</w:t>
              </w:r>
            </w:ins>
          </w:p>
        </w:tc>
        <w:tc>
          <w:tcPr>
            <w:tcW w:w="2268" w:type="dxa"/>
            <w:hideMark/>
            <w:tcPrChange w:id="4614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AAEAE95" w14:textId="77777777" w:rsidR="0050000B" w:rsidRPr="0050000B" w:rsidRDefault="0050000B" w:rsidP="0050000B">
            <w:pPr>
              <w:spacing w:before="180" w:after="180"/>
              <w:rPr>
                <w:ins w:id="4615" w:author="Никита Гринь" w:date="2026-08-05T18:32:00Z"/>
                <w:rFonts w:ascii="Arial" w:eastAsia="Arial" w:hAnsi="Arial" w:cs="Arial"/>
              </w:rPr>
            </w:pPr>
            <w:ins w:id="4616" w:author="Никита Гринь" w:date="2026-08-05T18:32:00Z">
              <w:r w:rsidRPr="0050000B">
                <w:rPr>
                  <w:rFonts w:ascii="Arial" w:eastAsia="Arial" w:hAnsi="Arial" w:cs="Arial"/>
                </w:rPr>
                <w:t>VI.3</w:t>
              </w:r>
            </w:ins>
          </w:p>
        </w:tc>
        <w:tc>
          <w:tcPr>
            <w:tcW w:w="1984" w:type="dxa"/>
            <w:hideMark/>
            <w:tcPrChange w:id="4617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7A6C63D1" w14:textId="77777777" w:rsidR="0050000B" w:rsidRPr="0050000B" w:rsidRDefault="0050000B" w:rsidP="0050000B">
            <w:pPr>
              <w:spacing w:before="180" w:after="180"/>
              <w:rPr>
                <w:ins w:id="4618" w:author="Никита Гринь" w:date="2026-08-05T18:32:00Z"/>
                <w:rFonts w:ascii="Arial" w:eastAsia="Arial" w:hAnsi="Arial" w:cs="Arial"/>
              </w:rPr>
            </w:pPr>
            <w:ins w:id="4619" w:author="Никита Гринь" w:date="2026-08-05T18:32:00Z">
              <w:r w:rsidRPr="0050000B">
                <w:rPr>
                  <w:rFonts w:ascii="Arial" w:eastAsia="Arial" w:hAnsi="Arial" w:cs="Arial"/>
                </w:rPr>
                <w:t>§9.1.9, §9.3</w:t>
              </w:r>
            </w:ins>
          </w:p>
        </w:tc>
      </w:tr>
    </w:tbl>
    <w:p w14:paraId="48F58F56" w14:textId="77777777" w:rsidR="0050000B" w:rsidRPr="00A36205" w:rsidDel="0050000B" w:rsidRDefault="0050000B">
      <w:pPr>
        <w:spacing w:before="180" w:after="180"/>
        <w:rPr>
          <w:del w:id="4620" w:author="Никита Гринь" w:date="2026-08-05T18:33:00Z" w16du:dateUtc="2026-08-05T15:33:00Z"/>
          <w:rFonts w:ascii="Arial" w:eastAsia="Arial" w:hAnsi="Arial" w:cs="Arial"/>
          <w:lang w:val="en-US"/>
          <w:rPrChange w:id="4621" w:author="Никита Гринь" w:date="2026-08-06T11:15:00Z" w16du:dateUtc="2026-08-06T08:15:00Z">
            <w:rPr>
              <w:del w:id="4622" w:author="Никита Гринь" w:date="2026-08-05T18:33:00Z" w16du:dateUtc="2026-08-05T15:33:00Z"/>
              <w:rFonts w:ascii="Arial" w:eastAsia="Arial" w:hAnsi="Arial" w:cs="Arial"/>
            </w:rPr>
          </w:rPrChange>
        </w:rPr>
      </w:pPr>
    </w:p>
    <w:p w14:paraId="2F777F37" w14:textId="6EEB57B4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.3.6. Приемка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, аудит)</w:t>
      </w:r>
    </w:p>
    <w:tbl>
      <w:tblPr>
        <w:tblStyle w:val="11"/>
        <w:tblW w:w="12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5"/>
        <w:gridCol w:w="4245"/>
        <w:gridCol w:w="6045"/>
        <w:tblGridChange w:id="4623">
          <w:tblGrid>
            <w:gridCol w:w="2145"/>
            <w:gridCol w:w="4245"/>
            <w:gridCol w:w="6045"/>
          </w:tblGrid>
        </w:tblGridChange>
      </w:tblGrid>
      <w:tr w:rsidR="009D43E8" w14:paraId="7E4BF0E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165840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245" w:type="dxa"/>
          </w:tcPr>
          <w:p w14:paraId="52ACF2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6045" w:type="dxa"/>
          </w:tcPr>
          <w:p w14:paraId="4FD6CB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:rsidRPr="00910837" w14:paraId="4E784BA5" w14:textId="77777777" w:rsidTr="009D43E8">
        <w:tc>
          <w:tcPr>
            <w:tcW w:w="2145" w:type="dxa"/>
          </w:tcPr>
          <w:p w14:paraId="4265EA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INT-T-AUD-01</w:t>
            </w:r>
          </w:p>
        </w:tc>
        <w:tc>
          <w:tcPr>
            <w:tcW w:w="4245" w:type="dxa"/>
          </w:tcPr>
          <w:p w14:paraId="5AEE3B8D" w14:textId="1F28678A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Согласованные типы событий §9.3 </w:t>
            </w:r>
            <w:del w:id="4624" w:author="Никита Гринь" w:date="2026-08-05T12:40:00Z" w16du:dateUtc="2026-08-05T09:40:00Z">
              <w:r w:rsidRPr="003C42DA" w:rsidDel="00F669EF">
                <w:rPr>
                  <w:rFonts w:ascii="Arial" w:eastAsia="Arial" w:hAnsi="Arial" w:cs="Arial"/>
                  <w:lang w:val="ru-RU"/>
                </w:rPr>
                <w:delText xml:space="preserve">поступают в </w:delText>
              </w:r>
              <w:r w:rsidDel="00F669EF">
                <w:rPr>
                  <w:rFonts w:ascii="Arial" w:eastAsia="Arial" w:hAnsi="Arial" w:cs="Arial"/>
                </w:rPr>
                <w:delText>KUMA</w:delText>
              </w:r>
            </w:del>
          </w:p>
        </w:tc>
        <w:tc>
          <w:tcPr>
            <w:tcW w:w="6045" w:type="dxa"/>
          </w:tcPr>
          <w:p w14:paraId="006F7215" w14:textId="308CCB9E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Тестовый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del w:id="4625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+ поиск в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</w:del>
          </w:p>
        </w:tc>
      </w:tr>
      <w:tr w:rsidR="009D43E8" w14:paraId="68182627" w14:textId="77777777" w:rsidTr="009D43E8">
        <w:tc>
          <w:tcPr>
            <w:tcW w:w="2145" w:type="dxa"/>
          </w:tcPr>
          <w:p w14:paraId="77FAE5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INT-T-AUD-02</w:t>
            </w:r>
          </w:p>
        </w:tc>
        <w:tc>
          <w:tcPr>
            <w:tcW w:w="4245" w:type="dxa"/>
          </w:tcPr>
          <w:p w14:paraId="6F4C5F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Поля субъекта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времени, результата заполнены</w:t>
            </w:r>
          </w:p>
        </w:tc>
        <w:tc>
          <w:tcPr>
            <w:tcW w:w="6045" w:type="dxa"/>
          </w:tcPr>
          <w:p w14:paraId="5FE82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Выборка событий</w:t>
            </w:r>
          </w:p>
        </w:tc>
      </w:tr>
      <w:tr w:rsidR="009D43E8" w14:paraId="4914CFDC" w14:textId="77777777" w:rsidTr="009D43E8">
        <w:tc>
          <w:tcPr>
            <w:tcW w:w="2145" w:type="dxa"/>
          </w:tcPr>
          <w:p w14:paraId="017C83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INT-T-AUD-03</w:t>
            </w:r>
          </w:p>
        </w:tc>
        <w:tc>
          <w:tcPr>
            <w:tcW w:w="4245" w:type="dxa"/>
          </w:tcPr>
          <w:p w14:paraId="20C338D7" w14:textId="65C80AB3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del w:id="4626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При недоступности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— </w:delText>
              </w:r>
            </w:del>
            <w:ins w:id="4627" w:author="Никита Гринь" w:date="2026-08-05T12:21:00Z" w16du:dateUtc="2026-08-05T09:21:00Z">
              <w:r w:rsidR="006A0BF8">
                <w:rPr>
                  <w:rFonts w:ascii="Arial" w:eastAsia="Arial" w:hAnsi="Arial" w:cs="Arial"/>
                  <w:lang w:val="ru-RU"/>
                </w:rPr>
                <w:t>Л</w:t>
              </w:r>
            </w:ins>
            <w:del w:id="4628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>л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>окальная запись + сигнализация §9.2.6</w:t>
            </w:r>
          </w:p>
        </w:tc>
        <w:tc>
          <w:tcPr>
            <w:tcW w:w="6045" w:type="dxa"/>
          </w:tcPr>
          <w:p w14:paraId="7C685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Имитация отказа</w:t>
            </w:r>
          </w:p>
        </w:tc>
      </w:tr>
      <w:tr w:rsidR="009D43E8" w14:paraId="11ACF2C9" w14:textId="77777777" w:rsidTr="009D43E8">
        <w:tc>
          <w:tcPr>
            <w:tcW w:w="2145" w:type="dxa"/>
          </w:tcPr>
          <w:p w14:paraId="3E7707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INT-T-AUD-04</w:t>
            </w:r>
          </w:p>
        </w:tc>
        <w:tc>
          <w:tcPr>
            <w:tcW w:w="4245" w:type="dxa"/>
          </w:tcPr>
          <w:p w14:paraId="7765F9D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7"/>
                <w:id w:val="35689335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≥1 год</w:t>
                </w:r>
              </w:sdtContent>
            </w:sdt>
          </w:p>
        </w:tc>
        <w:tc>
          <w:tcPr>
            <w:tcW w:w="6045" w:type="dxa"/>
          </w:tcPr>
          <w:p w14:paraId="1E2F25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политики ротации ПО</w:t>
            </w:r>
          </w:p>
        </w:tc>
      </w:tr>
      <w:tr w:rsidR="00641D32" w14:paraId="783C7128" w14:textId="77777777" w:rsidTr="008B6772">
        <w:tblPrEx>
          <w:tblW w:w="12435" w:type="dxa"/>
          <w:tblInd w:w="-108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020" w:firstRow="1" w:lastRow="0" w:firstColumn="0" w:lastColumn="0" w:noHBand="0" w:noVBand="0"/>
          <w:tblPrExChange w:id="4629" w:author="Никита Гринь" w:date="2026-08-06T11:34:00Z" w16du:dateUtc="2026-08-06T08:34:00Z">
            <w:tblPrEx>
              <w:tblW w:w="12435" w:type="dxa"/>
              <w:tblInd w:w="-10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020" w:firstRow="1" w:lastRow="0" w:firstColumn="0" w:lastColumn="0" w:noHBand="0" w:noVBand="0"/>
            </w:tblPrEx>
          </w:tblPrExChange>
        </w:tblPrEx>
        <w:trPr>
          <w:ins w:id="4630" w:author="Никита Гринь" w:date="2026-08-06T11:34:00Z" w16du:dateUtc="2026-08-06T08:34:00Z"/>
        </w:trPr>
        <w:tc>
          <w:tcPr>
            <w:tcW w:w="2145" w:type="dxa"/>
            <w:vAlign w:val="center"/>
            <w:tcPrChange w:id="4631" w:author="Никита Гринь" w:date="2026-08-06T11:34:00Z" w16du:dateUtc="2026-08-06T08:34:00Z">
              <w:tcPr>
                <w:tcW w:w="2145" w:type="dxa"/>
              </w:tcPr>
            </w:tcPrChange>
          </w:tcPr>
          <w:p w14:paraId="6CA21DBD" w14:textId="4AEC6B9B" w:rsidR="00641D32" w:rsidRPr="00641D32" w:rsidRDefault="00641D32" w:rsidP="00641D32">
            <w:pPr>
              <w:spacing w:before="36" w:after="36"/>
              <w:rPr>
                <w:ins w:id="4632" w:author="Никита Гринь" w:date="2026-08-06T11:34:00Z" w16du:dateUtc="2026-08-06T08:34:00Z"/>
                <w:rFonts w:ascii="Arial" w:eastAsia="Arial" w:hAnsi="Arial" w:cs="Arial"/>
                <w:lang w:val="ru-RU"/>
                <w:rPrChange w:id="4633" w:author="Никита Гринь" w:date="2026-08-06T11:34:00Z" w16du:dateUtc="2026-08-06T08:34:00Z">
                  <w:rPr>
                    <w:ins w:id="4634" w:author="Никита Гринь" w:date="2026-08-06T11:34:00Z" w16du:dateUtc="2026-08-06T08:34:00Z"/>
                    <w:rFonts w:ascii="Arial" w:eastAsia="Arial" w:hAnsi="Arial" w:cs="Arial"/>
                  </w:rPr>
                </w:rPrChange>
              </w:rPr>
            </w:pPr>
            <w:ins w:id="4635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INT-T-AUD-05</w:t>
              </w:r>
            </w:ins>
          </w:p>
        </w:tc>
        <w:tc>
          <w:tcPr>
            <w:tcW w:w="4245" w:type="dxa"/>
            <w:vAlign w:val="center"/>
            <w:tcPrChange w:id="4636" w:author="Никита Гринь" w:date="2026-08-06T11:34:00Z" w16du:dateUtc="2026-08-06T08:34:00Z">
              <w:tcPr>
                <w:tcW w:w="4245" w:type="dxa"/>
              </w:tcPr>
            </w:tcPrChange>
          </w:tcPr>
          <w:p w14:paraId="225BDB57" w14:textId="6AE8E535" w:rsidR="00641D32" w:rsidRPr="00641D32" w:rsidRDefault="00641D32" w:rsidP="00641D32">
            <w:pPr>
              <w:spacing w:before="36" w:after="36"/>
              <w:rPr>
                <w:ins w:id="4637" w:author="Никита Гринь" w:date="2026-08-06T11:34:00Z" w16du:dateUtc="2026-08-06T08:34:00Z"/>
                <w:lang w:val="ru-RU"/>
                <w:rPrChange w:id="4638" w:author="Никита Гринь" w:date="2026-08-06T11:34:00Z" w16du:dateUtc="2026-08-06T08:34:00Z">
                  <w:rPr>
                    <w:ins w:id="4639" w:author="Никита Гринь" w:date="2026-08-06T11:34:00Z" w16du:dateUtc="2026-08-06T08:34:00Z"/>
                  </w:rPr>
                </w:rPrChange>
              </w:rPr>
            </w:pPr>
            <w:ins w:id="4640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При недоступности внешней </w:t>
              </w:r>
              <w:r w:rsidRPr="006521D5">
                <w:rPr>
                  <w:rFonts w:ascii="Segoe UI" w:hAnsi="Segoe UI" w:cs="Segoe UI"/>
                  <w:color w:val="000000"/>
                </w:rPr>
                <w:t>SIEM</w:t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 локальная запись продолжается, срабатывает сигнализация §9.2.6</w:t>
              </w:r>
            </w:ins>
          </w:p>
        </w:tc>
        <w:tc>
          <w:tcPr>
            <w:tcW w:w="6045" w:type="dxa"/>
            <w:vAlign w:val="center"/>
            <w:tcPrChange w:id="4641" w:author="Никита Гринь" w:date="2026-08-06T11:34:00Z" w16du:dateUtc="2026-08-06T08:34:00Z">
              <w:tcPr>
                <w:tcW w:w="6045" w:type="dxa"/>
              </w:tcPr>
            </w:tcPrChange>
          </w:tcPr>
          <w:p w14:paraId="38FA5FDD" w14:textId="03AE2289" w:rsidR="00641D32" w:rsidRDefault="00641D32" w:rsidP="00641D32">
            <w:pPr>
              <w:spacing w:before="36" w:after="36"/>
              <w:rPr>
                <w:ins w:id="4642" w:author="Никита Гринь" w:date="2026-08-06T11:34:00Z" w16du:dateUtc="2026-08-06T08:34:00Z"/>
                <w:rFonts w:ascii="Arial" w:eastAsia="Arial" w:hAnsi="Arial" w:cs="Arial"/>
              </w:rPr>
            </w:pPr>
            <w:ins w:id="4643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Имитация отказа доставки</w:t>
              </w:r>
            </w:ins>
          </w:p>
        </w:tc>
      </w:tr>
      <w:tr w:rsidR="00641D32" w:rsidRPr="00641D32" w14:paraId="4B52591B" w14:textId="77777777" w:rsidTr="008B6772">
        <w:trPr>
          <w:ins w:id="4644" w:author="Никита Гринь" w:date="2026-08-06T11:34:00Z" w16du:dateUtc="2026-08-06T08:34:00Z"/>
        </w:trPr>
        <w:tc>
          <w:tcPr>
            <w:tcW w:w="2145" w:type="dxa"/>
            <w:vAlign w:val="center"/>
          </w:tcPr>
          <w:p w14:paraId="42C51810" w14:textId="6C9CAACA" w:rsidR="00641D32" w:rsidRPr="00641D32" w:rsidRDefault="00641D32" w:rsidP="00641D32">
            <w:pPr>
              <w:spacing w:before="36" w:after="36"/>
              <w:rPr>
                <w:ins w:id="4645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  <w:rPrChange w:id="4646" w:author="Никита Гринь" w:date="2026-08-06T11:34:00Z" w16du:dateUtc="2026-08-06T08:34:00Z">
                  <w:rPr>
                    <w:ins w:id="4647" w:author="Никита Гринь" w:date="2026-08-06T11:34:00Z" w16du:dateUtc="2026-08-06T08:34:00Z"/>
                    <w:rFonts w:ascii="Segoe UI" w:hAnsi="Segoe UI" w:cs="Segoe UI"/>
                    <w:color w:val="000000"/>
                  </w:rPr>
                </w:rPrChange>
              </w:rPr>
            </w:pPr>
            <w:ins w:id="4648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INT-T-AUD-06</w:t>
              </w:r>
            </w:ins>
          </w:p>
        </w:tc>
        <w:tc>
          <w:tcPr>
            <w:tcW w:w="4245" w:type="dxa"/>
            <w:vAlign w:val="center"/>
          </w:tcPr>
          <w:p w14:paraId="1E38FC60" w14:textId="5150F261" w:rsidR="00641D32" w:rsidRPr="006521D5" w:rsidRDefault="00641D32" w:rsidP="00641D32">
            <w:pPr>
              <w:spacing w:before="36" w:after="36"/>
              <w:rPr>
                <w:ins w:id="4649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ins w:id="4650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Локальное хранение событий ≥ 1 года (циклическое)</w:t>
              </w:r>
            </w:ins>
          </w:p>
        </w:tc>
        <w:tc>
          <w:tcPr>
            <w:tcW w:w="6045" w:type="dxa"/>
            <w:vAlign w:val="center"/>
          </w:tcPr>
          <w:p w14:paraId="0B36AB32" w14:textId="296F5BC4" w:rsidR="00641D32" w:rsidRPr="00641D32" w:rsidRDefault="00641D32" w:rsidP="00641D32">
            <w:pPr>
              <w:spacing w:before="36" w:after="36"/>
              <w:rPr>
                <w:ins w:id="4651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  <w:rPrChange w:id="4652" w:author="Никита Гринь" w:date="2026-08-06T11:34:00Z" w16du:dateUtc="2026-08-06T08:34:00Z">
                  <w:rPr>
                    <w:ins w:id="4653" w:author="Никита Гринь" w:date="2026-08-06T11:34:00Z" w16du:dateUtc="2026-08-06T08:34:00Z"/>
                    <w:rFonts w:ascii="Segoe UI" w:hAnsi="Segoe UI" w:cs="Segoe UI"/>
                    <w:color w:val="000000"/>
                  </w:rPr>
                </w:rPrChange>
              </w:rPr>
            </w:pPr>
            <w:ins w:id="4654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Проверка политики хранения/ротации ПО</w:t>
              </w:r>
            </w:ins>
          </w:p>
        </w:tc>
      </w:tr>
      <w:tr w:rsidR="00641D32" w:rsidRPr="00641D32" w14:paraId="52DB7CE5" w14:textId="77777777" w:rsidTr="008B6772">
        <w:trPr>
          <w:ins w:id="4655" w:author="Никита Гринь" w:date="2026-08-06T11:34:00Z" w16du:dateUtc="2026-08-06T08:34:00Z"/>
        </w:trPr>
        <w:tc>
          <w:tcPr>
            <w:tcW w:w="2145" w:type="dxa"/>
            <w:vAlign w:val="center"/>
          </w:tcPr>
          <w:p w14:paraId="4B1B6098" w14:textId="08088AB2" w:rsidR="00641D32" w:rsidRPr="006521D5" w:rsidRDefault="00641D32" w:rsidP="00641D32">
            <w:pPr>
              <w:spacing w:before="36" w:after="36"/>
              <w:rPr>
                <w:ins w:id="4656" w:author="Никита Гринь" w:date="2026-08-06T11:34:00Z" w16du:dateUtc="2026-08-06T08:34:00Z"/>
                <w:rFonts w:ascii="Segoe UI" w:hAnsi="Segoe UI" w:cs="Segoe UI"/>
                <w:color w:val="000000"/>
              </w:rPr>
            </w:pPr>
            <w:ins w:id="4657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INT-T-AUD-07</w:t>
              </w:r>
            </w:ins>
          </w:p>
        </w:tc>
        <w:tc>
          <w:tcPr>
            <w:tcW w:w="4245" w:type="dxa"/>
            <w:vAlign w:val="center"/>
          </w:tcPr>
          <w:p w14:paraId="74557A16" w14:textId="4ABD721B" w:rsidR="00641D32" w:rsidRPr="006521D5" w:rsidRDefault="00641D32" w:rsidP="00641D32">
            <w:pPr>
              <w:spacing w:before="36" w:after="36"/>
              <w:rPr>
                <w:ins w:id="4658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ins w:id="4659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Настроена возможность доставки событий во внешнюю </w:t>
              </w:r>
              <w:r w:rsidRPr="006521D5">
                <w:rPr>
                  <w:rFonts w:ascii="Segoe UI" w:hAnsi="Segoe UI" w:cs="Segoe UI"/>
                  <w:color w:val="000000"/>
                </w:rPr>
                <w:t>SIEM на согласованный endpoint</w:t>
              </w:r>
            </w:ins>
          </w:p>
        </w:tc>
        <w:tc>
          <w:tcPr>
            <w:tcW w:w="6045" w:type="dxa"/>
            <w:vAlign w:val="center"/>
          </w:tcPr>
          <w:p w14:paraId="0E399A27" w14:textId="60CF4C6D" w:rsidR="00641D32" w:rsidRPr="006521D5" w:rsidRDefault="00641D32" w:rsidP="00641D32">
            <w:pPr>
              <w:spacing w:before="36" w:after="36"/>
              <w:rPr>
                <w:ins w:id="4660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commentRangeStart w:id="4661"/>
            <w:ins w:id="4662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Проверка конфигурации доставки на стороне ПО</w:t>
              </w:r>
              <w:commentRangeEnd w:id="4661"/>
              <w:r w:rsidRPr="006521D5">
                <w:rPr>
                  <w:rStyle w:val="a5"/>
                  <w:rFonts w:ascii="Segoe UI" w:hAnsi="Segoe UI" w:cs="Segoe UI"/>
                  <w:color w:val="000000"/>
                  <w:sz w:val="24"/>
                  <w:szCs w:val="24"/>
                  <w:lang w:val="ru-RU"/>
                </w:rPr>
                <w:commentReference w:id="4661"/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 (без демонстрации обработки внутри </w:t>
              </w:r>
              <w:r w:rsidRPr="006521D5">
                <w:rPr>
                  <w:rFonts w:ascii="Segoe UI" w:hAnsi="Segoe UI" w:cs="Segoe UI"/>
                  <w:color w:val="000000"/>
                </w:rPr>
                <w:t>SIEM</w:t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)</w:t>
              </w:r>
            </w:ins>
          </w:p>
        </w:tc>
      </w:tr>
    </w:tbl>
    <w:p w14:paraId="32EAD00D" w14:textId="77777777" w:rsidR="009D43E8" w:rsidRPr="00641D32" w:rsidRDefault="009D43E8">
      <w:pPr>
        <w:rPr>
          <w:rFonts w:ascii="Arial" w:eastAsia="Arial" w:hAnsi="Arial" w:cs="Arial"/>
          <w:lang w:val="ru-RU"/>
          <w:rPrChange w:id="4663" w:author="Никита Гринь" w:date="2026-08-06T11:34:00Z" w16du:dateUtc="2026-08-06T08:34:00Z">
            <w:rPr>
              <w:rFonts w:ascii="Arial" w:eastAsia="Arial" w:hAnsi="Arial" w:cs="Arial"/>
            </w:rPr>
          </w:rPrChange>
        </w:rPr>
      </w:pPr>
    </w:p>
    <w:p w14:paraId="753C640D" w14:textId="77777777" w:rsidR="009D43E8" w:rsidRPr="00641D32" w:rsidRDefault="009D43E8">
      <w:pPr>
        <w:pStyle w:val="1"/>
        <w:rPr>
          <w:rFonts w:ascii="Arial" w:eastAsia="Arial" w:hAnsi="Arial" w:cs="Arial"/>
          <w:lang w:val="ru-RU"/>
          <w:rPrChange w:id="4664" w:author="Никита Гринь" w:date="2026-08-06T11:34:00Z" w16du:dateUtc="2026-08-06T08:34:00Z">
            <w:rPr>
              <w:rFonts w:ascii="Arial" w:eastAsia="Arial" w:hAnsi="Arial" w:cs="Arial"/>
            </w:rPr>
          </w:rPrChange>
        </w:rPr>
        <w:sectPr w:rsidR="009D43E8" w:rsidRPr="00641D32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8D7450E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4665" w:name="bookmark=kix.qx9xiavxhfy4" w:colFirst="0" w:colLast="0"/>
      <w:bookmarkEnd w:id="4665"/>
      <w:r w:rsidRPr="009962A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VII</w:t>
      </w:r>
      <w:r w:rsidRPr="009962AA">
        <w:rPr>
          <w:rFonts w:ascii="Arial" w:eastAsia="Arial" w:hAnsi="Arial" w:cs="Arial"/>
          <w:lang w:val="ru-RU"/>
        </w:rPr>
        <w:t>. Закрытие</w:t>
      </w:r>
    </w:p>
    <w:p w14:paraId="6580E72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 xml:space="preserve"> завершает ТЗ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1.3: состав работ по календарному плану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>, контроль и приемка этапов, подготовка объекта к вводу, документирование и реестр открытых вопросов для согласования с Заказчиком.</w:t>
      </w:r>
    </w:p>
    <w:p w14:paraId="1D309E6F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666" w:name="bookmark=kix.t7sdl0oq61dv" w:colFirst="0" w:colLast="0"/>
      <w:bookmarkEnd w:id="4666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.1. Состав и содержание работ</w:t>
      </w:r>
    </w:p>
    <w:p w14:paraId="6D3AC4F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[Прил.2 договора]: этапы 1–9 календарного плана</w:t>
      </w:r>
    </w:p>
    <w:p w14:paraId="02A2295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Перечень этапов проекта, сроки, </w:t>
      </w:r>
      <w:r>
        <w:rPr>
          <w:rFonts w:ascii="Arial" w:eastAsia="Arial" w:hAnsi="Arial" w:cs="Arial"/>
        </w:rPr>
        <w:t>deliverables</w:t>
      </w:r>
      <w:r w:rsidRPr="003C42DA">
        <w:rPr>
          <w:rFonts w:ascii="Arial" w:eastAsia="Arial" w:hAnsi="Arial" w:cs="Arial"/>
          <w:lang w:val="ru-RU"/>
        </w:rPr>
        <w:t xml:space="preserve"> этапа 1 (настоящее ТЗ).</w:t>
      </w:r>
    </w:p>
    <w:p w14:paraId="2219D0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стороны понимают объем и последовательность работ по договору.</w:t>
      </w:r>
    </w:p>
    <w:p w14:paraId="5360475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Контур </w:t>
      </w:r>
      <w:r>
        <w:rPr>
          <w:rFonts w:ascii="Arial" w:eastAsia="Arial" w:hAnsi="Arial" w:cs="Arial"/>
          <w:b/>
          <w:bCs/>
        </w:rPr>
        <w:t>AI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3C42DA">
        <w:rPr>
          <w:rFonts w:ascii="Arial" w:eastAsia="Arial" w:hAnsi="Arial" w:cs="Arial"/>
          <w:lang w:val="ru-RU"/>
        </w:rPr>
        <w:t xml:space="preserve"> и договорные модули </w:t>
      </w:r>
      <w:r w:rsidRPr="003C42DA">
        <w:rPr>
          <w:rFonts w:ascii="Arial" w:eastAsia="Arial" w:hAnsi="Arial" w:cs="Arial"/>
          <w:b/>
          <w:bCs/>
          <w:lang w:val="ru-RU"/>
        </w:rPr>
        <w:t>[Прил.1 §2.2]</w:t>
      </w:r>
      <w:r w:rsidRPr="003C42DA">
        <w:rPr>
          <w:rFonts w:ascii="Arial" w:eastAsia="Arial" w:hAnsi="Arial" w:cs="Arial"/>
          <w:lang w:val="ru-RU"/>
        </w:rPr>
        <w:t xml:space="preserve"> поставляются </w:t>
      </w:r>
      <w:r w:rsidRPr="003C42DA">
        <w:rPr>
          <w:rFonts w:ascii="Arial" w:eastAsia="Arial" w:hAnsi="Arial" w:cs="Arial"/>
          <w:b/>
          <w:bCs/>
          <w:lang w:val="ru-RU"/>
        </w:rPr>
        <w:t>единовременно</w:t>
      </w:r>
      <w:r w:rsidRPr="003C42DA">
        <w:rPr>
          <w:rFonts w:ascii="Arial" w:eastAsia="Arial" w:hAnsi="Arial" w:cs="Arial"/>
          <w:lang w:val="ru-RU"/>
        </w:rPr>
        <w:t xml:space="preserve"> — без выделения </w:t>
      </w:r>
      <w:r>
        <w:rPr>
          <w:rFonts w:ascii="Arial" w:eastAsia="Arial" w:hAnsi="Arial" w:cs="Arial"/>
        </w:rPr>
        <w:t>MVP</w:t>
      </w:r>
      <w:r w:rsidRPr="003C42DA">
        <w:rPr>
          <w:rFonts w:ascii="Arial" w:eastAsia="Arial" w:hAnsi="Arial" w:cs="Arial"/>
          <w:lang w:val="ru-RU"/>
        </w:rPr>
        <w:t xml:space="preserve"> или последующих функциональных фаз. 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 xml:space="preserve"> задает </w:t>
      </w:r>
      <w:r w:rsidRPr="003C42DA">
        <w:rPr>
          <w:rFonts w:ascii="Arial" w:eastAsia="Arial" w:hAnsi="Arial" w:cs="Arial"/>
          <w:b/>
          <w:bCs/>
          <w:lang w:val="ru-RU"/>
        </w:rPr>
        <w:t>последовательность работ</w:t>
      </w:r>
      <w:r w:rsidRPr="003C42DA">
        <w:rPr>
          <w:rFonts w:ascii="Arial" w:eastAsia="Arial" w:hAnsi="Arial" w:cs="Arial"/>
          <w:lang w:val="ru-RU"/>
        </w:rPr>
        <w:t xml:space="preserve"> (разработка, интеграции, тестирование, ввод), а не поэтапную функциональную поставку подсистем.</w:t>
      </w:r>
    </w:p>
    <w:p w14:paraId="2F9DD6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 к договору]</w:t>
      </w:r>
      <w:sdt>
        <w:sdtPr>
          <w:tag w:val="goog_rdk_338"/>
          <w:id w:val="333713318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(9 этапов, срок проекта ≤7 мес.):</w:t>
          </w:r>
        </w:sdtContent>
      </w:sdt>
    </w:p>
    <w:tbl>
      <w:tblPr>
        <w:tblStyle w:val="10"/>
        <w:tblW w:w="96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0"/>
        <w:gridCol w:w="2460"/>
        <w:gridCol w:w="2595"/>
        <w:gridCol w:w="3825"/>
      </w:tblGrid>
      <w:tr w:rsidR="009D43E8" w14:paraId="5D3E6E0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552AB8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</w:t>
            </w:r>
          </w:p>
        </w:tc>
        <w:tc>
          <w:tcPr>
            <w:tcW w:w="2460" w:type="dxa"/>
          </w:tcPr>
          <w:p w14:paraId="62FB7E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595" w:type="dxa"/>
          </w:tcPr>
          <w:p w14:paraId="65326F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  <w:tc>
          <w:tcPr>
            <w:tcW w:w="3825" w:type="dxa"/>
          </w:tcPr>
          <w:p w14:paraId="5ADCA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Длительность</w:t>
            </w:r>
          </w:p>
        </w:tc>
      </w:tr>
      <w:tr w:rsidR="009D43E8" w:rsidRPr="0050000B" w14:paraId="23B1054F" w14:textId="77777777" w:rsidTr="009D43E8">
        <w:tc>
          <w:tcPr>
            <w:tcW w:w="810" w:type="dxa"/>
          </w:tcPr>
          <w:p w14:paraId="3F10C3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460" w:type="dxa"/>
          </w:tcPr>
          <w:p w14:paraId="0118FF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и утверждение ТЗ</w:t>
            </w:r>
          </w:p>
        </w:tc>
        <w:tc>
          <w:tcPr>
            <w:tcW w:w="2595" w:type="dxa"/>
          </w:tcPr>
          <w:p w14:paraId="36FE852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Настоящий документ </w:t>
            </w:r>
            <w:r>
              <w:rPr>
                <w:rFonts w:ascii="Arial" w:eastAsia="Arial" w:hAnsi="Arial" w:cs="Arial"/>
              </w:rPr>
              <w:t>v</w:t>
            </w:r>
            <w:r w:rsidRPr="003C42DA">
              <w:rPr>
                <w:rFonts w:ascii="Arial" w:eastAsia="Arial" w:hAnsi="Arial" w:cs="Arial"/>
                <w:lang w:val="ru-RU"/>
              </w:rPr>
              <w:t>1.3 + спецификации интеграций</w:t>
            </w:r>
          </w:p>
        </w:tc>
        <w:tc>
          <w:tcPr>
            <w:tcW w:w="3825" w:type="dxa"/>
          </w:tcPr>
          <w:p w14:paraId="5D47B9D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20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раб. дней от подписания договора</w:t>
            </w:r>
          </w:p>
        </w:tc>
      </w:tr>
      <w:tr w:rsidR="009D43E8" w:rsidRPr="0050000B" w14:paraId="05236901" w14:textId="77777777" w:rsidTr="009D43E8">
        <w:tc>
          <w:tcPr>
            <w:tcW w:w="810" w:type="dxa"/>
          </w:tcPr>
          <w:p w14:paraId="59257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60" w:type="dxa"/>
          </w:tcPr>
          <w:p w14:paraId="0D0192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Кастомизация ПО по ТЗ</w:t>
            </w:r>
          </w:p>
        </w:tc>
        <w:tc>
          <w:tcPr>
            <w:tcW w:w="2595" w:type="dxa"/>
          </w:tcPr>
          <w:p w14:paraId="10643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Модули </w:t>
            </w:r>
            <w:r>
              <w:rPr>
                <w:rFonts w:ascii="Arial" w:eastAsia="Arial" w:hAnsi="Arial" w:cs="Arial"/>
              </w:rPr>
              <w:t>Hub</w:t>
            </w:r>
            <w:r w:rsidRPr="003C42DA">
              <w:rPr>
                <w:rFonts w:ascii="Arial" w:eastAsia="Arial" w:hAnsi="Arial" w:cs="Arial"/>
                <w:lang w:val="ru-RU"/>
              </w:rPr>
              <w:t>, демо, внутреннее тестирование</w:t>
            </w:r>
          </w:p>
        </w:tc>
        <w:tc>
          <w:tcPr>
            <w:tcW w:w="3825" w:type="dxa"/>
          </w:tcPr>
          <w:p w14:paraId="7079A1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от утверждения ТЗ</w:t>
            </w:r>
          </w:p>
        </w:tc>
      </w:tr>
      <w:tr w:rsidR="009D43E8" w:rsidRPr="0050000B" w14:paraId="4DEE3774" w14:textId="77777777" w:rsidTr="009D43E8">
        <w:tc>
          <w:tcPr>
            <w:tcW w:w="810" w:type="dxa"/>
          </w:tcPr>
          <w:p w14:paraId="3A800E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60" w:type="dxa"/>
          </w:tcPr>
          <w:p w14:paraId="5DC1B4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Настройка интеграций</w:t>
            </w:r>
          </w:p>
        </w:tc>
        <w:tc>
          <w:tcPr>
            <w:tcW w:w="2595" w:type="dxa"/>
          </w:tcPr>
          <w:p w14:paraId="6B310F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СУЗ, Oktell, AD, SIEM</w:t>
            </w:r>
          </w:p>
        </w:tc>
        <w:tc>
          <w:tcPr>
            <w:tcW w:w="3825" w:type="dxa"/>
          </w:tcPr>
          <w:p w14:paraId="542C98C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(параллельно с этапом 2)</w:t>
            </w:r>
          </w:p>
        </w:tc>
      </w:tr>
      <w:tr w:rsidR="009D43E8" w14:paraId="636FC071" w14:textId="77777777" w:rsidTr="009D43E8">
        <w:tc>
          <w:tcPr>
            <w:tcW w:w="810" w:type="dxa"/>
          </w:tcPr>
          <w:p w14:paraId="46D22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60" w:type="dxa"/>
          </w:tcPr>
          <w:p w14:paraId="0843BB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Материалы для аттестации СЗИ</w:t>
            </w:r>
          </w:p>
        </w:tc>
        <w:tc>
          <w:tcPr>
            <w:tcW w:w="2595" w:type="dxa"/>
          </w:tcPr>
          <w:p w14:paraId="298FA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Документация §2.11 договора</w:t>
            </w:r>
          </w:p>
        </w:tc>
        <w:tc>
          <w:tcPr>
            <w:tcW w:w="3825" w:type="dxa"/>
          </w:tcPr>
          <w:p w14:paraId="063CBE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110 раб. дней (параллельно)</w:t>
            </w:r>
          </w:p>
        </w:tc>
      </w:tr>
      <w:tr w:rsidR="009D43E8" w14:paraId="2BFCC19D" w14:textId="77777777" w:rsidTr="009D43E8">
        <w:tc>
          <w:tcPr>
            <w:tcW w:w="810" w:type="dxa"/>
          </w:tcPr>
          <w:p w14:paraId="51369B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60" w:type="dxa"/>
          </w:tcPr>
          <w:p w14:paraId="36F184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2595" w:type="dxa"/>
          </w:tcPr>
          <w:p w14:paraId="6A7C1CFE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9"/>
                <w:id w:val="9123371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пользователей</w:t>
                </w:r>
              </w:sdtContent>
            </w:sdt>
          </w:p>
        </w:tc>
        <w:tc>
          <w:tcPr>
            <w:tcW w:w="3825" w:type="dxa"/>
          </w:tcPr>
          <w:p w14:paraId="367119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раб. дней после этапов 2–3</w:t>
            </w:r>
          </w:p>
        </w:tc>
      </w:tr>
      <w:tr w:rsidR="009D43E8" w14:paraId="7D0EC8C5" w14:textId="77777777" w:rsidTr="009D43E8">
        <w:tc>
          <w:tcPr>
            <w:tcW w:w="810" w:type="dxa"/>
          </w:tcPr>
          <w:p w14:paraId="1A9C6B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60" w:type="dxa"/>
          </w:tcPr>
          <w:p w14:paraId="7DC44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Совместное тестирование</w:t>
            </w:r>
          </w:p>
        </w:tc>
        <w:tc>
          <w:tcPr>
            <w:tcW w:w="2595" w:type="dxa"/>
          </w:tcPr>
          <w:p w14:paraId="6EB7EF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Функц., интегр., нагрузочное</w:t>
            </w:r>
          </w:p>
        </w:tc>
        <w:tc>
          <w:tcPr>
            <w:tcW w:w="3825" w:type="dxa"/>
          </w:tcPr>
          <w:p w14:paraId="21600E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648BB357" w14:textId="77777777" w:rsidTr="009D43E8">
        <w:tc>
          <w:tcPr>
            <w:tcW w:w="810" w:type="dxa"/>
          </w:tcPr>
          <w:p w14:paraId="3B3917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60" w:type="dxa"/>
          </w:tcPr>
          <w:p w14:paraId="1847F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ИБ</w:t>
            </w:r>
          </w:p>
        </w:tc>
        <w:tc>
          <w:tcPr>
            <w:tcW w:w="2595" w:type="dxa"/>
          </w:tcPr>
          <w:p w14:paraId="1BD3D3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Устранение уязвимостей</w:t>
            </w:r>
          </w:p>
        </w:tc>
        <w:tc>
          <w:tcPr>
            <w:tcW w:w="3825" w:type="dxa"/>
          </w:tcPr>
          <w:p w14:paraId="286FD0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4B2A1823" w14:textId="77777777" w:rsidTr="009D43E8">
        <w:tc>
          <w:tcPr>
            <w:tcW w:w="810" w:type="dxa"/>
          </w:tcPr>
          <w:p w14:paraId="5E6C0F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460" w:type="dxa"/>
          </w:tcPr>
          <w:p w14:paraId="72AB28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ОПЭ</w:t>
            </w:r>
          </w:p>
        </w:tc>
        <w:tc>
          <w:tcPr>
            <w:tcW w:w="2595" w:type="dxa"/>
          </w:tcPr>
          <w:p w14:paraId="2B3A9B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Пилотная группа</w:t>
            </w:r>
          </w:p>
        </w:tc>
        <w:tc>
          <w:tcPr>
            <w:tcW w:w="3825" w:type="dxa"/>
          </w:tcPr>
          <w:p w14:paraId="027485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1F4DCA73" w14:textId="77777777" w:rsidTr="009D43E8">
        <w:tc>
          <w:tcPr>
            <w:tcW w:w="810" w:type="dxa"/>
          </w:tcPr>
          <w:p w14:paraId="28ECC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60" w:type="dxa"/>
          </w:tcPr>
          <w:p w14:paraId="1FE741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Пром. эксплуатация</w:t>
            </w:r>
          </w:p>
        </w:tc>
        <w:tc>
          <w:tcPr>
            <w:tcW w:w="2595" w:type="dxa"/>
          </w:tcPr>
          <w:p w14:paraId="05D4A3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Акт сдачи-приемки</w:t>
            </w:r>
          </w:p>
        </w:tc>
        <w:tc>
          <w:tcPr>
            <w:tcW w:w="3825" w:type="dxa"/>
          </w:tcPr>
          <w:p w14:paraId="49A378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раб. дня</w:t>
            </w:r>
          </w:p>
        </w:tc>
      </w:tr>
    </w:tbl>
    <w:p w14:paraId="065C73E0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23D6008A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4667" w:name="bookmark=kix.khyp1ocdcwcs" w:colFirst="0" w:colLast="0"/>
      <w:bookmarkEnd w:id="4667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.2. Контроль и приемка</w:t>
      </w:r>
    </w:p>
    <w:p w14:paraId="63DF6F6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[Прил.1, ГОСТ §6]: порядок приемки этапов и модулей</w:t>
      </w:r>
    </w:p>
    <w:p w14:paraId="0DC1578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Связь приемки этапов с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.</w:t>
      </w:r>
    </w:p>
    <w:p w14:paraId="4D48783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ввод системы сопровождается формализованной приемкой.</w:t>
      </w:r>
    </w:p>
    <w:p w14:paraId="7039A8F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матрица наборов приемки (детальные критерии — в разделах модулей):</w:t>
      </w:r>
    </w:p>
    <w:tbl>
      <w:tblPr>
        <w:tblStyle w:val="9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3135"/>
        <w:gridCol w:w="1155"/>
        <w:gridCol w:w="4590"/>
      </w:tblGrid>
      <w:tr w:rsidR="009D43E8" w14:paraId="7F76AC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6F138E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Набор</w:t>
            </w:r>
          </w:p>
        </w:tc>
        <w:tc>
          <w:tcPr>
            <w:tcW w:w="3135" w:type="dxa"/>
          </w:tcPr>
          <w:p w14:paraId="5C5FF9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(§2.2)</w:t>
            </w:r>
          </w:p>
        </w:tc>
        <w:tc>
          <w:tcPr>
            <w:tcW w:w="1155" w:type="dxa"/>
          </w:tcPr>
          <w:p w14:paraId="68EB4C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</w:t>
            </w:r>
          </w:p>
        </w:tc>
        <w:tc>
          <w:tcPr>
            <w:tcW w:w="4590" w:type="dxa"/>
          </w:tcPr>
          <w:p w14:paraId="25EFE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Зависимости / примечание</w:t>
            </w:r>
          </w:p>
        </w:tc>
      </w:tr>
      <w:tr w:rsidR="009D43E8" w14:paraId="3ECF5A1D" w14:textId="77777777" w:rsidTr="009D43E8">
        <w:tc>
          <w:tcPr>
            <w:tcW w:w="1125" w:type="dxa"/>
          </w:tcPr>
          <w:p w14:paraId="06C1BC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</w:t>
            </w:r>
          </w:p>
        </w:tc>
        <w:tc>
          <w:tcPr>
            <w:tcW w:w="3135" w:type="dxa"/>
          </w:tcPr>
          <w:p w14:paraId="51787B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интерфейсы суфлера (тел./чат)</w:t>
            </w:r>
          </w:p>
        </w:tc>
        <w:tc>
          <w:tcPr>
            <w:tcW w:w="1155" w:type="dxa"/>
          </w:tcPr>
          <w:p w14:paraId="161C38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II.7.1</w:t>
            </w:r>
          </w:p>
        </w:tc>
        <w:tc>
          <w:tcPr>
            <w:tcW w:w="4590" w:type="dxa"/>
          </w:tcPr>
          <w:p w14:paraId="53AA1408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0"/>
                <w:id w:val="-21174689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UI §4.3; CC-SCR → SUF-T-11</w:t>
                </w:r>
              </w:sdtContent>
            </w:sdt>
          </w:p>
        </w:tc>
      </w:tr>
      <w:tr w:rsidR="009D43E8" w14:paraId="7D56A521" w14:textId="77777777" w:rsidTr="009D43E8">
        <w:tc>
          <w:tcPr>
            <w:tcW w:w="1125" w:type="dxa"/>
          </w:tcPr>
          <w:p w14:paraId="33C0D0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CHAT-T</w:t>
            </w:r>
          </w:p>
        </w:tc>
        <w:tc>
          <w:tcPr>
            <w:tcW w:w="3135" w:type="dxa"/>
          </w:tcPr>
          <w:p w14:paraId="071AA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онлайн-чат</w:t>
            </w:r>
          </w:p>
        </w:tc>
        <w:tc>
          <w:tcPr>
            <w:tcW w:w="1155" w:type="dxa"/>
          </w:tcPr>
          <w:p w14:paraId="24FF30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II.7.3</w:t>
            </w:r>
          </w:p>
        </w:tc>
        <w:tc>
          <w:tcPr>
            <w:tcW w:w="4590" w:type="dxa"/>
          </w:tcPr>
          <w:p w14:paraId="6CFB3C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§4.4; стыковка </w:t>
            </w:r>
            <w:hyperlink r:id="rId79" w:anchor="bookmark=id.hzr0rnczc6j6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  <w:tr w:rsidR="009D43E8" w:rsidRPr="0050000B" w14:paraId="13C433EE" w14:textId="77777777" w:rsidTr="009D43E8">
        <w:tc>
          <w:tcPr>
            <w:tcW w:w="1125" w:type="dxa"/>
          </w:tcPr>
          <w:p w14:paraId="0009E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ASS-T</w:t>
            </w:r>
          </w:p>
        </w:tc>
        <w:tc>
          <w:tcPr>
            <w:tcW w:w="3135" w:type="dxa"/>
          </w:tcPr>
          <w:p w14:paraId="18070D6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1155" w:type="dxa"/>
          </w:tcPr>
          <w:p w14:paraId="619A33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0" w:anchor="bookmark=id.gcwdjq73hgi2">
              <w:r>
                <w:rPr>
                  <w:rFonts w:ascii="Arial" w:eastAsia="Arial" w:hAnsi="Arial" w:cs="Arial"/>
                  <w:color w:val="156082"/>
                </w:rPr>
                <w:t>III.8</w:t>
              </w:r>
            </w:hyperlink>
          </w:p>
        </w:tc>
        <w:tc>
          <w:tcPr>
            <w:tcW w:w="4590" w:type="dxa"/>
          </w:tcPr>
          <w:p w14:paraId="73A4C91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§ п. 4.2; открытые </w:t>
            </w:r>
            <w:r>
              <w:rPr>
                <w:rFonts w:ascii="Arial" w:eastAsia="Arial" w:hAnsi="Arial" w:cs="Arial"/>
              </w:rPr>
              <w:t>FR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>/внешн. источники</w:t>
            </w:r>
          </w:p>
        </w:tc>
      </w:tr>
      <w:tr w:rsidR="009D43E8" w14:paraId="4A2E8AB4" w14:textId="77777777" w:rsidTr="009D43E8">
        <w:tc>
          <w:tcPr>
            <w:tcW w:w="1125" w:type="dxa"/>
          </w:tcPr>
          <w:p w14:paraId="6908F5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</w:t>
            </w:r>
          </w:p>
        </w:tc>
        <w:tc>
          <w:tcPr>
            <w:tcW w:w="3135" w:type="dxa"/>
          </w:tcPr>
          <w:p w14:paraId="17C1C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распознавания документов</w:t>
            </w:r>
          </w:p>
        </w:tc>
        <w:tc>
          <w:tcPr>
            <w:tcW w:w="1155" w:type="dxa"/>
          </w:tcPr>
          <w:p w14:paraId="7EF551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IV.8</w:t>
            </w:r>
          </w:p>
        </w:tc>
        <w:tc>
          <w:tcPr>
            <w:tcW w:w="4590" w:type="dxa"/>
          </w:tcPr>
          <w:p w14:paraId="2432C1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DOC-T-01…15; открытые: DOC-T-15 (RPA), AD, §</w:t>
            </w:r>
          </w:p>
        </w:tc>
      </w:tr>
      <w:tr w:rsidR="009D43E8" w:rsidRPr="0050000B" w14:paraId="5165BEFA" w14:textId="77777777" w:rsidTr="009D43E8">
        <w:tc>
          <w:tcPr>
            <w:tcW w:w="1125" w:type="dxa"/>
          </w:tcPr>
          <w:p w14:paraId="768BEC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</w:t>
            </w:r>
          </w:p>
        </w:tc>
        <w:tc>
          <w:tcPr>
            <w:tcW w:w="3135" w:type="dxa"/>
          </w:tcPr>
          <w:p w14:paraId="70EFD9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1155" w:type="dxa"/>
          </w:tcPr>
          <w:p w14:paraId="3C819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  <w:tc>
          <w:tcPr>
            <w:tcW w:w="4590" w:type="dxa"/>
          </w:tcPr>
          <w:p w14:paraId="5311152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</w:rPr>
              <w:t>SUF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§4.6 ТТ); контракт — </w:t>
            </w:r>
            <w:r>
              <w:rPr>
                <w:rFonts w:ascii="Arial" w:eastAsia="Arial" w:hAnsi="Arial" w:cs="Arial"/>
                <w:b/>
                <w:bCs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bitrix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rag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 xml:space="preserve"> §4.6</w:t>
            </w:r>
          </w:p>
        </w:tc>
      </w:tr>
      <w:tr w:rsidR="009D43E8" w14:paraId="1619E20A" w14:textId="77777777" w:rsidTr="009D43E8">
        <w:tc>
          <w:tcPr>
            <w:tcW w:w="1125" w:type="dxa"/>
          </w:tcPr>
          <w:p w14:paraId="475C6B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HUB-T</w:t>
            </w:r>
          </w:p>
        </w:tc>
        <w:tc>
          <w:tcPr>
            <w:tcW w:w="3135" w:type="dxa"/>
          </w:tcPr>
          <w:p w14:paraId="3F833F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Контур целиком</w:t>
            </w:r>
          </w:p>
        </w:tc>
        <w:tc>
          <w:tcPr>
            <w:tcW w:w="1155" w:type="dxa"/>
          </w:tcPr>
          <w:p w14:paraId="2936DE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VII.2</w:t>
            </w:r>
          </w:p>
        </w:tc>
        <w:tc>
          <w:tcPr>
            <w:tcW w:w="4590" w:type="dxa"/>
          </w:tcPr>
          <w:p w14:paraId="390F2C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Этапы 6–9 календарного плана</w:t>
            </w:r>
          </w:p>
        </w:tc>
      </w:tr>
    </w:tbl>
    <w:p w14:paraId="7A016203" w14:textId="77777777" w:rsidR="009D43E8" w:rsidRDefault="00317F00">
      <w:pPr>
        <w:pStyle w:val="2"/>
        <w:rPr>
          <w:rFonts w:ascii="Arial" w:eastAsia="Arial" w:hAnsi="Arial" w:cs="Arial"/>
        </w:rPr>
      </w:pPr>
      <w:bookmarkStart w:id="4668" w:name="bookmark=kix.gr4bg2l8e489" w:colFirst="0" w:colLast="0"/>
      <w:bookmarkEnd w:id="4668"/>
      <w:r>
        <w:rPr>
          <w:rFonts w:ascii="Arial" w:eastAsia="Arial" w:hAnsi="Arial" w:cs="Arial"/>
        </w:rPr>
        <w:t>VII.3. Подготовка объекта к вводу</w:t>
      </w:r>
    </w:p>
    <w:p w14:paraId="2219F8C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§7]: стенды, обучение.</w:t>
      </w:r>
    </w:p>
    <w:p w14:paraId="59692B6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41"/>
          <w:id w:val="-1035879460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Требования к тестовым контурам </w:t>
          </w:r>
          <w:r w:rsidR="00317F00">
            <w:rPr>
              <w:rFonts w:ascii="Arial Unicode MS" w:eastAsia="Arial Unicode MS" w:hAnsi="Arial Unicode MS" w:cs="Arial Unicode MS"/>
            </w:rPr>
            <w:t>Bitrix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; обучение ≥3 админ., ≥5 пользов.</w:t>
          </w:r>
        </w:sdtContent>
      </w:sdt>
    </w:p>
    <w:p w14:paraId="32B3E5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банк готов к эксплуатации ПО после ввода.</w:t>
      </w:r>
    </w:p>
    <w:tbl>
      <w:tblPr>
        <w:tblStyle w:val="8"/>
        <w:tblW w:w="95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390"/>
        <w:gridCol w:w="3735"/>
      </w:tblGrid>
      <w:tr w:rsidR="009D43E8" w14:paraId="6352DD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</w:tcPr>
          <w:p w14:paraId="3A7BA8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Объект</w:t>
            </w:r>
          </w:p>
        </w:tc>
        <w:tc>
          <w:tcPr>
            <w:tcW w:w="3390" w:type="dxa"/>
          </w:tcPr>
          <w:p w14:paraId="34F823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  <w:tc>
          <w:tcPr>
            <w:tcW w:w="3735" w:type="dxa"/>
          </w:tcPr>
          <w:p w14:paraId="2E649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 / требование</w:t>
            </w:r>
          </w:p>
        </w:tc>
      </w:tr>
      <w:tr w:rsidR="009D43E8" w:rsidRPr="0050000B" w14:paraId="44653822" w14:textId="77777777" w:rsidTr="009D43E8">
        <w:tc>
          <w:tcPr>
            <w:tcW w:w="2415" w:type="dxa"/>
          </w:tcPr>
          <w:p w14:paraId="7CFB14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сервер AI Hub</w:t>
            </w:r>
          </w:p>
        </w:tc>
        <w:tc>
          <w:tcPr>
            <w:tcW w:w="3390" w:type="dxa"/>
          </w:tcPr>
          <w:p w14:paraId="475920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 совместно с Заказчиком</w:t>
            </w:r>
          </w:p>
        </w:tc>
        <w:tc>
          <w:tcPr>
            <w:tcW w:w="3735" w:type="dxa"/>
          </w:tcPr>
          <w:p w14:paraId="415065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CPU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RAM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GPU</w:t>
            </w:r>
            <w:r w:rsidRPr="003C42DA">
              <w:rPr>
                <w:rFonts w:ascii="Arial" w:eastAsia="Arial" w:hAnsi="Arial" w:cs="Arial"/>
                <w:lang w:val="ru-RU"/>
              </w:rPr>
              <w:t>/ОС — в спецификации Исполнителя</w:t>
            </w:r>
          </w:p>
        </w:tc>
      </w:tr>
      <w:tr w:rsidR="009D43E8" w14:paraId="4ED945EE" w14:textId="77777777" w:rsidTr="009D43E8">
        <w:tc>
          <w:tcPr>
            <w:tcW w:w="2415" w:type="dxa"/>
          </w:tcPr>
          <w:p w14:paraId="7A2744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BelVPN / удаленный доступ</w:t>
            </w:r>
          </w:p>
        </w:tc>
        <w:tc>
          <w:tcPr>
            <w:tcW w:w="3390" w:type="dxa"/>
          </w:tcPr>
          <w:p w14:paraId="4F6A56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Исполнитель </w:t>
            </w:r>
          </w:p>
        </w:tc>
        <w:tc>
          <w:tcPr>
            <w:tcW w:w="3735" w:type="dxa"/>
          </w:tcPr>
          <w:p w14:paraId="3D750F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Форма банка</w:t>
            </w:r>
          </w:p>
        </w:tc>
      </w:tr>
      <w:tr w:rsidR="009D43E8" w14:paraId="65890D31" w14:textId="77777777" w:rsidTr="009D43E8">
        <w:tc>
          <w:tcPr>
            <w:tcW w:w="2415" w:type="dxa"/>
          </w:tcPr>
          <w:p w14:paraId="005C9B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Bitrix (СУЗ)</w:t>
            </w:r>
          </w:p>
        </w:tc>
        <w:tc>
          <w:tcPr>
            <w:tcW w:w="3390" w:type="dxa"/>
          </w:tcPr>
          <w:p w14:paraId="7BC432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0C08A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Копия prod (тест Bitrix)</w:t>
            </w:r>
          </w:p>
        </w:tc>
      </w:tr>
      <w:tr w:rsidR="009D43E8" w14:paraId="7962F1A1" w14:textId="77777777" w:rsidTr="009D43E8">
        <w:tc>
          <w:tcPr>
            <w:tcW w:w="2415" w:type="dxa"/>
          </w:tcPr>
          <w:p w14:paraId="55CBF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Тест Oktell </w:t>
            </w:r>
          </w:p>
        </w:tc>
        <w:tc>
          <w:tcPr>
            <w:tcW w:w="3390" w:type="dxa"/>
          </w:tcPr>
          <w:p w14:paraId="0BE3F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445B30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 с маркировкой тест</w:t>
            </w:r>
          </w:p>
        </w:tc>
      </w:tr>
      <w:tr w:rsidR="009D43E8" w:rsidRPr="0050000B" w14:paraId="19B4ED43" w14:textId="77777777" w:rsidTr="009D43E8">
        <w:tc>
          <w:tcPr>
            <w:tcW w:w="2415" w:type="dxa"/>
          </w:tcPr>
          <w:p w14:paraId="63DCA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 / LDAPS</w:t>
            </w:r>
          </w:p>
        </w:tc>
        <w:tc>
          <w:tcPr>
            <w:tcW w:w="3390" w:type="dxa"/>
          </w:tcPr>
          <w:p w14:paraId="24145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A563ED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Группы под 13 ролей, </w:t>
            </w:r>
            <w:r>
              <w:rPr>
                <w:rFonts w:ascii="Arial" w:eastAsia="Arial" w:hAnsi="Arial" w:cs="Arial"/>
              </w:rPr>
              <w:t>LDAPS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endpoint</w:t>
            </w:r>
          </w:p>
        </w:tc>
      </w:tr>
      <w:tr w:rsidR="009D43E8" w14:paraId="59BB46B2" w14:textId="77777777" w:rsidTr="009D43E8">
        <w:tc>
          <w:tcPr>
            <w:tcW w:w="2415" w:type="dxa"/>
          </w:tcPr>
          <w:p w14:paraId="4CFED7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СУЗ</w:t>
            </w:r>
          </w:p>
        </w:tc>
        <w:tc>
          <w:tcPr>
            <w:tcW w:w="3390" w:type="dxa"/>
          </w:tcPr>
          <w:p w14:paraId="679240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КЦ</w:t>
            </w:r>
          </w:p>
        </w:tc>
        <w:tc>
          <w:tcPr>
            <w:tcW w:w="3735" w:type="dxa"/>
          </w:tcPr>
          <w:p w14:paraId="70D295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Production-индекс для INT-T</w:t>
            </w:r>
          </w:p>
        </w:tc>
      </w:tr>
      <w:tr w:rsidR="009D43E8" w14:paraId="2B3D07D6" w14:textId="77777777" w:rsidTr="009D43E8">
        <w:tc>
          <w:tcPr>
            <w:tcW w:w="2415" w:type="dxa"/>
          </w:tcPr>
          <w:p w14:paraId="0093FB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3390" w:type="dxa"/>
          </w:tcPr>
          <w:p w14:paraId="481A7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735" w:type="dxa"/>
          </w:tcPr>
          <w:p w14:paraId="3B82FD5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2"/>
                <w:id w:val="-17709347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пользов. (этап 5)</w:t>
                </w:r>
              </w:sdtContent>
            </w:sdt>
          </w:p>
        </w:tc>
      </w:tr>
    </w:tbl>
    <w:p w14:paraId="5F62566F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4669" w:name="bookmark=kix.jjj7gvbinrxg" w:colFirst="0" w:colLast="0"/>
      <w:bookmarkEnd w:id="4669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.4. Требования к документированию</w:t>
      </w:r>
    </w:p>
    <w:p w14:paraId="5A9ADB48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§8, §11.1 ТТ]: состав документации</w:t>
      </w:r>
    </w:p>
    <w:p w14:paraId="01DB35C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Перечень документов этапов 2–7: руководства, ПМИ, акты.</w:t>
      </w:r>
    </w:p>
    <w:p w14:paraId="51AA8D8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эксплуатация сопровождается согласованным комплектом документов.</w:t>
      </w:r>
    </w:p>
    <w:tbl>
      <w:tblPr>
        <w:tblStyle w:val="7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5"/>
        <w:gridCol w:w="2475"/>
      </w:tblGrid>
      <w:tr w:rsidR="009D43E8" w14:paraId="15DF22D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5" w:type="dxa"/>
          </w:tcPr>
          <w:p w14:paraId="170428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2475" w:type="dxa"/>
          </w:tcPr>
          <w:p w14:paraId="158121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ТТ</w:t>
            </w:r>
          </w:p>
        </w:tc>
      </w:tr>
      <w:tr w:rsidR="009D43E8" w14:paraId="484E51C3" w14:textId="77777777" w:rsidTr="009D43E8">
        <w:tc>
          <w:tcPr>
            <w:tcW w:w="5805" w:type="dxa"/>
          </w:tcPr>
          <w:p w14:paraId="2C48170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Проектное и техническое решение</w:t>
            </w:r>
          </w:p>
        </w:tc>
        <w:tc>
          <w:tcPr>
            <w:tcW w:w="2475" w:type="dxa"/>
          </w:tcPr>
          <w:p w14:paraId="64A927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§11.1.1</w:t>
            </w:r>
          </w:p>
        </w:tc>
      </w:tr>
      <w:tr w:rsidR="009D43E8" w14:paraId="6F937F32" w14:textId="77777777" w:rsidTr="009D43E8">
        <w:tc>
          <w:tcPr>
            <w:tcW w:w="5805" w:type="dxa"/>
          </w:tcPr>
          <w:p w14:paraId="7FA371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эксплуатации</w:t>
            </w:r>
          </w:p>
        </w:tc>
        <w:tc>
          <w:tcPr>
            <w:tcW w:w="2475" w:type="dxa"/>
          </w:tcPr>
          <w:p w14:paraId="3C49A0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§11.1.2</w:t>
            </w:r>
          </w:p>
        </w:tc>
      </w:tr>
      <w:tr w:rsidR="009D43E8" w14:paraId="6B462ED3" w14:textId="77777777" w:rsidTr="009D43E8">
        <w:tc>
          <w:tcPr>
            <w:tcW w:w="5805" w:type="dxa"/>
          </w:tcPr>
          <w:p w14:paraId="088383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администрированию</w:t>
            </w:r>
          </w:p>
        </w:tc>
        <w:tc>
          <w:tcPr>
            <w:tcW w:w="2475" w:type="dxa"/>
          </w:tcPr>
          <w:p w14:paraId="385D38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§11.1.3</w:t>
            </w:r>
          </w:p>
        </w:tc>
      </w:tr>
      <w:tr w:rsidR="009D43E8" w14:paraId="3C4C2DDB" w14:textId="77777777" w:rsidTr="009D43E8">
        <w:tc>
          <w:tcPr>
            <w:tcW w:w="5805" w:type="dxa"/>
          </w:tcPr>
          <w:p w14:paraId="7E7F45B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Документация интеграции (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, форматы обмена)</w:t>
            </w:r>
          </w:p>
        </w:tc>
        <w:tc>
          <w:tcPr>
            <w:tcW w:w="2475" w:type="dxa"/>
          </w:tcPr>
          <w:p w14:paraId="73A28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§11.1.4</w:t>
            </w:r>
          </w:p>
        </w:tc>
      </w:tr>
    </w:tbl>
    <w:p w14:paraId="5187FCC1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68F85BE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670" w:name="bookmark=kix.5459fjdny16j" w:colFirst="0" w:colLast="0"/>
      <w:bookmarkEnd w:id="4670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.5.1. Данные заказчика (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внедрении)</w:t>
      </w:r>
    </w:p>
    <w:p w14:paraId="1AEB1E1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Поля, которые </w:t>
      </w:r>
      <w:r w:rsidRPr="003C42DA">
        <w:rPr>
          <w:rFonts w:ascii="Arial" w:eastAsia="Arial" w:hAnsi="Arial" w:cs="Arial"/>
          <w:b/>
          <w:bCs/>
          <w:lang w:val="ru-RU"/>
        </w:rPr>
        <w:t>не блокируют</w:t>
      </w:r>
      <w:r w:rsidRPr="003C42DA">
        <w:rPr>
          <w:rFonts w:ascii="Arial" w:eastAsia="Arial" w:hAnsi="Arial" w:cs="Arial"/>
          <w:lang w:val="ru-RU"/>
        </w:rPr>
        <w:t xml:space="preserve"> текст требований ТЗ, но обязательны для промышленного контура:</w:t>
      </w:r>
    </w:p>
    <w:tbl>
      <w:tblPr>
        <w:tblStyle w:val="6a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0"/>
        <w:gridCol w:w="2655"/>
        <w:gridCol w:w="2025"/>
        <w:gridCol w:w="1290"/>
        <w:gridCol w:w="2730"/>
      </w:tblGrid>
      <w:tr w:rsidR="009D43E8" w14:paraId="24BE093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</w:tcPr>
          <w:p w14:paraId="48EF0C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655" w:type="dxa"/>
          </w:tcPr>
          <w:p w14:paraId="15CF20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Поле</w:t>
            </w:r>
          </w:p>
        </w:tc>
        <w:tc>
          <w:tcPr>
            <w:tcW w:w="2025" w:type="dxa"/>
          </w:tcPr>
          <w:p w14:paraId="461846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1290" w:type="dxa"/>
          </w:tcPr>
          <w:p w14:paraId="2C67C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  <w:tc>
          <w:tcPr>
            <w:tcW w:w="2730" w:type="dxa"/>
          </w:tcPr>
          <w:p w14:paraId="24351D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</w:tr>
      <w:tr w:rsidR="009D43E8" w14:paraId="09A69FB0" w14:textId="77777777" w:rsidTr="009D43E8">
        <w:tc>
          <w:tcPr>
            <w:tcW w:w="870" w:type="dxa"/>
          </w:tcPr>
          <w:p w14:paraId="297391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C1</w:t>
            </w:r>
          </w:p>
        </w:tc>
        <w:tc>
          <w:tcPr>
            <w:tcW w:w="2655" w:type="dxa"/>
          </w:tcPr>
          <w:p w14:paraId="51B474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Имена </w:t>
            </w:r>
            <w:r>
              <w:rPr>
                <w:rFonts w:ascii="Arial" w:eastAsia="Arial" w:hAnsi="Arial" w:cs="Arial"/>
                <w:b/>
                <w:bCs/>
              </w:rPr>
              <w:t>13 AD-групп</w:t>
            </w:r>
            <w:r>
              <w:rPr>
                <w:rFonts w:ascii="Arial" w:eastAsia="Arial" w:hAnsi="Arial" w:cs="Arial"/>
              </w:rPr>
              <w:t xml:space="preserve"> §2.4</w:t>
            </w:r>
          </w:p>
        </w:tc>
        <w:tc>
          <w:tcPr>
            <w:tcW w:w="2025" w:type="dxa"/>
          </w:tcPr>
          <w:p w14:paraId="12D4C1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1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</w:p>
        </w:tc>
        <w:tc>
          <w:tcPr>
            <w:tcW w:w="1290" w:type="dxa"/>
          </w:tcPr>
          <w:p w14:paraId="07190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  <w:r>
              <w:rPr>
                <w:rFonts w:ascii="Arial" w:eastAsia="Arial" w:hAnsi="Arial" w:cs="Arial"/>
              </w:rPr>
              <w:t xml:space="preserve"> (13 ролей)</w:t>
            </w:r>
          </w:p>
        </w:tc>
        <w:tc>
          <w:tcPr>
            <w:tcW w:w="2730" w:type="dxa"/>
          </w:tcPr>
          <w:p w14:paraId="662738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157F15DC" w14:textId="77777777" w:rsidTr="009D43E8">
        <w:tc>
          <w:tcPr>
            <w:tcW w:w="870" w:type="dxa"/>
          </w:tcPr>
          <w:p w14:paraId="5848D6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C2</w:t>
            </w:r>
          </w:p>
        </w:tc>
        <w:tc>
          <w:tcPr>
            <w:tcW w:w="2655" w:type="dxa"/>
          </w:tcPr>
          <w:p w14:paraId="7D5F11C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-группа админа сценариев / доп. роли</w:t>
            </w:r>
          </w:p>
        </w:tc>
        <w:tc>
          <w:tcPr>
            <w:tcW w:w="2025" w:type="dxa"/>
          </w:tcPr>
          <w:p w14:paraId="433A65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2" w:anchor="bookmark=id.1z7v1s3hu4c9">
              <w:r>
                <w:rPr>
                  <w:rFonts w:ascii="Arial" w:eastAsia="Arial" w:hAnsi="Arial" w:cs="Arial"/>
                  <w:color w:val="156082"/>
                </w:rPr>
                <w:t>I.4.2</w:t>
              </w:r>
            </w:hyperlink>
          </w:p>
        </w:tc>
        <w:tc>
          <w:tcPr>
            <w:tcW w:w="1290" w:type="dxa"/>
          </w:tcPr>
          <w:p w14:paraId="325F2C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083287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04D1C2A0" w14:textId="77777777" w:rsidTr="009D43E8">
        <w:tc>
          <w:tcPr>
            <w:tcW w:w="870" w:type="dxa"/>
          </w:tcPr>
          <w:p w14:paraId="47765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C3</w:t>
            </w:r>
          </w:p>
        </w:tc>
        <w:tc>
          <w:tcPr>
            <w:tcW w:w="2655" w:type="dxa"/>
          </w:tcPr>
          <w:p w14:paraId="224380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Prod LDAPS</w:t>
            </w:r>
            <w:r>
              <w:rPr>
                <w:rFonts w:ascii="Arial" w:eastAsia="Arial" w:hAnsi="Arial" w:cs="Arial"/>
              </w:rPr>
              <w:t xml:space="preserve"> (хост, порт 636, CA, служебная УЗ)</w:t>
            </w:r>
          </w:p>
        </w:tc>
        <w:tc>
          <w:tcPr>
            <w:tcW w:w="2025" w:type="dxa"/>
          </w:tcPr>
          <w:p w14:paraId="12B3BE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3" w:anchor="bookmark=id.aq08ywofcsqh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  <w:tc>
          <w:tcPr>
            <w:tcW w:w="1290" w:type="dxa"/>
          </w:tcPr>
          <w:p w14:paraId="149F5B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4093E5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 / ИБ</w:t>
            </w:r>
          </w:p>
        </w:tc>
      </w:tr>
    </w:tbl>
    <w:p w14:paraId="7E24384E" w14:textId="77777777" w:rsidR="009D43E8" w:rsidRDefault="009D43E8">
      <w:pPr>
        <w:rPr>
          <w:rFonts w:ascii="Arial" w:eastAsia="Arial" w:hAnsi="Arial" w:cs="Arial"/>
        </w:rPr>
      </w:pPr>
    </w:p>
    <w:p w14:paraId="4E9113C7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2EB0947B" w14:textId="77777777" w:rsidR="009D43E8" w:rsidRDefault="00317F00">
      <w:pPr>
        <w:pStyle w:val="1"/>
        <w:rPr>
          <w:rFonts w:ascii="Arial" w:eastAsia="Arial" w:hAnsi="Arial" w:cs="Arial"/>
        </w:rPr>
      </w:pPr>
      <w:bookmarkStart w:id="4671" w:name="bookmark=kix.sn8pdltsbd88" w:colFirst="0" w:colLast="0"/>
      <w:bookmarkEnd w:id="4671"/>
      <w:r>
        <w:rPr>
          <w:rFonts w:ascii="Arial" w:eastAsia="Arial" w:hAnsi="Arial" w:cs="Arial"/>
        </w:rPr>
        <w:lastRenderedPageBreak/>
        <w:t>Приложение A. Лист согласования</w:t>
      </w:r>
    </w:p>
    <w:tbl>
      <w:tblPr>
        <w:tblStyle w:val="5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5"/>
        <w:gridCol w:w="3810"/>
        <w:gridCol w:w="2115"/>
        <w:gridCol w:w="2715"/>
      </w:tblGrid>
      <w:tr w:rsidR="009D43E8" w14:paraId="7D2DD7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5" w:type="dxa"/>
          </w:tcPr>
          <w:p w14:paraId="473D0E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(Заказчик)</w:t>
            </w:r>
          </w:p>
        </w:tc>
        <w:tc>
          <w:tcPr>
            <w:tcW w:w="3810" w:type="dxa"/>
          </w:tcPr>
          <w:p w14:paraId="0C699E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15" w:type="dxa"/>
          </w:tcPr>
          <w:p w14:paraId="4AF64E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15" w:type="dxa"/>
          </w:tcPr>
          <w:p w14:paraId="663E40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0DD73BD7" w14:textId="77777777" w:rsidTr="009D43E8">
        <w:tc>
          <w:tcPr>
            <w:tcW w:w="4365" w:type="dxa"/>
          </w:tcPr>
          <w:p w14:paraId="62BC8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(телефония)</w:t>
            </w:r>
          </w:p>
        </w:tc>
        <w:tc>
          <w:tcPr>
            <w:tcW w:w="3810" w:type="dxa"/>
          </w:tcPr>
          <w:p w14:paraId="75EDE5E2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4299050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036326E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7C005697" w14:textId="77777777" w:rsidTr="009D43E8">
        <w:tc>
          <w:tcPr>
            <w:tcW w:w="4365" w:type="dxa"/>
          </w:tcPr>
          <w:p w14:paraId="151F6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(онлайн-чат)</w:t>
            </w:r>
          </w:p>
        </w:tc>
        <w:tc>
          <w:tcPr>
            <w:tcW w:w="3810" w:type="dxa"/>
          </w:tcPr>
          <w:p w14:paraId="6FB78E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6FD848C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76C979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4F9C614" w14:textId="77777777" w:rsidTr="009D43E8">
        <w:tc>
          <w:tcPr>
            <w:tcW w:w="4365" w:type="dxa"/>
          </w:tcPr>
          <w:p w14:paraId="3406DD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back-office / HR / IT</w:t>
            </w:r>
          </w:p>
        </w:tc>
        <w:tc>
          <w:tcPr>
            <w:tcW w:w="3810" w:type="dxa"/>
          </w:tcPr>
          <w:p w14:paraId="06773679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6717A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A6BCF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0F05E84" w14:textId="77777777" w:rsidTr="009D43E8">
        <w:tc>
          <w:tcPr>
            <w:tcW w:w="4365" w:type="dxa"/>
          </w:tcPr>
          <w:p w14:paraId="3D30B7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Координатор проекта (ДРиРИТ)</w:t>
            </w:r>
          </w:p>
        </w:tc>
        <w:tc>
          <w:tcPr>
            <w:tcW w:w="3810" w:type="dxa"/>
          </w:tcPr>
          <w:p w14:paraId="10F1C3E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5F51F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47BCCC2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88B4013" w14:textId="77777777" w:rsidTr="009D43E8">
        <w:tc>
          <w:tcPr>
            <w:tcW w:w="4365" w:type="dxa"/>
          </w:tcPr>
          <w:p w14:paraId="1066B4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Представитель ИБ (ЦКБ)</w:t>
            </w:r>
          </w:p>
        </w:tc>
        <w:tc>
          <w:tcPr>
            <w:tcW w:w="3810" w:type="dxa"/>
          </w:tcPr>
          <w:p w14:paraId="4F34492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3E6A3E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22B774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67AE5684" w14:textId="77777777" w:rsidTr="009D43E8">
        <w:tc>
          <w:tcPr>
            <w:tcW w:w="4365" w:type="dxa"/>
          </w:tcPr>
          <w:p w14:paraId="5125E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ИИ-ассистент</w:t>
            </w:r>
          </w:p>
        </w:tc>
        <w:tc>
          <w:tcPr>
            <w:tcW w:w="3810" w:type="dxa"/>
          </w:tcPr>
          <w:p w14:paraId="352693F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408508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E05983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14A37EB" w14:textId="77777777" w:rsidTr="009D43E8">
        <w:tc>
          <w:tcPr>
            <w:tcW w:w="4365" w:type="dxa"/>
          </w:tcPr>
          <w:p w14:paraId="2639F7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распознавания документов</w:t>
            </w:r>
          </w:p>
        </w:tc>
        <w:tc>
          <w:tcPr>
            <w:tcW w:w="3810" w:type="dxa"/>
          </w:tcPr>
          <w:p w14:paraId="18DD574C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7E6AAB7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D41D30B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575013ED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4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95"/>
        <w:gridCol w:w="3735"/>
        <w:gridCol w:w="2130"/>
        <w:gridCol w:w="2745"/>
      </w:tblGrid>
      <w:tr w:rsidR="009D43E8" w14:paraId="1F47D65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95" w:type="dxa"/>
          </w:tcPr>
          <w:p w14:paraId="361957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(Исполнитель)</w:t>
            </w:r>
          </w:p>
        </w:tc>
        <w:tc>
          <w:tcPr>
            <w:tcW w:w="3735" w:type="dxa"/>
          </w:tcPr>
          <w:p w14:paraId="05509C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30" w:type="dxa"/>
          </w:tcPr>
          <w:p w14:paraId="007DED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45" w:type="dxa"/>
          </w:tcPr>
          <w:p w14:paraId="7A0EA7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4B2AC4D0" w14:textId="77777777" w:rsidTr="009D43E8">
        <w:tc>
          <w:tcPr>
            <w:tcW w:w="4395" w:type="dxa"/>
          </w:tcPr>
          <w:p w14:paraId="21F775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Руководитель проекта</w:t>
            </w:r>
          </w:p>
        </w:tc>
        <w:tc>
          <w:tcPr>
            <w:tcW w:w="3735" w:type="dxa"/>
          </w:tcPr>
          <w:p w14:paraId="2D51F6D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3C78949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78EA2F70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2154F45" w14:textId="77777777" w:rsidTr="009D43E8">
        <w:tc>
          <w:tcPr>
            <w:tcW w:w="4395" w:type="dxa"/>
          </w:tcPr>
          <w:p w14:paraId="42CD33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Архитектор / ведущий аналитик</w:t>
            </w:r>
          </w:p>
        </w:tc>
        <w:tc>
          <w:tcPr>
            <w:tcW w:w="3735" w:type="dxa"/>
          </w:tcPr>
          <w:p w14:paraId="553A006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2D2F927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1513C26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768ED4D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Документ подготовлен Исполнителем (ООО «ГС Ритейл») для согласования с ОАО «АСБ Беларусбанк».</w:t>
      </w:r>
    </w:p>
    <w:p w14:paraId="608846F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716A21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A54D63E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3AC07D3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9B51AC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3D1C23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114F4C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C002C1F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672" w:name="bookmark=kix.6u851b9js3bx" w:colFirst="0" w:colLast="0"/>
      <w:bookmarkEnd w:id="4672"/>
      <w:r w:rsidRPr="003C42DA">
        <w:rPr>
          <w:rFonts w:ascii="Arial" w:eastAsia="Arial" w:hAnsi="Arial" w:cs="Arial"/>
          <w:lang w:val="ru-RU"/>
        </w:rPr>
        <w:t xml:space="preserve">Приложение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. Реестр диалоговых сценариев КЦ (Прил.2)</w:t>
      </w:r>
    </w:p>
    <w:p w14:paraId="6DA97E5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Источник: </w:t>
      </w:r>
      <w:r w:rsidRPr="003C42DA">
        <w:rPr>
          <w:rFonts w:ascii="Arial" w:eastAsia="Arial" w:hAnsi="Arial" w:cs="Arial"/>
          <w:b/>
          <w:bCs/>
          <w:lang w:val="ru-RU"/>
        </w:rPr>
        <w:t>Прил.2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>Минимум к внедрению:</w:t>
      </w:r>
      <w:r w:rsidRPr="003C42DA">
        <w:rPr>
          <w:rFonts w:ascii="Arial" w:eastAsia="Arial" w:hAnsi="Arial" w:cs="Arial"/>
          <w:lang w:val="ru-RU"/>
        </w:rPr>
        <w:t xml:space="preserve"> 50 сценариев (§4.5.2.1 ТТ); эталонных в договоре — </w:t>
      </w:r>
      <w:r w:rsidRPr="003C42DA">
        <w:rPr>
          <w:rFonts w:ascii="Arial" w:eastAsia="Arial" w:hAnsi="Arial" w:cs="Arial"/>
          <w:b/>
          <w:bCs/>
          <w:lang w:val="ru-RU"/>
        </w:rPr>
        <w:t>10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tbl>
      <w:tblPr>
        <w:tblStyle w:val="3a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580"/>
        <w:gridCol w:w="2475"/>
        <w:gridCol w:w="2085"/>
        <w:gridCol w:w="2310"/>
      </w:tblGrid>
      <w:tr w:rsidR="009D43E8" w14:paraId="75044B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1A6000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580" w:type="dxa"/>
          </w:tcPr>
          <w:p w14:paraId="70022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475" w:type="dxa"/>
          </w:tcPr>
          <w:p w14:paraId="1EEB4B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Канал</w:t>
            </w:r>
          </w:p>
        </w:tc>
        <w:tc>
          <w:tcPr>
            <w:tcW w:w="2085" w:type="dxa"/>
          </w:tcPr>
          <w:p w14:paraId="43C3DB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2310" w:type="dxa"/>
          </w:tcPr>
          <w:p w14:paraId="4BCF91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</w:t>
            </w:r>
          </w:p>
        </w:tc>
      </w:tr>
      <w:tr w:rsidR="009D43E8" w14:paraId="2F1186B6" w14:textId="77777777" w:rsidTr="009D43E8">
        <w:tc>
          <w:tcPr>
            <w:tcW w:w="2460" w:type="dxa"/>
          </w:tcPr>
          <w:p w14:paraId="40DC9B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CC-SCR-001</w:t>
            </w:r>
          </w:p>
        </w:tc>
        <w:tc>
          <w:tcPr>
            <w:tcW w:w="2580" w:type="dxa"/>
          </w:tcPr>
          <w:p w14:paraId="6A3879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14-летний хочет открыть счет</w:t>
            </w:r>
          </w:p>
        </w:tc>
        <w:tc>
          <w:tcPr>
            <w:tcW w:w="2475" w:type="dxa"/>
          </w:tcPr>
          <w:p w14:paraId="138FE5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126D4F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069221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9B79BAE" w14:textId="77777777" w:rsidTr="009D43E8">
        <w:tc>
          <w:tcPr>
            <w:tcW w:w="2460" w:type="dxa"/>
          </w:tcPr>
          <w:p w14:paraId="4E69C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CC-SCR-002</w:t>
            </w:r>
          </w:p>
        </w:tc>
        <w:tc>
          <w:tcPr>
            <w:tcW w:w="2580" w:type="dxa"/>
          </w:tcPr>
          <w:p w14:paraId="4B5FA9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Счет внуку, 6 лет</w:t>
            </w:r>
          </w:p>
        </w:tc>
        <w:tc>
          <w:tcPr>
            <w:tcW w:w="2475" w:type="dxa"/>
          </w:tcPr>
          <w:p w14:paraId="2FF8E7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AE58D0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5FB5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9E76DB8" w14:textId="77777777" w:rsidTr="009D43E8">
        <w:tc>
          <w:tcPr>
            <w:tcW w:w="2460" w:type="dxa"/>
          </w:tcPr>
          <w:p w14:paraId="33DC2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CC-SCR-003</w:t>
            </w:r>
          </w:p>
        </w:tc>
        <w:tc>
          <w:tcPr>
            <w:tcW w:w="2580" w:type="dxa"/>
          </w:tcPr>
          <w:p w14:paraId="207D4C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Оплата телефоном (NFC)</w:t>
            </w:r>
          </w:p>
        </w:tc>
        <w:tc>
          <w:tcPr>
            <w:tcW w:w="2475" w:type="dxa"/>
          </w:tcPr>
          <w:p w14:paraId="01FEE2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A3A53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1A90A3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74244EF" w14:textId="77777777" w:rsidTr="009D43E8">
        <w:tc>
          <w:tcPr>
            <w:tcW w:w="2460" w:type="dxa"/>
          </w:tcPr>
          <w:p w14:paraId="7E690B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CC-SCR-004</w:t>
            </w:r>
          </w:p>
        </w:tc>
        <w:tc>
          <w:tcPr>
            <w:tcW w:w="2580" w:type="dxa"/>
          </w:tcPr>
          <w:p w14:paraId="1EF1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Автокредит</w:t>
            </w:r>
          </w:p>
        </w:tc>
        <w:tc>
          <w:tcPr>
            <w:tcW w:w="2475" w:type="dxa"/>
          </w:tcPr>
          <w:p w14:paraId="3E0E4D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45C6DF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798B7CD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0FD8C59" w14:textId="77777777" w:rsidTr="009D43E8">
        <w:tc>
          <w:tcPr>
            <w:tcW w:w="2460" w:type="dxa"/>
          </w:tcPr>
          <w:p w14:paraId="445B81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CC-SCR-005</w:t>
            </w:r>
          </w:p>
        </w:tc>
        <w:tc>
          <w:tcPr>
            <w:tcW w:w="2580" w:type="dxa"/>
          </w:tcPr>
          <w:p w14:paraId="058135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в РФ</w:t>
            </w:r>
          </w:p>
        </w:tc>
        <w:tc>
          <w:tcPr>
            <w:tcW w:w="2475" w:type="dxa"/>
          </w:tcPr>
          <w:p w14:paraId="48EE2F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4A0AC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15A8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CEEDE0F" w14:textId="77777777" w:rsidTr="009D43E8">
        <w:tc>
          <w:tcPr>
            <w:tcW w:w="2460" w:type="dxa"/>
          </w:tcPr>
          <w:p w14:paraId="19FDF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CC-SCR-006</w:t>
            </w:r>
          </w:p>
        </w:tc>
        <w:tc>
          <w:tcPr>
            <w:tcW w:w="2580" w:type="dxa"/>
          </w:tcPr>
          <w:p w14:paraId="3E2393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PIN-код карты</w:t>
            </w:r>
          </w:p>
        </w:tc>
        <w:tc>
          <w:tcPr>
            <w:tcW w:w="2475" w:type="dxa"/>
          </w:tcPr>
          <w:p w14:paraId="75EAF7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52373C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2C0CA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D1C9CF1" w14:textId="77777777" w:rsidTr="009D43E8">
        <w:tc>
          <w:tcPr>
            <w:tcW w:w="2460" w:type="dxa"/>
          </w:tcPr>
          <w:p w14:paraId="72C9D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CC-SCR-007</w:t>
            </w:r>
          </w:p>
        </w:tc>
        <w:tc>
          <w:tcPr>
            <w:tcW w:w="2580" w:type="dxa"/>
          </w:tcPr>
          <w:p w14:paraId="4345E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Выписка для визы</w:t>
            </w:r>
          </w:p>
        </w:tc>
        <w:tc>
          <w:tcPr>
            <w:tcW w:w="2475" w:type="dxa"/>
          </w:tcPr>
          <w:p w14:paraId="6CD7B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B35DF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CD11B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7FEC63B" w14:textId="77777777" w:rsidTr="009D43E8">
        <w:tc>
          <w:tcPr>
            <w:tcW w:w="2460" w:type="dxa"/>
          </w:tcPr>
          <w:p w14:paraId="1DBD9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CC-SCR-008</w:t>
            </w:r>
          </w:p>
        </w:tc>
        <w:tc>
          <w:tcPr>
            <w:tcW w:w="2580" w:type="dxa"/>
          </w:tcPr>
          <w:p w14:paraId="0CD660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Стройсбережения — срок вклада</w:t>
            </w:r>
          </w:p>
        </w:tc>
        <w:tc>
          <w:tcPr>
            <w:tcW w:w="2475" w:type="dxa"/>
          </w:tcPr>
          <w:p w14:paraId="1733CD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959C1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37343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8DAD212" w14:textId="77777777" w:rsidTr="009D43E8">
        <w:tc>
          <w:tcPr>
            <w:tcW w:w="2460" w:type="dxa"/>
          </w:tcPr>
          <w:p w14:paraId="44079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CC-SCR-009</w:t>
            </w:r>
          </w:p>
        </w:tc>
        <w:tc>
          <w:tcPr>
            <w:tcW w:w="2580" w:type="dxa"/>
          </w:tcPr>
          <w:p w14:paraId="730E9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на криптобиржу</w:t>
            </w:r>
          </w:p>
        </w:tc>
        <w:tc>
          <w:tcPr>
            <w:tcW w:w="2475" w:type="dxa"/>
          </w:tcPr>
          <w:p w14:paraId="11BA64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6B8C0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8C717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75320D9" w14:textId="77777777" w:rsidTr="009D43E8">
        <w:tc>
          <w:tcPr>
            <w:tcW w:w="2460" w:type="dxa"/>
          </w:tcPr>
          <w:p w14:paraId="3DB9C0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CC-SCR-010</w:t>
            </w:r>
          </w:p>
        </w:tc>
        <w:tc>
          <w:tcPr>
            <w:tcW w:w="2580" w:type="dxa"/>
          </w:tcPr>
          <w:p w14:paraId="1A235E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российских рублей</w:t>
            </w:r>
          </w:p>
        </w:tc>
        <w:tc>
          <w:tcPr>
            <w:tcW w:w="2475" w:type="dxa"/>
          </w:tcPr>
          <w:p w14:paraId="59E4F1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F16A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35A39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</w:tbl>
    <w:p w14:paraId="6B1FDB14" w14:textId="77777777" w:rsidR="009D43E8" w:rsidRDefault="009D43E8">
      <w:pPr>
        <w:rPr>
          <w:rFonts w:ascii="Arial" w:eastAsia="Arial" w:hAnsi="Arial" w:cs="Arial"/>
        </w:rPr>
      </w:pPr>
    </w:p>
    <w:p w14:paraId="40247B96" w14:textId="77777777" w:rsidR="009D43E8" w:rsidRDefault="009D43E8">
      <w:pPr>
        <w:rPr>
          <w:rFonts w:ascii="Arial" w:eastAsia="Arial" w:hAnsi="Arial" w:cs="Arial"/>
        </w:rPr>
      </w:pPr>
    </w:p>
    <w:p w14:paraId="52A603EE" w14:textId="77777777" w:rsidR="009D43E8" w:rsidRDefault="009D43E8">
      <w:pPr>
        <w:rPr>
          <w:rFonts w:ascii="Arial" w:eastAsia="Arial" w:hAnsi="Arial" w:cs="Arial"/>
        </w:rPr>
      </w:pPr>
    </w:p>
    <w:p w14:paraId="45F1A484" w14:textId="77777777" w:rsidR="009D43E8" w:rsidRDefault="009D43E8">
      <w:pPr>
        <w:rPr>
          <w:rFonts w:ascii="Arial" w:eastAsia="Arial" w:hAnsi="Arial" w:cs="Arial"/>
        </w:rPr>
      </w:pPr>
    </w:p>
    <w:p w14:paraId="62413ABC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4673" w:name="bookmark=kix.4zkrui9h45av" w:colFirst="0" w:colLast="0"/>
      <w:bookmarkEnd w:id="4673"/>
      <w:r w:rsidRPr="009962AA">
        <w:rPr>
          <w:rFonts w:ascii="Arial" w:eastAsia="Arial" w:hAnsi="Arial" w:cs="Arial"/>
          <w:lang w:val="ru-RU"/>
        </w:rPr>
        <w:lastRenderedPageBreak/>
        <w:t xml:space="preserve">Приложение </w:t>
      </w:r>
      <w:r>
        <w:rPr>
          <w:rFonts w:ascii="Arial" w:eastAsia="Arial" w:hAnsi="Arial" w:cs="Arial"/>
        </w:rPr>
        <w:t>C</w:t>
      </w:r>
      <w:r w:rsidRPr="009962AA">
        <w:rPr>
          <w:rFonts w:ascii="Arial" w:eastAsia="Arial" w:hAnsi="Arial" w:cs="Arial"/>
          <w:lang w:val="ru-RU"/>
        </w:rPr>
        <w:t>. Источники разработки</w:t>
      </w:r>
    </w:p>
    <w:p w14:paraId="7B7735E1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ГОСТ 34.602 §9. Перечень документов, на основании которых разрабатывается настоящее ТЗ.</w:t>
      </w:r>
    </w:p>
    <w:p w14:paraId="275AF50C" w14:textId="77777777" w:rsidR="009D43E8" w:rsidRDefault="00317F00">
      <w:pPr>
        <w:pStyle w:val="2"/>
        <w:rPr>
          <w:rFonts w:ascii="Arial" w:eastAsia="Arial" w:hAnsi="Arial" w:cs="Arial"/>
        </w:rPr>
      </w:pPr>
      <w:bookmarkStart w:id="4674" w:name="bookmark=kix.n6g46ir8l5ta" w:colFirst="0" w:colLast="0"/>
      <w:bookmarkEnd w:id="4674"/>
      <w:r>
        <w:rPr>
          <w:rFonts w:ascii="Arial" w:eastAsia="Arial" w:hAnsi="Arial" w:cs="Arial"/>
        </w:rPr>
        <w:t>C.1. Договорные и нормативные документы</w:t>
      </w:r>
    </w:p>
    <w:tbl>
      <w:tblPr>
        <w:tblStyle w:val="2a"/>
        <w:tblW w:w="13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5070"/>
        <w:gridCol w:w="5265"/>
      </w:tblGrid>
      <w:tr w:rsidR="009D43E8" w14:paraId="350313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7778E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070" w:type="dxa"/>
          </w:tcPr>
          <w:p w14:paraId="70904C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Путь</w:t>
            </w:r>
          </w:p>
        </w:tc>
        <w:tc>
          <w:tcPr>
            <w:tcW w:w="5265" w:type="dxa"/>
          </w:tcPr>
          <w:p w14:paraId="6AD97F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 в ТЗ</w:t>
            </w:r>
          </w:p>
        </w:tc>
      </w:tr>
      <w:tr w:rsidR="009D43E8" w14:paraId="0D33D300" w14:textId="77777777" w:rsidTr="009D43E8">
        <w:tc>
          <w:tcPr>
            <w:tcW w:w="2880" w:type="dxa"/>
          </w:tcPr>
          <w:p w14:paraId="521188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1 — технические требования</w:t>
            </w:r>
          </w:p>
        </w:tc>
        <w:tc>
          <w:tcPr>
            <w:tcW w:w="5070" w:type="dxa"/>
          </w:tcPr>
          <w:p w14:paraId="05A6AC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Прил.1</w:t>
            </w:r>
          </w:p>
        </w:tc>
        <w:tc>
          <w:tcPr>
            <w:tcW w:w="5265" w:type="dxa"/>
          </w:tcPr>
          <w:p w14:paraId="663152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требований §1–11</w:t>
            </w:r>
          </w:p>
        </w:tc>
      </w:tr>
      <w:tr w:rsidR="009D43E8" w14:paraId="6ECF6ED7" w14:textId="77777777" w:rsidTr="009D43E8">
        <w:tc>
          <w:tcPr>
            <w:tcW w:w="2880" w:type="dxa"/>
          </w:tcPr>
          <w:p w14:paraId="183271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2 — сценарии КЦ</w:t>
            </w:r>
          </w:p>
        </w:tc>
        <w:tc>
          <w:tcPr>
            <w:tcW w:w="5070" w:type="dxa"/>
          </w:tcPr>
          <w:p w14:paraId="6240E3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Прил.2</w:t>
            </w:r>
          </w:p>
        </w:tc>
        <w:tc>
          <w:tcPr>
            <w:tcW w:w="5265" w:type="dxa"/>
          </w:tcPr>
          <w:p w14:paraId="6E73E2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 B</w:t>
            </w:r>
          </w:p>
        </w:tc>
      </w:tr>
      <w:tr w:rsidR="009D43E8" w14:paraId="00D7AFE0" w14:textId="77777777" w:rsidTr="009D43E8">
        <w:tc>
          <w:tcPr>
            <w:tcW w:w="2880" w:type="dxa"/>
          </w:tcPr>
          <w:p w14:paraId="26DC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ГОСТ 34.602-2020</w:t>
            </w:r>
          </w:p>
        </w:tc>
        <w:tc>
          <w:tcPr>
            <w:tcW w:w="5070" w:type="dxa"/>
          </w:tcPr>
          <w:p w14:paraId="633214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 ТЗ</w:t>
            </w:r>
          </w:p>
        </w:tc>
        <w:tc>
          <w:tcPr>
            <w:tcW w:w="5265" w:type="dxa"/>
          </w:tcPr>
          <w:p w14:paraId="13536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I.1.1</w:t>
            </w:r>
          </w:p>
        </w:tc>
      </w:tr>
      <w:tr w:rsidR="009D43E8" w14:paraId="21E4F34B" w14:textId="77777777" w:rsidTr="009D43E8">
        <w:tc>
          <w:tcPr>
            <w:tcW w:w="2880" w:type="dxa"/>
          </w:tcPr>
          <w:p w14:paraId="6D82DF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Приказ ОАЦ № 66</w:t>
            </w:r>
          </w:p>
        </w:tc>
        <w:tc>
          <w:tcPr>
            <w:tcW w:w="5070" w:type="dxa"/>
          </w:tcPr>
          <w:p w14:paraId="50C1EA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Прил.1 §8.14</w:t>
            </w:r>
          </w:p>
        </w:tc>
        <w:tc>
          <w:tcPr>
            <w:tcW w:w="5265" w:type="dxa"/>
          </w:tcPr>
          <w:p w14:paraId="3A59CB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I.9</w:t>
            </w:r>
          </w:p>
        </w:tc>
      </w:tr>
    </w:tbl>
    <w:p w14:paraId="675652FE" w14:textId="77777777" w:rsidR="009D43E8" w:rsidRDefault="00317F00">
      <w:pPr>
        <w:pStyle w:val="2"/>
        <w:rPr>
          <w:rFonts w:ascii="Arial" w:eastAsia="Arial" w:hAnsi="Arial" w:cs="Arial"/>
        </w:rPr>
      </w:pPr>
      <w:bookmarkStart w:id="4675" w:name="bookmark=kix.vma470sjnub" w:colFirst="0" w:colLast="0"/>
      <w:bookmarkEnd w:id="4675"/>
      <w:r>
        <w:rPr>
          <w:rFonts w:ascii="Arial" w:eastAsia="Arial" w:hAnsi="Arial" w:cs="Arial"/>
        </w:rPr>
        <w:t xml:space="preserve">C.2. Исходные материалы заказчика </w:t>
      </w:r>
    </w:p>
    <w:tbl>
      <w:tblPr>
        <w:tblStyle w:val="1a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3270"/>
        <w:gridCol w:w="3375"/>
        <w:gridCol w:w="4560"/>
      </w:tblGrid>
      <w:tr w:rsidR="009D43E8" w14:paraId="1184F3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</w:tcPr>
          <w:p w14:paraId="75BAD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3270" w:type="dxa"/>
          </w:tcPr>
          <w:p w14:paraId="1BCF72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Наименование/описание</w:t>
            </w:r>
          </w:p>
        </w:tc>
        <w:tc>
          <w:tcPr>
            <w:tcW w:w="3375" w:type="dxa"/>
          </w:tcPr>
          <w:p w14:paraId="0061E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Прочитано и изучено</w:t>
            </w:r>
          </w:p>
        </w:tc>
        <w:tc>
          <w:tcPr>
            <w:tcW w:w="4560" w:type="dxa"/>
          </w:tcPr>
          <w:p w14:paraId="46785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Разделы ТЗ</w:t>
            </w:r>
          </w:p>
        </w:tc>
      </w:tr>
      <w:tr w:rsidR="009D43E8" w14:paraId="6B7082B8" w14:textId="77777777" w:rsidTr="009D43E8">
        <w:tc>
          <w:tcPr>
            <w:tcW w:w="2070" w:type="dxa"/>
          </w:tcPr>
          <w:p w14:paraId="346F60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3270" w:type="dxa"/>
          </w:tcPr>
          <w:p w14:paraId="2FC7752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Структура AD</w:t>
            </w:r>
          </w:p>
        </w:tc>
        <w:tc>
          <w:tcPr>
            <w:tcW w:w="3375" w:type="dxa"/>
          </w:tcPr>
          <w:p w14:paraId="11E55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LDIF)</w:t>
            </w:r>
          </w:p>
        </w:tc>
        <w:tc>
          <w:tcPr>
            <w:tcW w:w="4560" w:type="dxa"/>
          </w:tcPr>
          <w:p w14:paraId="25D806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I.4, I.10</w:t>
            </w:r>
          </w:p>
        </w:tc>
      </w:tr>
      <w:tr w:rsidR="009D43E8" w14:paraId="66B1BC8A" w14:textId="77777777" w:rsidTr="009D43E8">
        <w:tc>
          <w:tcPr>
            <w:tcW w:w="2070" w:type="dxa"/>
          </w:tcPr>
          <w:p w14:paraId="5653BF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</w:t>
            </w:r>
          </w:p>
        </w:tc>
        <w:tc>
          <w:tcPr>
            <w:tcW w:w="3270" w:type="dxa"/>
          </w:tcPr>
          <w:p w14:paraId="65E2EE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Oktell</w:t>
            </w:r>
          </w:p>
        </w:tc>
        <w:tc>
          <w:tcPr>
            <w:tcW w:w="3375" w:type="dxa"/>
          </w:tcPr>
          <w:p w14:paraId="4DE9FF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PDF)</w:t>
            </w:r>
          </w:p>
        </w:tc>
        <w:tc>
          <w:tcPr>
            <w:tcW w:w="4560" w:type="dxa"/>
          </w:tcPr>
          <w:p w14:paraId="24EB01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VI.2, VII.5</w:t>
            </w:r>
          </w:p>
        </w:tc>
      </w:tr>
      <w:tr w:rsidR="009D43E8" w14:paraId="75661ACE" w14:textId="77777777" w:rsidTr="009D43E8">
        <w:tc>
          <w:tcPr>
            <w:tcW w:w="2070" w:type="dxa"/>
          </w:tcPr>
          <w:p w14:paraId="4B9ADF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</w:t>
            </w:r>
          </w:p>
        </w:tc>
        <w:tc>
          <w:tcPr>
            <w:tcW w:w="3270" w:type="dxa"/>
          </w:tcPr>
          <w:p w14:paraId="0F7D75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СУЗ</w:t>
            </w:r>
          </w:p>
        </w:tc>
        <w:tc>
          <w:tcPr>
            <w:tcW w:w="3375" w:type="dxa"/>
          </w:tcPr>
          <w:p w14:paraId="5B068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(DOCX)</w:t>
            </w:r>
          </w:p>
        </w:tc>
        <w:tc>
          <w:tcPr>
            <w:tcW w:w="4560" w:type="dxa"/>
          </w:tcPr>
          <w:p w14:paraId="23F126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VI.1</w:t>
            </w:r>
          </w:p>
        </w:tc>
      </w:tr>
      <w:tr w:rsidR="009D43E8" w14:paraId="20456E37" w14:textId="77777777" w:rsidTr="009D43E8">
        <w:tc>
          <w:tcPr>
            <w:tcW w:w="2070" w:type="dxa"/>
          </w:tcPr>
          <w:p w14:paraId="691F4E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SIEM </w:t>
            </w:r>
            <w:del w:id="4676" w:author="Никита Гринь" w:date="2026-08-05T12:33:00Z" w16du:dateUtc="2026-08-05T09:33:00Z">
              <w:r w:rsidDel="00D65562">
                <w:rPr>
                  <w:rFonts w:ascii="Arial" w:eastAsia="Arial" w:hAnsi="Arial" w:cs="Arial"/>
                </w:rPr>
                <w:delText>(KUMA)</w:delText>
              </w:r>
            </w:del>
          </w:p>
        </w:tc>
        <w:tc>
          <w:tcPr>
            <w:tcW w:w="3270" w:type="dxa"/>
          </w:tcPr>
          <w:p w14:paraId="7104A3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заказчика</w:t>
            </w:r>
          </w:p>
        </w:tc>
        <w:tc>
          <w:tcPr>
            <w:tcW w:w="3375" w:type="dxa"/>
          </w:tcPr>
          <w:p w14:paraId="59FB6D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Открытая документация Kaspersky</w:t>
            </w:r>
          </w:p>
        </w:tc>
        <w:tc>
          <w:tcPr>
            <w:tcW w:w="4560" w:type="dxa"/>
          </w:tcPr>
          <w:p w14:paraId="1DB769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2A1F5B2" w14:textId="77777777" w:rsidR="009D43E8" w:rsidRDefault="009D43E8">
      <w:pPr>
        <w:pStyle w:val="2"/>
        <w:rPr>
          <w:rFonts w:ascii="Arial" w:eastAsia="Arial" w:hAnsi="Arial" w:cs="Arial"/>
        </w:rPr>
      </w:pPr>
      <w:bookmarkStart w:id="4677" w:name="_heading=h.guxrurcyorm7" w:colFirst="0" w:colLast="0"/>
      <w:bookmarkEnd w:id="4677"/>
    </w:p>
    <w:p w14:paraId="3A5B6C9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0623FF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3CAF69" w14:textId="77777777" w:rsidR="009D43E8" w:rsidRDefault="009D43E8">
      <w:pPr>
        <w:rPr>
          <w:rFonts w:ascii="Arial" w:eastAsia="Arial" w:hAnsi="Arial" w:cs="Arial"/>
        </w:rPr>
      </w:pPr>
    </w:p>
    <w:sectPr w:rsidR="009D43E8">
      <w:pgSz w:w="15840" w:h="12240" w:orient="landscape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8" w:author="Солдатенко Евгений Павлович" w:date="2026-07-31T08:16:00Z" w:initials="СЕП">
    <w:p w14:paraId="12C97333" w14:textId="77777777" w:rsidR="004E522C" w:rsidRPr="002F3A45" w:rsidRDefault="004E522C" w:rsidP="004E522C">
      <w:pPr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Style w:val="a5"/>
        </w:rPr>
        <w:annotationRef/>
      </w:r>
      <w:r w:rsidRPr="000706AD"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  <w:t>Должен быть согласован один документ окончательный как чистовик. О каких версиях идет речь?</w:t>
      </w:r>
    </w:p>
    <w:p w14:paraId="4938EC5A" w14:textId="27D01E26" w:rsidR="004E522C" w:rsidRPr="003D1E67" w:rsidRDefault="004E522C">
      <w:pPr>
        <w:pStyle w:val="a6"/>
        <w:rPr>
          <w:lang w:val="ru-RU"/>
        </w:rPr>
      </w:pPr>
    </w:p>
  </w:comment>
  <w:comment w:id="365" w:author="Солдатенко Евгений Павлович" w:date="2026-07-28T16:45:00Z" w:initials="СЕП">
    <w:p w14:paraId="30F11EB8" w14:textId="09788B61" w:rsidR="004E522C" w:rsidRPr="00745430" w:rsidRDefault="004E522C" w:rsidP="00745430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АНИС – это основной источник данных будет для ассистента. Следует ее тут указать</w:t>
      </w:r>
    </w:p>
  </w:comment>
  <w:comment w:id="366" w:author="Никита Гринь" w:date="2026-07-31T11:17:00Z" w:initials="НГ">
    <w:p w14:paraId="3679604D" w14:textId="7E8A6C1B" w:rsidR="00BA3673" w:rsidRPr="00BA3673" w:rsidRDefault="00BA367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431" w:author="Солдатенко Евгений Павлович" w:date="2026-07-30T11:56:00Z" w:initials="СЕП">
    <w:p w14:paraId="015BCEA4" w14:textId="6FDC25BE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отсылка на этот раздел? В нем нет ничего про антивирус. Не опечатка?</w:t>
      </w:r>
    </w:p>
  </w:comment>
  <w:comment w:id="432" w:author="Никита Гринь" w:date="2026-07-31T12:53:00Z" w:initials="НГ">
    <w:p w14:paraId="5D22506D" w14:textId="1F7B4C8E" w:rsidR="0015254F" w:rsidRPr="0015254F" w:rsidRDefault="0015254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Да опечатка.</w:t>
      </w:r>
    </w:p>
  </w:comment>
  <w:comment w:id="438" w:author="Солдатенко Евгений Павлович" w:date="2026-07-28T12:04:00Z" w:initials="СЕП">
    <w:p w14:paraId="1B7C7763" w14:textId="77777777" w:rsidR="004E522C" w:rsidRPr="00B13A6D" w:rsidRDefault="004E522C" w:rsidP="0074543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Добавить, т.к. не понятно на этап чего ссылаемся</w:t>
      </w:r>
    </w:p>
  </w:comment>
  <w:comment w:id="491" w:author="Пекарская Юлия Валентиновна" w:date="2026-07-29T13:56:00Z" w:initials="ПЮВ">
    <w:p w14:paraId="2FF4677A" w14:textId="55A12CDD" w:rsidR="004E522C" w:rsidRPr="007F0D0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577" w:author="Пекарская Юлия Валентиновна" w:date="2026-07-29T10:57:00Z" w:initials="ПЮВ">
    <w:p w14:paraId="64FE7252" w14:textId="5C5C67B9" w:rsidR="004E522C" w:rsidRPr="006732C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Что это за политика банка? Что имеется в виду</w:t>
      </w:r>
    </w:p>
  </w:comment>
  <w:comment w:id="594" w:author="Пекарская Юлия Валентиновна" w:date="2026-07-30T09:57:00Z" w:initials="ПЮВ">
    <w:p w14:paraId="60BBB915" w14:textId="7100ADC2" w:rsidR="004E522C" w:rsidRPr="00CB0D21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Всех записей!</w:t>
      </w:r>
    </w:p>
  </w:comment>
  <w:comment w:id="615" w:author="Пекарская Юлия Валентиновна" w:date="2026-07-28T15:41:00Z" w:initials="ПЮВ">
    <w:p w14:paraId="746A5ADD" w14:textId="473B6F53" w:rsidR="004E522C" w:rsidRPr="006732C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видит, а может использовать доступный функционал – настройки, управление. Модуль должен работать</w:t>
      </w:r>
    </w:p>
  </w:comment>
  <w:comment w:id="743" w:author="Пекарская Юлия Валентиновна" w:date="2026-07-30T10:05:00Z" w:initials="ПЮВ">
    <w:p w14:paraId="2FC32C49" w14:textId="13EF9F49" w:rsidR="004E522C" w:rsidRPr="0031462D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Онлайн-чат</w:t>
      </w:r>
    </w:p>
  </w:comment>
  <w:comment w:id="744" w:author="Никита Гринь" w:date="2026-07-31T13:04:00Z" w:initials="НГ">
    <w:p w14:paraId="0D3A8E4F" w14:textId="6987C1A5" w:rsidR="00B70728" w:rsidRPr="00B70728" w:rsidRDefault="00B7072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</w:t>
      </w:r>
    </w:p>
  </w:comment>
  <w:comment w:id="748" w:author="Пекарская Юлия Валентиновна" w:date="2026-07-30T10:14:00Z" w:initials="ПЮВ">
    <w:p w14:paraId="2B6CE495" w14:textId="43C94D14" w:rsidR="004E522C" w:rsidRPr="002E204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782" w:author="Пекарская Юлия Валентиновна" w:date="2026-07-30T10:17:00Z" w:initials="ПЮВ">
    <w:p w14:paraId="283DEE35" w14:textId="4FC83914" w:rsidR="004E522C" w:rsidRPr="00A8035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Нет термина – описать что имеется в виду (возможно в пункте </w:t>
      </w:r>
      <w:r>
        <w:rPr>
          <w:rFonts w:ascii="Arial Unicode MS" w:eastAsia="Arial Unicode MS" w:hAnsi="Arial Unicode MS" w:cs="Arial Unicode MS"/>
          <w:color w:val="000000"/>
        </w:rPr>
        <w:t>FR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</w:t>
      </w:r>
      <w:r>
        <w:rPr>
          <w:rFonts w:ascii="Arial Unicode MS" w:eastAsia="Arial Unicode MS" w:hAnsi="Arial Unicode MS" w:cs="Arial Unicode MS"/>
          <w:color w:val="000000"/>
        </w:rPr>
        <w:t>ASR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-10</w:t>
      </w:r>
      <w:r>
        <w:rPr>
          <w:rFonts w:ascii="Arial Unicode MS" w:eastAsia="Arial Unicode MS" w:hAnsi="Arial Unicode MS" w:cs="Arial Unicode MS"/>
          <w:color w:val="000000"/>
          <w:lang w:val="ru-RU"/>
        </w:rPr>
        <w:t xml:space="preserve"> написать, что в  его так назвали)</w:t>
      </w:r>
    </w:p>
  </w:comment>
  <w:comment w:id="783" w:author="Никита Гринь" w:date="2026-07-31T13:16:00Z" w:initials="НГ">
    <w:p w14:paraId="1E48C9BF" w14:textId="05F6834D" w:rsidR="00E5358F" w:rsidRPr="00E5358F" w:rsidRDefault="00E5358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Добавил сюда и в </w:t>
      </w:r>
      <w:r>
        <w:rPr>
          <w:rFonts w:ascii="Arial Unicode MS" w:eastAsia="Arial Unicode MS" w:hAnsi="Arial Unicode MS" w:cs="Arial Unicode MS"/>
          <w:color w:val="000000"/>
        </w:rPr>
        <w:t>FR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</w:t>
      </w:r>
      <w:r>
        <w:rPr>
          <w:rFonts w:ascii="Arial Unicode MS" w:eastAsia="Arial Unicode MS" w:hAnsi="Arial Unicode MS" w:cs="Arial Unicode MS"/>
          <w:color w:val="000000"/>
        </w:rPr>
        <w:t>ASR</w:t>
      </w:r>
      <w:r w:rsidRPr="003C42DA">
        <w:rPr>
          <w:rFonts w:ascii="Arial Unicode MS" w:eastAsia="Arial Unicode MS" w:hAnsi="Arial Unicode MS" w:cs="Arial Unicode MS"/>
          <w:color w:val="000000"/>
          <w:lang w:val="ru-RU"/>
        </w:rPr>
        <w:t>-10</w:t>
      </w:r>
    </w:p>
  </w:comment>
  <w:comment w:id="823" w:author="Пекарская Юлия Валентиновна" w:date="2026-07-30T10:23:00Z" w:initials="ПЮВ">
    <w:p w14:paraId="4A2500E5" w14:textId="3F1DA75B" w:rsidR="004E522C" w:rsidRPr="00430CC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реплика оператора?</w:t>
      </w:r>
    </w:p>
  </w:comment>
  <w:comment w:id="826" w:author="Пекарская Юлия Валентиновна" w:date="2026-07-30T10:22:00Z" w:initials="ПЮВ">
    <w:p w14:paraId="04AC542A" w14:textId="60D75DE9" w:rsidR="004E522C" w:rsidRPr="00430CC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Пункты ТТ</w:t>
      </w:r>
    </w:p>
  </w:comment>
  <w:comment w:id="833" w:author="Пекарская Юлия Валентиновна" w:date="2026-07-30T10:24:00Z" w:initials="ПЮВ">
    <w:p w14:paraId="31B991AC" w14:textId="766B45AF" w:rsidR="004E522C" w:rsidRPr="00B05CD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Админ БЗ </w:t>
      </w:r>
      <w:r>
        <w:rPr>
          <w:lang w:val="en-US"/>
        </w:rPr>
        <w:t>LLM</w:t>
      </w:r>
      <w:r>
        <w:rPr>
          <w:lang w:val="ru-RU"/>
        </w:rPr>
        <w:t xml:space="preserve"> тоже может</w:t>
      </w:r>
    </w:p>
  </w:comment>
  <w:comment w:id="873" w:author="Пекарская Юлия Валентиновна" w:date="2026-07-30T10:29:00Z" w:initials="ПЮВ">
    <w:p w14:paraId="79E10750" w14:textId="34CA97D1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При добавлении свыше 50 сценариев в дальнейшем</w:t>
      </w:r>
    </w:p>
    <w:p w14:paraId="5B2EFE5F" w14:textId="10817BA5" w:rsidR="004E522C" w:rsidRPr="00F41225" w:rsidRDefault="004E522C">
      <w:pPr>
        <w:pStyle w:val="a6"/>
        <w:rPr>
          <w:lang w:val="ru-RU"/>
        </w:rPr>
      </w:pPr>
      <w:r>
        <w:rPr>
          <w:lang w:val="ru-RU"/>
        </w:rPr>
        <w:t>Первые 50 сценариев администратор не добавляет</w:t>
      </w:r>
    </w:p>
  </w:comment>
  <w:comment w:id="899" w:author="Пекарская Юлия Валентиновна" w:date="2026-07-30T10:33:00Z" w:initials="ПЮВ">
    <w:p w14:paraId="0F9CEC19" w14:textId="61E5C9B5" w:rsidR="004E522C" w:rsidRPr="009017A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понятно как он участвует в наполнении словарей?</w:t>
      </w:r>
    </w:p>
  </w:comment>
  <w:comment w:id="996" w:author="Пекарская Юлия Валентиновна" w:date="2026-07-30T09:46:00Z" w:initials="ПЮВ">
    <w:p w14:paraId="471F7F9C" w14:textId="78D38C29" w:rsidR="004E522C" w:rsidRPr="003A6C9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Пропали макеты с отображением плашек перевода с английского языка</w:t>
      </w:r>
    </w:p>
  </w:comment>
  <w:comment w:id="997" w:author="Никита Гринь" w:date="2026-08-02T00:50:00Z" w:initials="НГ">
    <w:p w14:paraId="456079CD" w14:textId="2952743B" w:rsidR="005C0EFD" w:rsidRPr="005C0EFD" w:rsidRDefault="005C0EF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042" w:author="Пекарская Юлия Валентиновна" w:date="2026-07-30T09:11:00Z" w:initials="ПЮВ">
    <w:p w14:paraId="13F92CE0" w14:textId="59FBB98A" w:rsidR="004E522C" w:rsidRPr="00CA2B8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 При новом звонке понятно, а при активном оператор закроет, а он ему опять автоматически будет выскакивать?</w:t>
      </w:r>
    </w:p>
  </w:comment>
  <w:comment w:id="1065" w:author="Пекарская Юлия Валентиновна" w:date="2026-07-27T13:50:00Z" w:initials="ПЮВ">
    <w:p w14:paraId="11C7FC8B" w14:textId="06FD40CC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1. Можно сделать скриншоты с одной подсказкой (так как договорились на отображение одной подсказки, а не трех)</w:t>
      </w:r>
    </w:p>
    <w:p w14:paraId="67FBF029" w14:textId="57622F65" w:rsidR="004E522C" w:rsidRPr="007975F3" w:rsidRDefault="004E522C">
      <w:pPr>
        <w:pStyle w:val="a6"/>
        <w:rPr>
          <w:lang w:val="ru-RU"/>
        </w:rPr>
      </w:pPr>
      <w:r>
        <w:rPr>
          <w:lang w:val="ru-RU"/>
        </w:rPr>
        <w:t xml:space="preserve">2. Как сворачивается и разворачивается вкладка </w:t>
      </w:r>
      <w:r>
        <w:rPr>
          <w:lang w:val="en-US"/>
        </w:rPr>
        <w:t>Summary</w:t>
      </w:r>
      <w:r>
        <w:rPr>
          <w:lang w:val="ru-RU"/>
        </w:rPr>
        <w:t>?</w:t>
      </w:r>
    </w:p>
  </w:comment>
  <w:comment w:id="1066" w:author="Никита Гринь" w:date="2026-08-02T00:59:00Z" w:initials="НГ">
    <w:p w14:paraId="2F865226" w14:textId="68ACDCBC" w:rsidR="00EE2DF2" w:rsidRPr="00EE2DF2" w:rsidRDefault="00EE2DF2" w:rsidP="00EE2DF2">
      <w:pPr>
        <w:pStyle w:val="a6"/>
        <w:numPr>
          <w:ilvl w:val="0"/>
          <w:numId w:val="38"/>
        </w:numPr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 скриншот с 1 подсказкой.</w:t>
      </w:r>
      <w:r w:rsidRPr="00EE2DF2">
        <w:rPr>
          <w:lang w:val="ru-RU"/>
        </w:rPr>
        <w:t xml:space="preserve"> </w:t>
      </w:r>
      <w:r>
        <w:rPr>
          <w:lang w:val="ru-RU"/>
        </w:rPr>
        <w:t>2.</w:t>
      </w:r>
      <w:r w:rsidRPr="00EE2DF2">
        <w:t>Summary</w:t>
      </w:r>
      <w:r w:rsidRPr="00EE2DF2">
        <w:rPr>
          <w:lang w:val="ru-RU"/>
        </w:rPr>
        <w:t xml:space="preserve"> по умолчанию свёрнут — видно только короткое описание. Чтобы развернуть — наведите мышку на блок </w:t>
      </w:r>
      <w:r w:rsidRPr="00EE2DF2">
        <w:t>Summary</w:t>
      </w:r>
      <w:r w:rsidRPr="00EE2DF2">
        <w:rPr>
          <w:lang w:val="ru-RU"/>
        </w:rPr>
        <w:t xml:space="preserve"> </w:t>
      </w:r>
      <w:r>
        <w:rPr>
          <w:lang w:val="ru-RU"/>
        </w:rPr>
        <w:t>.</w:t>
      </w:r>
      <w:r w:rsidRPr="00EE2DF2">
        <w:rPr>
          <w:lang w:val="ru-RU"/>
        </w:rPr>
        <w:t>Чтобы свернуть — уберите мышку с блока. На другой экран переходить не нужно.</w:t>
      </w:r>
    </w:p>
  </w:comment>
  <w:comment w:id="1071" w:author="Пекарская Юлия Валентиновна" w:date="2026-07-27T13:52:00Z" w:initials="ПЮВ">
    <w:p w14:paraId="67ABFDE2" w14:textId="48FE927C" w:rsidR="004E522C" w:rsidRPr="007975F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На скриншоте 3 подсказки, поменять на 1</w:t>
      </w:r>
    </w:p>
  </w:comment>
  <w:comment w:id="1072" w:author="Никита Гринь" w:date="2026-08-02T01:01:00Z" w:initials="НГ">
    <w:p w14:paraId="6A827903" w14:textId="3F3F6428" w:rsidR="00EE2DF2" w:rsidRPr="00EE2DF2" w:rsidRDefault="00EE2DF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Сделал.</w:t>
      </w:r>
    </w:p>
  </w:comment>
  <w:comment w:id="1252" w:author="Солдатенко Евгений Павлович" w:date="2026-07-31T08:18:00Z" w:initials="СЕП">
    <w:p w14:paraId="2FE3FDDB" w14:textId="1721E417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97979">
        <w:rPr>
          <w:highlight w:val="yellow"/>
          <w:lang w:val="ru-RU"/>
        </w:rPr>
        <w:t>Как будет создаваться этот авто-диалог? В каком функционале? Кто создает?</w:t>
      </w:r>
    </w:p>
  </w:comment>
  <w:comment w:id="1440" w:author="Пекарская Юлия Валентиновна" w:date="2026-07-30T10:12:00Z" w:initials="ПЮВ">
    <w:p w14:paraId="573EB1DC" w14:textId="53CEAA1A" w:rsidR="004E522C" w:rsidRPr="0082434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этот пункт</w:t>
      </w:r>
    </w:p>
  </w:comment>
  <w:comment w:id="1515" w:author="Пекарская Юлия Валентиновна" w:date="2026-07-30T09:41:00Z" w:initials="ПЮВ">
    <w:p w14:paraId="299AD0C0" w14:textId="74820EEF" w:rsidR="004E522C" w:rsidRPr="003536BD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«Низкая релевнтность» - это кнопка или надпись? Почему низкая, если 91%?</w:t>
      </w:r>
    </w:p>
  </w:comment>
  <w:comment w:id="1516" w:author="Никита Гринь" w:date="2026-07-31T13:52:00Z" w:initials="НГ">
    <w:p w14:paraId="4E9D94A7" w14:textId="6C91D19E" w:rsidR="001F602B" w:rsidRPr="001F602B" w:rsidRDefault="001F602B">
      <w:pPr>
        <w:pStyle w:val="a6"/>
        <w:rPr>
          <w:lang w:val="ru-RU"/>
        </w:rPr>
      </w:pPr>
      <w:r>
        <w:rPr>
          <w:rStyle w:val="a5"/>
        </w:rPr>
        <w:annotationRef/>
      </w:r>
      <w:r w:rsidR="00EE2DF2" w:rsidRPr="00EE2DF2">
        <w:rPr>
          <w:lang w:val="ru-RU"/>
        </w:rPr>
        <w:t xml:space="preserve">«Низкая релевантность» — это надпись (не кнопка). Она появляется только если процент ниже порога, который задал администратор. </w:t>
      </w:r>
    </w:p>
  </w:comment>
  <w:comment w:id="1513" w:author="Пекарская Юлия Валентиновна" w:date="2026-07-30T09:42:00Z" w:initials="ПЮВ">
    <w:p w14:paraId="20501066" w14:textId="155CDAB1" w:rsidR="004E522C" w:rsidRPr="00690DA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Можем ли мы для внутренних пользователей тоже включать кнопки воспользовался/не воспользовался?</w:t>
      </w:r>
    </w:p>
  </w:comment>
  <w:comment w:id="1514" w:author="Никита Гринь" w:date="2026-08-02T01:06:00Z" w:initials="НГ">
    <w:p w14:paraId="23A9C52D" w14:textId="178089A9" w:rsidR="00EE2DF2" w:rsidRPr="005143D4" w:rsidRDefault="00EE2DF2">
      <w:pPr>
        <w:pStyle w:val="a6"/>
        <w:rPr>
          <w:lang w:val="ru-RU"/>
        </w:rPr>
      </w:pPr>
      <w:r>
        <w:rPr>
          <w:rStyle w:val="a5"/>
        </w:rPr>
        <w:annotationRef/>
      </w:r>
      <w:r w:rsidR="005143D4">
        <w:rPr>
          <w:lang w:val="ru-RU"/>
        </w:rPr>
        <w:t>Да</w:t>
      </w:r>
    </w:p>
  </w:comment>
  <w:comment w:id="1531" w:author="Пекарская Юлия Валентиновна" w:date="2026-07-27T13:53:00Z" w:initials="ПЮВ">
    <w:p w14:paraId="5E4BAA48" w14:textId="11172880" w:rsidR="004E522C" w:rsidRPr="0014368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1536" w:author="Пекарская Юлия Валентиновна" w:date="2026-07-28T16:38:00Z" w:initials="ПЮВ">
    <w:p w14:paraId="57EC4CD4" w14:textId="71460B86" w:rsidR="004E522C" w:rsidRPr="005F107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Система копирует и вставляет в поле ответа..</w:t>
      </w:r>
    </w:p>
  </w:comment>
  <w:comment w:id="1538" w:author="Пекарская Юлия Валентиновна" w:date="2026-07-28T09:22:00Z" w:initials="ПЮВ">
    <w:p w14:paraId="6C0EAD10" w14:textId="68FB495B" w:rsidR="004E522C" w:rsidRPr="007770C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сворачивается раздел «</w:t>
      </w:r>
      <w:r>
        <w:rPr>
          <w:lang w:val="en-US"/>
        </w:rPr>
        <w:t>Summary</w:t>
      </w:r>
      <w:r w:rsidRPr="007770CF">
        <w:rPr>
          <w:lang w:val="ru-RU"/>
        </w:rPr>
        <w:t xml:space="preserve"> </w:t>
      </w:r>
      <w:r>
        <w:rPr>
          <w:lang w:val="ru-RU"/>
        </w:rPr>
        <w:t>клиента»?</w:t>
      </w:r>
    </w:p>
  </w:comment>
  <w:comment w:id="1539" w:author="Никита Гринь" w:date="2026-07-31T14:05:00Z" w:initials="НГ">
    <w:p w14:paraId="35FFFD11" w14:textId="4A12587B" w:rsidR="00234996" w:rsidRPr="00234996" w:rsidRDefault="00234996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Сам сворачивается при потере фокуса</w:t>
      </w:r>
      <w:r w:rsidR="005143D4">
        <w:rPr>
          <w:lang w:val="ru-RU"/>
        </w:rPr>
        <w:t>(убрать курсор мышки от туда)</w:t>
      </w:r>
      <w:r>
        <w:rPr>
          <w:lang w:val="ru-RU"/>
        </w:rPr>
        <w:t>.</w:t>
      </w:r>
    </w:p>
  </w:comment>
  <w:comment w:id="1567" w:author="Пекарская Юлия Валентиновна" w:date="2026-07-27T14:00:00Z" w:initials="ПЮВ">
    <w:p w14:paraId="235A85C1" w14:textId="263E41F1" w:rsidR="004E522C" w:rsidRPr="002A05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сворачивается раздел «Клиент»? Разворачивается при наведении или нужно нажать? Нет описания, как должен взаимодействовать оператор с окном</w:t>
      </w:r>
    </w:p>
  </w:comment>
  <w:comment w:id="1568" w:author="Никита Гринь" w:date="2026-08-02T01:14:00Z" w:initials="НГ">
    <w:p w14:paraId="720BB9C1" w14:textId="59DFB3C7" w:rsidR="004811F7" w:rsidRPr="005143D4" w:rsidRDefault="005143D4">
      <w:pPr>
        <w:pStyle w:val="a6"/>
        <w:rPr>
          <w:lang w:val="ru-RU"/>
        </w:rPr>
      </w:pPr>
      <w:r>
        <w:rPr>
          <w:rStyle w:val="a5"/>
        </w:rPr>
        <w:annotationRef/>
      </w:r>
      <w:r w:rsidRPr="005143D4">
        <w:rPr>
          <w:lang w:val="ru-RU"/>
        </w:rPr>
        <w:t>Раздел «Клиент» по умолчанию свёрнут — видно только краткие данные (имя и маскированный телефон). Разворачивается при наведении мыши (нажимать не нужно). Чтобы свернуть — уберите мышку с блока. Полный список полей показывается на месте, без перехода на другой экран.</w:t>
      </w:r>
    </w:p>
  </w:comment>
  <w:comment w:id="1569" w:author="Никита Гринь" w:date="2026-08-02T01:18:00Z" w:initials="НГ">
    <w:p w14:paraId="5569FE6B" w14:textId="445BD3F0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Вкратце описал взаимодействие.</w:t>
      </w:r>
    </w:p>
  </w:comment>
  <w:comment w:id="1573" w:author="Пекарская Юлия Валентиновна" w:date="2026-07-27T14:03:00Z" w:initials="ПЮВ">
    <w:p w14:paraId="65EF1BCF" w14:textId="76A15506" w:rsidR="004E522C" w:rsidRPr="004943D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На вкладках Светлана Р. и Дмитрий В.  Полоса – это кнопка «свернуть»? на </w:t>
      </w:r>
      <w:r>
        <w:rPr>
          <w:lang w:val="en-US"/>
        </w:rPr>
        <w:t>summary</w:t>
      </w:r>
      <w:r w:rsidRPr="004943D7">
        <w:rPr>
          <w:lang w:val="ru-RU"/>
        </w:rPr>
        <w:t xml:space="preserve"> </w:t>
      </w:r>
      <w:r>
        <w:rPr>
          <w:lang w:val="ru-RU"/>
        </w:rPr>
        <w:t>и «клиент» можно такие сделать?</w:t>
      </w:r>
    </w:p>
  </w:comment>
  <w:comment w:id="1574" w:author="Никита Гринь" w:date="2026-08-02T01:20:00Z" w:initials="НГ">
    <w:p w14:paraId="1E276AB3" w14:textId="7EB856AD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Да</w:t>
      </w:r>
      <w:r w:rsidRPr="004811F7">
        <w:rPr>
          <w:lang w:val="ru-RU"/>
        </w:rPr>
        <w:t>,</w:t>
      </w:r>
      <w:r>
        <w:rPr>
          <w:lang w:val="ru-RU"/>
        </w:rPr>
        <w:t xml:space="preserve"> для сворачивания. На </w:t>
      </w:r>
      <w:r>
        <w:rPr>
          <w:lang w:val="en-US"/>
        </w:rPr>
        <w:t>summary</w:t>
      </w:r>
      <w:r w:rsidRPr="004811F7">
        <w:rPr>
          <w:lang w:val="ru-RU"/>
        </w:rPr>
        <w:t xml:space="preserve"> </w:t>
      </w:r>
      <w:r>
        <w:rPr>
          <w:lang w:val="ru-RU"/>
        </w:rPr>
        <w:t xml:space="preserve">нет смысла при наведении мышки разворачивается само. </w:t>
      </w:r>
    </w:p>
  </w:comment>
  <w:comment w:id="1575" w:author="Пекарская Юлия Валентиновна" w:date="2026-07-28T16:55:00Z" w:initials="ПЮВ">
    <w:p w14:paraId="2C10136F" w14:textId="774613F3" w:rsidR="004E522C" w:rsidRPr="0085231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Улучшить с помощью </w:t>
      </w:r>
      <w:r>
        <w:rPr>
          <w:lang w:val="en-US"/>
        </w:rPr>
        <w:t>AI</w:t>
      </w:r>
      <w:r>
        <w:rPr>
          <w:lang w:val="ru-RU"/>
        </w:rPr>
        <w:t xml:space="preserve"> – что это такое, для чего использовать</w:t>
      </w:r>
    </w:p>
  </w:comment>
  <w:comment w:id="1576" w:author="Никита Гринь" w:date="2026-08-02T01:23:00Z" w:initials="НГ">
    <w:p w14:paraId="0AA0340C" w14:textId="77777777" w:rsidR="004811F7" w:rsidRPr="004811F7" w:rsidRDefault="004811F7" w:rsidP="004811F7">
      <w:pPr>
        <w:pStyle w:val="a6"/>
        <w:rPr>
          <w:lang w:val="ru-RU"/>
        </w:rPr>
      </w:pPr>
      <w:r>
        <w:rPr>
          <w:rStyle w:val="a5"/>
        </w:rPr>
        <w:annotationRef/>
      </w:r>
      <w:r w:rsidRPr="004811F7">
        <w:rPr>
          <w:lang w:val="ru-RU"/>
        </w:rPr>
        <w:t>«Улучшить с помощью AI» — кнопка для доработки черновика ответа оператора. По нажатию открывается окно «Улучшение текста»: система предлагает улучшенный вариант текста. Оператор нажимает «Применить» — текст попадает в поле ответа, или «Закрыть» — без изменений. Клиенту ничего не отправляется автоматически; отправка только по кнопке «Отправить».</w:t>
      </w:r>
    </w:p>
    <w:p w14:paraId="492499DC" w14:textId="7C599307" w:rsidR="004811F7" w:rsidRPr="004811F7" w:rsidRDefault="004811F7">
      <w:pPr>
        <w:pStyle w:val="a6"/>
        <w:rPr>
          <w:lang w:val="ru-RU"/>
        </w:rPr>
      </w:pPr>
      <w:r>
        <w:rPr>
          <w:lang w:val="ru-RU"/>
        </w:rPr>
        <w:t>В телеграмме такое есть</w:t>
      </w:r>
      <w:r w:rsidRPr="004811F7">
        <w:rPr>
          <w:lang w:val="ru-RU"/>
        </w:rPr>
        <w:t>,</w:t>
      </w:r>
      <w:r>
        <w:rPr>
          <w:lang w:val="ru-RU"/>
        </w:rPr>
        <w:t xml:space="preserve"> можете посмотреть. Грамматикческие ошибки исправляет и т.д.</w:t>
      </w:r>
    </w:p>
  </w:comment>
  <w:comment w:id="1595" w:author="Пекарская Юлия Валентиновна" w:date="2026-07-27T13:54:00Z" w:initials="ПЮВ">
    <w:p w14:paraId="78EB10ED" w14:textId="0CF0B3D8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1656" w:author="Пекарская Юлия Валентиновна" w:date="2026-07-28T09:25:00Z" w:initials="ПЮВ">
    <w:p w14:paraId="41C6E55F" w14:textId="6342DE14" w:rsidR="004E522C" w:rsidRPr="007770C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</w:t>
      </w:r>
    </w:p>
  </w:comment>
  <w:comment w:id="1657" w:author="Никита Гринь" w:date="2026-08-02T01:24:00Z" w:initials="НГ">
    <w:p w14:paraId="11ED5DC0" w14:textId="0BADDC7F" w:rsidR="004811F7" w:rsidRPr="004811F7" w:rsidRDefault="004811F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При наведении мышки.</w:t>
      </w:r>
    </w:p>
  </w:comment>
  <w:comment w:id="1658" w:author="Пекарская Юлия Валентиновна" w:date="2026-07-28T09:27:00Z" w:initials="ПЮВ">
    <w:p w14:paraId="79789E85" w14:textId="6700E6AA" w:rsidR="004E522C" w:rsidRPr="005250E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как? Нажатие не предусмотрено? Как свернуть/развернуть?</w:t>
      </w:r>
    </w:p>
  </w:comment>
  <w:comment w:id="1659" w:author="Никита Гринь" w:date="2026-08-02T01:27:00Z" w:initials="НГ">
    <w:p w14:paraId="669309B3" w14:textId="05B4B15A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 w:rsidRPr="005C7488">
        <w:rPr>
          <w:lang w:val="ru-RU"/>
        </w:rPr>
        <w:t>Сворачивание/разворачивание предусмотрено двумя способами: 1) навести мышь на блок — раскроется, убрать мышь — свернётся; 2) нажать на заголовок / полосу (шеврон) блока — зафиксирует свёрнутое или развёрнутое состояние.</w:t>
      </w:r>
    </w:p>
  </w:comment>
  <w:comment w:id="1661" w:author="Пекарская Юлия Валентиновна" w:date="2026-07-28T09:29:00Z" w:initials="ПЮВ">
    <w:p w14:paraId="16319C3F" w14:textId="72D6E711" w:rsidR="004E522C" w:rsidRPr="0008624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Будет ли настраиваться выбор диалогов для учета контекста? Например, если диалог последний был год назад – то его контекст не учитывать при ответах</w:t>
      </w:r>
    </w:p>
  </w:comment>
  <w:comment w:id="1662" w:author="Никита Гринь" w:date="2026-08-02T01:29:00Z" w:initials="НГ">
    <w:p w14:paraId="6FFB84C6" w14:textId="765D12A1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 w:rsidRPr="005C7488">
        <w:rPr>
          <w:lang w:val="ru-RU"/>
        </w:rPr>
        <w:t xml:space="preserve">Да. Выбор диалогов для учёта контекста настраивается администратором. Можно задать, например: не учитывать диалоги старше </w:t>
      </w:r>
      <w:r w:rsidRPr="005C7488">
        <w:t>N</w:t>
      </w:r>
      <w:r w:rsidRPr="005C7488">
        <w:rPr>
          <w:lang w:val="ru-RU"/>
        </w:rPr>
        <w:t xml:space="preserve"> дней/месяцев и/или брать только последние </w:t>
      </w:r>
      <w:r w:rsidRPr="005C7488">
        <w:t>K</w:t>
      </w:r>
      <w:r w:rsidRPr="005C7488">
        <w:rPr>
          <w:lang w:val="ru-RU"/>
        </w:rPr>
        <w:t xml:space="preserve"> диалогов. </w:t>
      </w:r>
    </w:p>
  </w:comment>
  <w:comment w:id="1663" w:author="Никита Гринь" w:date="2026-08-02T01:31:00Z" w:initials="НГ">
    <w:p w14:paraId="1886D727" w14:textId="4A699505" w:rsidR="005C7488" w:rsidRPr="005C7488" w:rsidRDefault="005C748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тз добавил.</w:t>
      </w:r>
    </w:p>
  </w:comment>
  <w:comment w:id="1674" w:author="Пекарская Юлия Валентиновна" w:date="2026-07-29T16:00:00Z" w:initials="ПЮВ">
    <w:p w14:paraId="5750EDB3" w14:textId="24633AF7" w:rsidR="004E522C" w:rsidRPr="00121FD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Этот пункт о другом, не соответствует ТТ</w:t>
      </w:r>
    </w:p>
  </w:comment>
  <w:comment w:id="1675" w:author="Никита Гринь" w:date="2026-08-02T01:39:00Z" w:initials="НГ">
    <w:p w14:paraId="36BAEA74" w14:textId="7DD06E5F" w:rsidR="002E5BE7" w:rsidRPr="002E5BE7" w:rsidRDefault="002E5BE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</w:t>
      </w:r>
    </w:p>
  </w:comment>
  <w:comment w:id="1680" w:author="Пекарская Юлия Валентиновна" w:date="2026-07-30T09:52:00Z" w:initials="ПЮВ">
    <w:p w14:paraId="3A947653" w14:textId="19609AF4" w:rsidR="004E522C" w:rsidRPr="005D1C1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1695" w:author="Пекарская Юлия Валентиновна" w:date="2026-07-28T09:40:00Z" w:initials="ПЮВ">
    <w:p w14:paraId="655F6756" w14:textId="0E72A0D1" w:rsidR="004E522C" w:rsidRPr="00007B1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Если диалог поступает только с приветственным собщением? Определится ли тематика в ходе разгоора с клиентом или оператор уже проставляет вручную?</w:t>
      </w:r>
    </w:p>
  </w:comment>
  <w:comment w:id="1696" w:author="Никита Гринь" w:date="2026-08-02T01:43:00Z" w:initials="НГ">
    <w:p w14:paraId="0079E539" w14:textId="77777777" w:rsidR="002E5BE7" w:rsidRPr="002E5BE7" w:rsidRDefault="002E5BE7" w:rsidP="002E5BE7">
      <w:pPr>
        <w:pStyle w:val="a6"/>
        <w:rPr>
          <w:lang w:val="ru-RU"/>
        </w:rPr>
      </w:pPr>
      <w:r>
        <w:rPr>
          <w:rStyle w:val="a5"/>
        </w:rPr>
        <w:annotationRef/>
      </w:r>
      <w:r w:rsidRPr="002E5BE7">
        <w:rPr>
          <w:lang w:val="ru-RU"/>
        </w:rPr>
        <w:t>Если в диалоге только приветствие и клиент ещё не написал обращение — тематика автоматически не определяется: классифицировать нечего.</w:t>
      </w:r>
    </w:p>
    <w:p w14:paraId="120FEBC3" w14:textId="607497A5" w:rsidR="002E5BE7" w:rsidRPr="002E5BE7" w:rsidRDefault="002E5BE7">
      <w:pPr>
        <w:pStyle w:val="a6"/>
        <w:rPr>
          <w:lang w:val="ru-RU"/>
        </w:rPr>
      </w:pPr>
      <w:r w:rsidRPr="002E5BE7">
        <w:rPr>
          <w:lang w:val="ru-RU"/>
        </w:rPr>
        <w:t>Как только появляется текст клиента — система определяет тематику автоматически.</w:t>
      </w:r>
    </w:p>
  </w:comment>
  <w:comment w:id="1699" w:author="Пекарская Юлия Валентиновна" w:date="2026-07-30T09:52:00Z" w:initials="ПЮВ">
    <w:p w14:paraId="123DA414" w14:textId="7209A622" w:rsidR="004E522C" w:rsidRPr="005D1C1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1761" w:author="Пекарская Юлия Валентиновна" w:date="2026-07-30T09:16:00Z" w:initials="ПЮВ">
    <w:p w14:paraId="7A7809CC" w14:textId="77777777" w:rsidR="004E522C" w:rsidRDefault="004E522C" w:rsidP="00B103DC">
      <w:pPr>
        <w:pStyle w:val="3"/>
        <w:rPr>
          <w:rFonts w:ascii="Arial" w:eastAsia="Arial" w:hAnsi="Arial" w:cs="Arial"/>
          <w:lang w:val="ru-RU"/>
        </w:rPr>
      </w:pPr>
      <w:r>
        <w:rPr>
          <w:rStyle w:val="a5"/>
        </w:rPr>
        <w:annotationRef/>
      </w:r>
      <w:r>
        <w:rPr>
          <w:rStyle w:val="a5"/>
          <w:lang w:val="ru-RU"/>
        </w:rPr>
        <w:t xml:space="preserve"> Перенести пункты ниже в таблицу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</w:p>
    <w:p w14:paraId="53230F0E" w14:textId="77777777" w:rsidR="004E522C" w:rsidRDefault="004E522C" w:rsidP="00B103DC">
      <w:pPr>
        <w:pStyle w:val="3"/>
        <w:rPr>
          <w:rFonts w:ascii="Arial" w:eastAsia="Arial" w:hAnsi="Arial" w:cs="Arial"/>
          <w:lang w:val="ru-RU"/>
        </w:rPr>
      </w:pPr>
    </w:p>
    <w:p w14:paraId="2B93C780" w14:textId="21BEEC3F" w:rsidR="004E522C" w:rsidRPr="003C42DA" w:rsidRDefault="004E522C" w:rsidP="00B103DC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>в таком же формате описать в таблице и по остальным пунктам начиная с 4.7.1 -…</w:t>
      </w:r>
    </w:p>
    <w:p w14:paraId="3146AA84" w14:textId="3E8EBA53" w:rsidR="004E522C" w:rsidRPr="00C12069" w:rsidRDefault="004E522C">
      <w:pPr>
        <w:pStyle w:val="a6"/>
        <w:rPr>
          <w:lang w:val="ru-RU"/>
        </w:rPr>
      </w:pPr>
    </w:p>
  </w:comment>
  <w:comment w:id="1762" w:author="Никита Гринь" w:date="2026-08-04T14:55:00Z" w:initials="НГ">
    <w:p w14:paraId="189290E8" w14:textId="782B7C9B" w:rsidR="003F1B40" w:rsidRPr="003F1B40" w:rsidRDefault="003F1B4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Перенес</w:t>
      </w:r>
    </w:p>
  </w:comment>
  <w:comment w:id="1783" w:author="Пекарская Юлия Валентиновна" w:date="2026-07-30T09:24:00Z" w:initials="ПЮВ">
    <w:p w14:paraId="331E471F" w14:textId="1EEBA17A" w:rsidR="004E522C" w:rsidRPr="00FA0E5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том числе отметка оператора</w:t>
      </w:r>
    </w:p>
  </w:comment>
  <w:comment w:id="1784" w:author="Никита Гринь" w:date="2026-08-02T01:46:00Z" w:initials="НГ">
    <w:p w14:paraId="3D409032" w14:textId="2EF6C4B7" w:rsidR="002E5BE7" w:rsidRPr="002E5BE7" w:rsidRDefault="002E5BE7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811" w:author="Пекарская Юлия Валентиновна" w:date="2026-07-30T09:29:00Z" w:initials="ПЮВ">
    <w:p w14:paraId="0541BF8A" w14:textId="5104EF38" w:rsidR="004E522C" w:rsidRPr="00DF02B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Куда будет поступать автоуведомление? Кому? В каком виде </w:t>
      </w:r>
    </w:p>
  </w:comment>
  <w:comment w:id="1812" w:author="Никита Гринь" w:date="2026-08-02T01:48:00Z" w:initials="НГ">
    <w:p w14:paraId="43299D76" w14:textId="77777777" w:rsidR="002E5BE7" w:rsidRPr="002E5BE7" w:rsidRDefault="002E5BE7" w:rsidP="002E5BE7">
      <w:pPr>
        <w:pStyle w:val="a6"/>
        <w:rPr>
          <w:lang w:val="ru-RU"/>
        </w:rPr>
      </w:pPr>
      <w:r>
        <w:rPr>
          <w:rStyle w:val="a5"/>
        </w:rPr>
        <w:annotationRef/>
      </w:r>
      <w:r w:rsidRPr="002E5BE7">
        <w:rPr>
          <w:lang w:val="ru-RU"/>
        </w:rPr>
        <w:t>Куда: на оперативную панель КЦ (блок «Оповещения») и на e-mail получателей из настройки.</w:t>
      </w:r>
    </w:p>
    <w:p w14:paraId="2E8A7F5A" w14:textId="77777777" w:rsidR="002E5BE7" w:rsidRPr="002E5BE7" w:rsidRDefault="002E5BE7" w:rsidP="002E5BE7">
      <w:pPr>
        <w:pStyle w:val="a6"/>
        <w:rPr>
          <w:lang w:val="ru-RU"/>
        </w:rPr>
      </w:pPr>
      <w:r w:rsidRPr="002E5BE7">
        <w:rPr>
          <w:lang w:val="ru-RU"/>
        </w:rPr>
        <w:t>Кому: ролям, которые назначает администратор (по умолчанию — аналитик Контакт-центра и супервизор; список адресов настраивается).</w:t>
      </w:r>
    </w:p>
    <w:p w14:paraId="014C8AA8" w14:textId="5716006B" w:rsidR="002E5BE7" w:rsidRPr="002E5BE7" w:rsidRDefault="002E5BE7">
      <w:pPr>
        <w:pStyle w:val="a6"/>
        <w:rPr>
          <w:lang w:val="ru-RU"/>
        </w:rPr>
      </w:pPr>
      <w:r w:rsidRPr="002E5BE7">
        <w:rPr>
          <w:lang w:val="ru-RU"/>
        </w:rPr>
        <w:t>В каком виде: карточка оповещения на дашборде (тип события, канал/отдел, время) и короткое текстовое письмо на e-mail с тем же содержанием и ссылкой на панель.</w:t>
      </w:r>
    </w:p>
  </w:comment>
  <w:comment w:id="1817" w:author="Пекарская Юлия Валентиновна" w:date="2026-07-29T11:40:00Z" w:initials="ПЮВ">
    <w:p w14:paraId="2988E219" w14:textId="364C9FA2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Эти отчеты не указаны из Приложения 1:</w:t>
      </w:r>
    </w:p>
    <w:p w14:paraId="1DB8E5D2" w14:textId="58A7698B" w:rsidR="004E522C" w:rsidRDefault="004E522C">
      <w:pPr>
        <w:pStyle w:val="a6"/>
        <w:rPr>
          <w:lang w:val="ru-RU"/>
        </w:rPr>
      </w:pPr>
      <w:r>
        <w:rPr>
          <w:lang w:val="ru-RU"/>
        </w:rPr>
        <w:t>Статистика по операторам</w:t>
      </w:r>
    </w:p>
    <w:p w14:paraId="53D4F815" w14:textId="3E38A25C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Суммарная статистика по операторам</w:t>
      </w:r>
    </w:p>
    <w:p w14:paraId="1DB968E2" w14:textId="3840E22B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Статистика по пропущенным посетителям</w:t>
      </w:r>
    </w:p>
    <w:p w14:paraId="2C315FEB" w14:textId="678DC57C" w:rsidR="004E522C" w:rsidRDefault="004E522C">
      <w:pPr>
        <w:pStyle w:val="a6"/>
        <w:rPr>
          <w:lang w:val="ru-RU"/>
        </w:rPr>
      </w:pPr>
      <w:r w:rsidRPr="00C846A4">
        <w:rPr>
          <w:lang w:val="ru-RU"/>
        </w:rPr>
        <w:t>Статистика по посетителям, получившим ответ от других операторов</w:t>
      </w:r>
    </w:p>
    <w:p w14:paraId="44DE0D86" w14:textId="131C48C6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использованию времени операторами</w:t>
      </w:r>
    </w:p>
    <w:p w14:paraId="3F208EF9" w14:textId="0F7BEF70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регионам</w:t>
      </w:r>
    </w:p>
    <w:p w14:paraId="209D541C" w14:textId="3FA80A64" w:rsidR="004E522C" w:rsidRDefault="004E522C">
      <w:pPr>
        <w:pStyle w:val="a6"/>
        <w:rPr>
          <w:lang w:val="ru-RU"/>
        </w:rPr>
      </w:pPr>
      <w:r w:rsidRPr="00BA1C38">
        <w:rPr>
          <w:lang w:val="ru-RU"/>
        </w:rPr>
        <w:t>Статистика по начальным страницам</w:t>
      </w:r>
    </w:p>
    <w:p w14:paraId="2CA37339" w14:textId="27B7D24C" w:rsidR="004E522C" w:rsidRDefault="004E522C">
      <w:pPr>
        <w:pStyle w:val="a6"/>
        <w:rPr>
          <w:lang w:val="ru-RU"/>
        </w:rPr>
      </w:pPr>
    </w:p>
    <w:p w14:paraId="520B7311" w14:textId="1620E511" w:rsidR="004E522C" w:rsidRPr="00C846A4" w:rsidRDefault="004E522C">
      <w:pPr>
        <w:pStyle w:val="a6"/>
        <w:rPr>
          <w:lang w:val="ru-RU"/>
        </w:rPr>
      </w:pPr>
      <w:r>
        <w:rPr>
          <w:lang w:val="ru-RU"/>
        </w:rPr>
        <w:t xml:space="preserve">И эти отчеты онлайн-чата относятся к разделу «Модуль онлайн-чат», не к общей отчетности </w:t>
      </w:r>
    </w:p>
  </w:comment>
  <w:comment w:id="1818" w:author="Никита Гринь" w:date="2026-08-02T01:57:00Z" w:initials="НГ">
    <w:p w14:paraId="2F09805C" w14:textId="37208C85" w:rsidR="00FA549F" w:rsidRPr="00FA549F" w:rsidRDefault="00FA549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</w:t>
      </w:r>
    </w:p>
  </w:comment>
  <w:comment w:id="1864" w:author="Пекарская Юлия Валентиновна" w:date="2026-07-30T09:23:00Z" w:initials="ПЮВ">
    <w:p w14:paraId="18525666" w14:textId="3D0CE09E" w:rsidR="004E522C" w:rsidRPr="00495C72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Описать реализацию отчетов как на странице 154 – формулы, описание сути, фильтры используемые и т.д.</w:t>
      </w:r>
    </w:p>
  </w:comment>
  <w:comment w:id="1890" w:author="Пекарская Юлия Валентиновна" w:date="2026-07-29T16:21:00Z" w:initials="ПЮВ">
    <w:p w14:paraId="3A56743B" w14:textId="4784E557" w:rsidR="004E522C" w:rsidRPr="007879F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Нет такого пункта приемки, статистика общая и не относится именно к чату</w:t>
      </w:r>
    </w:p>
  </w:comment>
  <w:comment w:id="1909" w:author="Пекарская Юлия Валентиновна" w:date="2026-07-29T16:16:00Z" w:initials="ПЮВ">
    <w:p w14:paraId="5F256D24" w14:textId="0ADA8360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релевантность?</w:t>
      </w:r>
    </w:p>
    <w:p w14:paraId="7BEEA914" w14:textId="4410F5F7" w:rsidR="004E522C" w:rsidRPr="00BA567E" w:rsidRDefault="004E522C">
      <w:pPr>
        <w:pStyle w:val="a6"/>
        <w:rPr>
          <w:lang w:val="ru-RU"/>
        </w:rPr>
      </w:pPr>
    </w:p>
  </w:comment>
  <w:comment w:id="1911" w:author="Пекарская Юлия Валентиновна" w:date="2026-07-29T16:20:00Z" w:initials="ПЮВ">
    <w:p w14:paraId="4D7F69B5" w14:textId="77777777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Нет такого пункта приемки, статистика общая и не относится именно к чату </w:t>
      </w:r>
    </w:p>
    <w:p w14:paraId="5A64C1A9" w14:textId="77777777" w:rsidR="004E522C" w:rsidRDefault="004E522C">
      <w:pPr>
        <w:pStyle w:val="a6"/>
        <w:rPr>
          <w:lang w:val="ru-RU"/>
        </w:rPr>
      </w:pPr>
    </w:p>
    <w:p w14:paraId="4AE2735C" w14:textId="73929B82" w:rsidR="004E522C" w:rsidRPr="00655507" w:rsidRDefault="004E522C">
      <w:pPr>
        <w:pStyle w:val="a6"/>
        <w:rPr>
          <w:lang w:val="ru-RU"/>
        </w:rPr>
      </w:pPr>
      <w:r>
        <w:rPr>
          <w:lang w:val="ru-RU"/>
        </w:rPr>
        <w:t>и так далее по тексту</w:t>
      </w:r>
    </w:p>
  </w:comment>
  <w:comment w:id="1931" w:author="Пекарская Юлия Валентиновна" w:date="2026-07-29T16:23:00Z" w:initials="ПЮВ">
    <w:p w14:paraId="097834AF" w14:textId="043D47F0" w:rsidR="004E522C" w:rsidRPr="00FC73C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 должно быть указано что она не проставлена</w:t>
      </w:r>
    </w:p>
  </w:comment>
  <w:comment w:id="1949" w:author="Пекарская Юлия Валентиновна" w:date="2026-07-27T13:55:00Z" w:initials="ПЮВ">
    <w:p w14:paraId="4C28711A" w14:textId="6272E203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>воспользовался / не воспользовался / неполный ответ)</w:t>
      </w:r>
    </w:p>
  </w:comment>
  <w:comment w:id="1963" w:author="Пекарская Юлия Валентиновна" w:date="2026-07-29T16:52:00Z" w:initials="ПЮВ">
    <w:p w14:paraId="2259AA8C" w14:textId="00E1CE62" w:rsidR="004E522C" w:rsidRPr="00C85FDE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>Ответ клиенту без ссылок СУЗ</w:t>
      </w:r>
      <w:r>
        <w:rPr>
          <w:rFonts w:ascii="Arial" w:eastAsia="Arial" w:hAnsi="Arial" w:cs="Arial"/>
          <w:color w:val="000000"/>
          <w:lang w:val="ru-RU"/>
        </w:rPr>
        <w:t xml:space="preserve"> – при чем здесь данный пункт приемки?</w:t>
      </w:r>
    </w:p>
  </w:comment>
  <w:comment w:id="1984" w:author="Пекарская Юлия Валентиновна" w:date="2026-07-29T16:58:00Z" w:initials="ПЮВ">
    <w:p w14:paraId="575DA81A" w14:textId="6430E42A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Описание не соответсвует ТТ, в этом столбце пишете же пункт ТТ, а во втором столбце реализацию и что там будет содержаться</w:t>
      </w:r>
    </w:p>
    <w:p w14:paraId="42AE13E2" w14:textId="77777777" w:rsidR="004E522C" w:rsidRDefault="004E522C">
      <w:pPr>
        <w:pStyle w:val="a6"/>
        <w:rPr>
          <w:lang w:val="ru-RU"/>
        </w:rPr>
      </w:pPr>
    </w:p>
    <w:p w14:paraId="1304C73F" w14:textId="2A630F65" w:rsidR="004E522C" w:rsidRPr="007E774B" w:rsidRDefault="004E522C">
      <w:pPr>
        <w:pStyle w:val="a6"/>
        <w:rPr>
          <w:lang w:val="ru-RU"/>
        </w:rPr>
      </w:pPr>
      <w:r>
        <w:rPr>
          <w:lang w:val="ru-RU"/>
        </w:rPr>
        <w:t>И так далее по всем пунктам ниже</w:t>
      </w:r>
    </w:p>
  </w:comment>
  <w:comment w:id="1986" w:author="Пекарская Юлия Валентиновна" w:date="2026-07-29T17:00:00Z" w:initials="ПЮВ">
    <w:p w14:paraId="63B4211F" w14:textId="7E97350E" w:rsidR="004E522C" w:rsidRPr="004C33DE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В этом отчете не требуется </w:t>
      </w:r>
      <w:r>
        <w:rPr>
          <w:lang w:val="en-US"/>
        </w:rPr>
        <w:t>AHT</w:t>
      </w:r>
      <w:r w:rsidRPr="004C33DE">
        <w:rPr>
          <w:lang w:val="ru-RU"/>
        </w:rPr>
        <w:t xml:space="preserve"> </w:t>
      </w:r>
      <w:r>
        <w:rPr>
          <w:lang w:val="ru-RU"/>
        </w:rPr>
        <w:t>и загрузка операторов</w:t>
      </w:r>
    </w:p>
  </w:comment>
  <w:comment w:id="1989" w:author="Пекарская Юлия Валентиновна" w:date="2026-07-29T16:57:00Z" w:initials="ПЮВ">
    <w:p w14:paraId="0251F61B" w14:textId="473E28AF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Какие данные будут использоваться в отчете?</w:t>
      </w:r>
    </w:p>
    <w:p w14:paraId="36ABA84D" w14:textId="506670F9" w:rsidR="004E522C" w:rsidRDefault="004E522C">
      <w:pPr>
        <w:pStyle w:val="a6"/>
        <w:rPr>
          <w:lang w:val="ru-RU"/>
        </w:rPr>
      </w:pPr>
      <w:r>
        <w:rPr>
          <w:lang w:val="ru-RU"/>
        </w:rPr>
        <w:t>Какие формулы</w:t>
      </w:r>
    </w:p>
    <w:p w14:paraId="0508D6C7" w14:textId="683FE452" w:rsidR="004E522C" w:rsidRPr="00D95451" w:rsidRDefault="004E522C">
      <w:pPr>
        <w:pStyle w:val="a6"/>
        <w:rPr>
          <w:lang w:val="ru-RU"/>
        </w:rPr>
      </w:pPr>
      <w:r>
        <w:rPr>
          <w:lang w:val="ru-RU"/>
        </w:rPr>
        <w:t>Как будут выделяться задержки?</w:t>
      </w:r>
    </w:p>
  </w:comment>
  <w:comment w:id="2012" w:author="Пекарская Юлия Валентиновна" w:date="2026-07-29T17:06:00Z" w:initials="ПЮВ">
    <w:p w14:paraId="40139077" w14:textId="77AC90CD" w:rsidR="004E522C" w:rsidRPr="00F5326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Порога чего? Какие показатели будут анализироваться? Релевантность, задержка отклика? Не описан отчет</w:t>
      </w:r>
    </w:p>
  </w:comment>
  <w:comment w:id="2013" w:author="Пекарская Юлия Валентиновна" w:date="2026-07-30T09:29:00Z" w:initials="ПЮВ">
    <w:p w14:paraId="13FF6474" w14:textId="7605A029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Куда будет поступать автоуведомление? Кому? В каком виде</w:t>
      </w:r>
    </w:p>
  </w:comment>
  <w:comment w:id="2033" w:author="Пекарская Юлия Валентиновна" w:date="2026-07-29T16:42:00Z" w:initials="ПЮВ">
    <w:p w14:paraId="34BAD355" w14:textId="30F57217" w:rsidR="004E522C" w:rsidRPr="00B354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 конструктор, а готовый отчет </w:t>
      </w:r>
    </w:p>
  </w:comment>
  <w:comment w:id="2034" w:author="Пекарская Юлия Валентиновна" w:date="2026-07-29T16:42:00Z" w:initials="ПЮВ">
    <w:p w14:paraId="589270D0" w14:textId="1E90EB08" w:rsidR="004E522C" w:rsidRPr="00B3549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почему приемка конструктора, если это должен быть готовый отчет? </w:t>
      </w:r>
    </w:p>
  </w:comment>
  <w:comment w:id="2052" w:author="Пекарская Юлия Валентиновна" w:date="2026-07-29T16:44:00Z" w:initials="ПЮВ">
    <w:p w14:paraId="017E0813" w14:textId="26F190E1" w:rsid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Отметки?</w:t>
      </w:r>
    </w:p>
    <w:p w14:paraId="76277965" w14:textId="58945436" w:rsidR="004E522C" w:rsidRPr="00C61415" w:rsidRDefault="004E522C">
      <w:pPr>
        <w:pStyle w:val="a6"/>
        <w:rPr>
          <w:lang w:val="ru-RU"/>
        </w:rPr>
      </w:pPr>
      <w:r>
        <w:rPr>
          <w:lang w:val="ru-RU"/>
        </w:rPr>
        <w:t>В разрезе операторов должен показывать также</w:t>
      </w:r>
    </w:p>
  </w:comment>
  <w:comment w:id="2053" w:author="Пекарская Юлия Валентиновна" w:date="2026-07-27T13:55:00Z" w:initials="ПЮВ">
    <w:p w14:paraId="03C32F1E" w14:textId="3C9B25E0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3C42DA">
        <w:rPr>
          <w:rFonts w:ascii="Arial" w:eastAsia="Arial" w:hAnsi="Arial" w:cs="Arial"/>
          <w:color w:val="000000"/>
          <w:lang w:val="ru-RU"/>
        </w:rPr>
        <w:t xml:space="preserve">воспользовался / не </w:t>
      </w:r>
      <w:r>
        <w:rPr>
          <w:rFonts w:ascii="Arial" w:eastAsia="Arial" w:hAnsi="Arial" w:cs="Arial"/>
          <w:color w:val="000000"/>
          <w:lang w:val="ru-RU"/>
        </w:rPr>
        <w:t>воспользовался / неполный ответ</w:t>
      </w:r>
    </w:p>
  </w:comment>
  <w:comment w:id="2054" w:author="Пекарская Юлия Валентиновна" w:date="2026-07-29T16:43:00Z" w:initials="ПЮВ">
    <w:p w14:paraId="0FD2A32D" w14:textId="2BA7B6A0" w:rsidR="004E522C" w:rsidRPr="007653A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приемка конструктора, если это должен быть готовый отчет?</w:t>
      </w:r>
    </w:p>
  </w:comment>
  <w:comment w:id="2074" w:author="Пекарская Юлия Валентиновна" w:date="2026-07-27T13:56:00Z" w:initials="ПЮВ">
    <w:p w14:paraId="617BACC0" w14:textId="7104ABC2" w:rsidR="004E522C" w:rsidRPr="00B359C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воспользовался</w:t>
      </w:r>
    </w:p>
  </w:comment>
  <w:comment w:id="2079" w:author="Пекарская Юлия Валентиновна" w:date="2026-07-29T16:51:00Z" w:initials="ПЮВ">
    <w:p w14:paraId="67A91C1F" w14:textId="04B183D9" w:rsidR="004E522C" w:rsidRPr="000949F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этот пункт приемки?</w:t>
      </w:r>
    </w:p>
  </w:comment>
  <w:comment w:id="2132" w:author="Пекарская Юлия Валентиновна" w:date="2026-07-28T09:46:00Z" w:initials="ПЮВ">
    <w:p w14:paraId="6E7DCB7F" w14:textId="08AB925F" w:rsidR="004E522C" w:rsidRPr="0084381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Можем добавить форматы </w:t>
      </w:r>
      <w:r>
        <w:rPr>
          <w:lang w:val="en-US"/>
        </w:rPr>
        <w:t>docx</w:t>
      </w:r>
      <w:r w:rsidRPr="004F65B3">
        <w:rPr>
          <w:lang w:val="ru-RU"/>
        </w:rPr>
        <w:t xml:space="preserve">, </w:t>
      </w:r>
      <w:r>
        <w:rPr>
          <w:lang w:val="en-US"/>
        </w:rPr>
        <w:t>csv</w:t>
      </w:r>
      <w:r>
        <w:rPr>
          <w:lang w:val="ru-RU"/>
        </w:rPr>
        <w:t>?</w:t>
      </w:r>
    </w:p>
  </w:comment>
  <w:comment w:id="2152" w:author="Пекарская Юлия Валентиновна" w:date="2026-07-30T08:57:00Z" w:initials="ПЮВ">
    <w:p w14:paraId="434FA605" w14:textId="670C3595" w:rsidR="004E522C" w:rsidRPr="0062340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маршрутизация? Анализируется количество повторяющихся запрсоов по тематикам, чтобы отследить возрастающую нагрузку по определенной теме + уведомление</w:t>
      </w:r>
    </w:p>
  </w:comment>
  <w:comment w:id="2164" w:author="Пекарская Юлия Валентиновна" w:date="2026-07-30T08:59:00Z" w:initials="ПЮВ">
    <w:p w14:paraId="55C1F662" w14:textId="1333AEEA" w:rsidR="004E522C" w:rsidRPr="00EE2D41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Почему отдельно от предыдущего пункта? Что здесь описано?</w:t>
      </w:r>
    </w:p>
  </w:comment>
  <w:comment w:id="2889" w:author="Пекарская Юлия Валентиновна" w:date="2026-07-29T16:49:00Z" w:initials="ПЮВ">
    <w:p w14:paraId="08452293" w14:textId="45FD9D58" w:rsidR="004E522C" w:rsidRPr="00153F8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 описанию ничего не понятно. Что это за функционал?</w:t>
      </w:r>
    </w:p>
  </w:comment>
  <w:comment w:id="2890" w:author="Никита Гринь" w:date="2026-08-04T15:11:00Z" w:initials="НГ">
    <w:p w14:paraId="33175375" w14:textId="1F713A99" w:rsidR="00C72715" w:rsidRPr="00C72715" w:rsidRDefault="00C72715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Изменил</w:t>
      </w:r>
    </w:p>
  </w:comment>
  <w:comment w:id="2895" w:author="Пекарская Юлия Валентиновна" w:date="2026-07-30T10:09:00Z" w:initials="ПЮВ">
    <w:p w14:paraId="72CAAA4C" w14:textId="164AD5CA" w:rsidR="004E522C" w:rsidRPr="005D625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Поиск по ключевым словам/тематикам будет?</w:t>
      </w:r>
    </w:p>
  </w:comment>
  <w:comment w:id="2971" w:author="Пекарская Юлия Валентиновна" w:date="2026-07-28T09:48:00Z" w:initials="ПЮВ">
    <w:p w14:paraId="39A02025" w14:textId="2D13548F" w:rsidR="004E522C" w:rsidRPr="00B21DC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en-US"/>
        </w:rPr>
        <w:t>Docx</w:t>
      </w:r>
      <w:r>
        <w:rPr>
          <w:lang w:val="ru-RU"/>
        </w:rPr>
        <w:t>?</w:t>
      </w:r>
    </w:p>
  </w:comment>
  <w:comment w:id="2972" w:author="Никита Гринь" w:date="2026-08-04T01:58:00Z" w:initials="НГ">
    <w:p w14:paraId="2014DAD5" w14:textId="3A85DC0B" w:rsidR="00680801" w:rsidRPr="00680801" w:rsidRDefault="00680801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Добавил </w:t>
      </w:r>
    </w:p>
  </w:comment>
  <w:comment w:id="2981" w:author="Пекарская Юлия Валентиновна" w:date="2026-07-30T10:08:00Z" w:initials="ПЮВ">
    <w:p w14:paraId="563164C4" w14:textId="78DDADD4" w:rsidR="004E522C" w:rsidRPr="00BB133F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Только один фильтр? Высокая уверенность/недостаточная</w:t>
      </w:r>
    </w:p>
  </w:comment>
  <w:comment w:id="2993" w:author="Солдатенко Евгений Павлович" w:date="2026-07-31T08:20:00Z" w:initials="СЕП">
    <w:p w14:paraId="42D42707" w14:textId="77777777" w:rsidR="004E522C" w:rsidRPr="00C4194F" w:rsidRDefault="004E522C" w:rsidP="004E522C">
      <w:pPr>
        <w:pStyle w:val="a6"/>
        <w:rPr>
          <w:rFonts w:ascii="Arial" w:eastAsia="Arial" w:hAnsi="Arial" w:cs="Arial"/>
          <w:color w:val="000000"/>
          <w:highlight w:val="yellow"/>
          <w:lang w:val="ru-RU"/>
        </w:rPr>
      </w:pPr>
      <w:r>
        <w:rPr>
          <w:rStyle w:val="a5"/>
        </w:rPr>
        <w:annotationRef/>
      </w:r>
      <w:r w:rsidRPr="00C4194F">
        <w:rPr>
          <w:highlight w:val="yellow"/>
          <w:lang w:val="ru-RU"/>
        </w:rPr>
        <w:t xml:space="preserve">Где критерий </w:t>
      </w:r>
      <w:r w:rsidRPr="00C4194F">
        <w:rPr>
          <w:rFonts w:ascii="Arial" w:eastAsia="Arial" w:hAnsi="Arial" w:cs="Arial"/>
          <w:color w:val="000000"/>
          <w:highlight w:val="yellow"/>
        </w:rPr>
        <w:t>UC</w:t>
      </w:r>
      <w:r w:rsidRPr="00C4194F">
        <w:rPr>
          <w:rFonts w:ascii="Arial" w:eastAsia="Arial" w:hAnsi="Arial" w:cs="Arial"/>
          <w:color w:val="000000"/>
          <w:highlight w:val="yellow"/>
          <w:lang w:val="ru-RU"/>
        </w:rPr>
        <w:t>-</w:t>
      </w:r>
      <w:r w:rsidRPr="00C4194F">
        <w:rPr>
          <w:rFonts w:ascii="Arial" w:eastAsia="Arial" w:hAnsi="Arial" w:cs="Arial"/>
          <w:color w:val="000000"/>
          <w:highlight w:val="yellow"/>
        </w:rPr>
        <w:t>UND</w:t>
      </w:r>
      <w:r w:rsidRPr="00C4194F">
        <w:rPr>
          <w:rFonts w:ascii="Arial" w:eastAsia="Arial" w:hAnsi="Arial" w:cs="Arial"/>
          <w:color w:val="000000"/>
          <w:highlight w:val="yellow"/>
          <w:lang w:val="ru-RU"/>
        </w:rPr>
        <w:t>-01 ?</w:t>
      </w:r>
    </w:p>
    <w:p w14:paraId="469A57C8" w14:textId="5FEA167A" w:rsidR="004E522C" w:rsidRPr="004E522C" w:rsidRDefault="004E522C" w:rsidP="004E522C">
      <w:pPr>
        <w:pStyle w:val="a6"/>
        <w:rPr>
          <w:lang w:val="ru-RU"/>
        </w:rPr>
      </w:pPr>
      <w:r w:rsidRPr="00C4194F">
        <w:rPr>
          <w:rFonts w:ascii="Arial" w:eastAsia="Arial" w:hAnsi="Arial" w:cs="Arial"/>
          <w:color w:val="000000"/>
          <w:highlight w:val="yellow"/>
          <w:lang w:val="ru-RU"/>
        </w:rPr>
        <w:t>Вообще не описаны сценарии по Модулю понимания запросов</w:t>
      </w:r>
    </w:p>
  </w:comment>
  <w:comment w:id="2994" w:author="Никита Гринь" w:date="2026-08-04T15:33:00Z" w:initials="НГ">
    <w:p w14:paraId="34374380" w14:textId="38C9227C" w:rsidR="00681ADE" w:rsidRPr="00681ADE" w:rsidRDefault="00681AD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 ниже</w:t>
      </w:r>
    </w:p>
  </w:comment>
  <w:comment w:id="3022" w:author="Солдатенко Евгений Павлович" w:date="2026-07-31T08:21:00Z" w:initials="СЕП">
    <w:p w14:paraId="43DAA1F7" w14:textId="77777777" w:rsidR="004E522C" w:rsidRDefault="004E522C" w:rsidP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D7F29">
        <w:rPr>
          <w:highlight w:val="yellow"/>
          <w:lang w:val="ru-RU"/>
        </w:rPr>
        <w:t>Что означает данное ограничение? Как указано выше приемка должна быть осуществлена всег функционала, указанного в ТТ</w:t>
      </w:r>
    </w:p>
    <w:p w14:paraId="3584619D" w14:textId="77777777" w:rsidR="004E522C" w:rsidRDefault="004E522C" w:rsidP="004E522C">
      <w:pPr>
        <w:pStyle w:val="a6"/>
        <w:rPr>
          <w:lang w:val="ru-RU"/>
        </w:rPr>
      </w:pPr>
    </w:p>
    <w:p w14:paraId="00304BCB" w14:textId="32A1988E" w:rsidR="004E522C" w:rsidRPr="004E522C" w:rsidRDefault="004E522C" w:rsidP="004E522C">
      <w:pPr>
        <w:pStyle w:val="a6"/>
        <w:rPr>
          <w:lang w:val="ru-RU"/>
        </w:rPr>
      </w:pPr>
      <w:r w:rsidRPr="00197403">
        <w:rPr>
          <w:highlight w:val="yellow"/>
          <w:lang w:val="ru-RU"/>
        </w:rPr>
        <w:t>Банк не будет ограничиваться при приемке данным перечнем критериев.</w:t>
      </w:r>
    </w:p>
  </w:comment>
  <w:comment w:id="3041" w:author="Солдатенко Евгений Павлович" w:date="2026-07-31T08:22:00Z" w:initials="СЕП">
    <w:p w14:paraId="4BA846EB" w14:textId="4702157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DA70B9">
        <w:rPr>
          <w:highlight w:val="yellow"/>
          <w:lang w:val="ru-RU"/>
        </w:rPr>
        <w:t xml:space="preserve">Какой </w:t>
      </w:r>
      <w:r w:rsidRPr="00DA70B9">
        <w:rPr>
          <w:highlight w:val="yellow"/>
          <w:lang w:val="en-US"/>
        </w:rPr>
        <w:t>webim</w:t>
      </w:r>
      <w:r w:rsidRPr="00DA70B9">
        <w:rPr>
          <w:highlight w:val="yellow"/>
          <w:lang w:val="ru-RU"/>
        </w:rPr>
        <w:t>?</w:t>
      </w:r>
    </w:p>
  </w:comment>
  <w:comment w:id="3044" w:author="Солдатенко Евгений Павлович" w:date="2026-07-31T08:22:00Z" w:initials="СЕП">
    <w:p w14:paraId="356DD53A" w14:textId="40F00C6C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DA70B9">
        <w:rPr>
          <w:highlight w:val="yellow"/>
          <w:lang w:val="ru-RU"/>
        </w:rPr>
        <w:t>Что заложено в сочетании кириллицы и латиницы?</w:t>
      </w:r>
    </w:p>
  </w:comment>
  <w:comment w:id="3046" w:author="Солдатенко Евгений Павлович" w:date="2026-07-31T08:22:00Z" w:initials="СЕП">
    <w:p w14:paraId="3D3F833A" w14:textId="51F7CB41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7241D">
        <w:rPr>
          <w:highlight w:val="yellow"/>
          <w:lang w:val="ru-RU"/>
        </w:rPr>
        <w:t>В договоре не указаны сроки устранения ошибок при приемке. Договором определен</w:t>
      </w:r>
      <w:r>
        <w:rPr>
          <w:highlight w:val="yellow"/>
          <w:lang w:val="ru-RU"/>
        </w:rPr>
        <w:t xml:space="preserve"> только</w:t>
      </w:r>
      <w:r w:rsidRPr="00A7241D">
        <w:rPr>
          <w:highlight w:val="yellow"/>
          <w:lang w:val="ru-RU"/>
        </w:rPr>
        <w:t xml:space="preserve"> срок ввода ПО</w:t>
      </w:r>
    </w:p>
  </w:comment>
  <w:comment w:id="3047" w:author="Никита Гринь" w:date="2026-08-04T15:51:00Z" w:initials="НГ">
    <w:p w14:paraId="20039948" w14:textId="09C76879" w:rsidR="00442A1F" w:rsidRPr="00442A1F" w:rsidRDefault="00442A1F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Ниже написал</w:t>
      </w:r>
    </w:p>
  </w:comment>
  <w:comment w:id="3060" w:author="Солдатенко Евгений Павлович" w:date="2026-07-31T08:23:00Z" w:initials="СЕП">
    <w:p w14:paraId="312F28FC" w14:textId="42414A47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C7AF1">
        <w:rPr>
          <w:highlight w:val="yellow"/>
          <w:lang w:val="ru-RU"/>
        </w:rPr>
        <w:t>Зачем здесь указана версия?</w:t>
      </w:r>
    </w:p>
  </w:comment>
  <w:comment w:id="3062" w:author="Солдатенко Евгений Павлович" w:date="2026-07-31T08:23:00Z" w:initials="СЕП">
    <w:p w14:paraId="68AE4072" w14:textId="54C1907E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000767">
        <w:rPr>
          <w:highlight w:val="yellow"/>
          <w:lang w:val="ru-RU"/>
        </w:rPr>
        <w:t>На едином стенде должен быть представлен весь функционал для тестирования банком</w:t>
      </w:r>
    </w:p>
  </w:comment>
  <w:comment w:id="3063" w:author="Никита Гринь" w:date="2026-08-03T11:44:00Z" w:initials="НГ">
    <w:p w14:paraId="2BA34EA0" w14:textId="45DC45AE" w:rsidR="008A3B40" w:rsidRPr="008A3B40" w:rsidRDefault="008A3B4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Исправил.</w:t>
      </w:r>
    </w:p>
  </w:comment>
  <w:comment w:id="3104" w:author="Солдатенко Евгений Павлович" w:date="2026-07-31T08:24:00Z" w:initials="СЕП">
    <w:p w14:paraId="7B596B36" w14:textId="71880EDD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D4662">
        <w:rPr>
          <w:highlight w:val="yellow"/>
          <w:lang w:val="ru-RU"/>
        </w:rPr>
        <w:t>Правильно понимаем, что это тестовый сервер банка? Где должен быть реализован весь функционал для тестирования</w:t>
      </w:r>
    </w:p>
  </w:comment>
  <w:comment w:id="3105" w:author="Никита Гринь" w:date="2026-08-03T11:46:00Z" w:initials="НГ">
    <w:p w14:paraId="5EEA4E65" w14:textId="6EE56959" w:rsidR="008A3B40" w:rsidRPr="008A3B40" w:rsidRDefault="008A3B40">
      <w:pPr>
        <w:pStyle w:val="a6"/>
        <w:rPr>
          <w:lang w:val="ru-RU"/>
        </w:rPr>
      </w:pPr>
      <w:r>
        <w:rPr>
          <w:rStyle w:val="a5"/>
        </w:rPr>
        <w:annotationRef/>
      </w:r>
      <w:r w:rsidRPr="00FD7F09">
        <w:rPr>
          <w:lang w:val="ru-RU"/>
        </w:rPr>
        <w:t>Да, верно</w:t>
      </w:r>
      <w:r>
        <w:rPr>
          <w:lang w:val="ru-RU"/>
        </w:rPr>
        <w:t>.</w:t>
      </w:r>
    </w:p>
  </w:comment>
  <w:comment w:id="3114" w:author="Солдатенко Евгений Павлович" w:date="2026-07-31T08:24:00Z" w:initials="СЕП">
    <w:p w14:paraId="304026BA" w14:textId="7D3B961F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A7303D">
        <w:rPr>
          <w:highlight w:val="yellow"/>
          <w:lang w:val="ru-RU"/>
        </w:rPr>
        <w:t>Что это означает?</w:t>
      </w:r>
    </w:p>
  </w:comment>
  <w:comment w:id="3115" w:author="Никита Гринь" w:date="2026-08-03T11:48:00Z" w:initials="НГ">
    <w:p w14:paraId="54D76EA0" w14:textId="77777777" w:rsidR="008A3B40" w:rsidRPr="008A3B40" w:rsidRDefault="008A3B40" w:rsidP="008A3B40">
      <w:pPr>
        <w:pStyle w:val="a6"/>
        <w:rPr>
          <w:lang w:val="ru-RU"/>
        </w:rPr>
      </w:pPr>
      <w:r>
        <w:rPr>
          <w:rStyle w:val="a5"/>
        </w:rPr>
        <w:annotationRef/>
      </w:r>
      <w:r w:rsidRPr="008A3B40">
        <w:rPr>
          <w:lang w:val="ru-RU"/>
        </w:rPr>
        <w:t>Имеется в виду: критерии приёмки суфлёра проверяются на едином тестовом стенде банка после того, как на стенде подготовлены нужные компоненты.</w:t>
      </w:r>
    </w:p>
    <w:p w14:paraId="67BBC0BF" w14:textId="77777777" w:rsidR="008A3B40" w:rsidRPr="008A3B40" w:rsidRDefault="008A3B40" w:rsidP="008A3B40">
      <w:pPr>
        <w:pStyle w:val="a6"/>
        <w:rPr>
          <w:lang w:val="ru-RU"/>
        </w:rPr>
      </w:pPr>
    </w:p>
    <w:p w14:paraId="28DE4A50" w14:textId="0295C023" w:rsidR="008A3B40" w:rsidRPr="008A3B40" w:rsidRDefault="008A3B40" w:rsidP="008A3B40">
      <w:pPr>
        <w:pStyle w:val="a6"/>
        <w:rPr>
          <w:lang w:val="ru-RU"/>
        </w:rPr>
      </w:pPr>
      <w:r>
        <w:t>T</w:t>
      </w:r>
      <w:r w:rsidRPr="008A3B40">
        <w:rPr>
          <w:lang w:val="ru-RU"/>
        </w:rPr>
        <w:t xml:space="preserve">+30 / </w:t>
      </w:r>
      <w:r>
        <w:t>T</w:t>
      </w:r>
      <w:r w:rsidRPr="008A3B40">
        <w:rPr>
          <w:lang w:val="ru-RU"/>
        </w:rPr>
        <w:t>+45 — сроки (в рабочих днях)</w:t>
      </w:r>
      <w:r w:rsidR="00562709">
        <w:rPr>
          <w:lang w:val="ru-RU"/>
        </w:rPr>
        <w:t xml:space="preserve"> с момента утверждения</w:t>
      </w:r>
      <w:r w:rsidRPr="008A3B40">
        <w:rPr>
          <w:lang w:val="ru-RU"/>
        </w:rPr>
        <w:t>:</w:t>
      </w:r>
    </w:p>
    <w:p w14:paraId="72D59A41" w14:textId="77777777" w:rsidR="008A3B40" w:rsidRPr="008A3B40" w:rsidRDefault="008A3B40" w:rsidP="008A3B40">
      <w:pPr>
        <w:pStyle w:val="a6"/>
        <w:rPr>
          <w:lang w:val="ru-RU"/>
        </w:rPr>
      </w:pPr>
      <w:r w:rsidRPr="008A3B40">
        <w:rPr>
          <w:lang w:val="ru-RU"/>
        </w:rPr>
        <w:t xml:space="preserve">• </w:t>
      </w:r>
      <w:r>
        <w:t>T</w:t>
      </w:r>
      <w:r w:rsidRPr="008A3B40">
        <w:rPr>
          <w:lang w:val="ru-RU"/>
        </w:rPr>
        <w:t xml:space="preserve">+30 — Заказчик предоставляет тестовый </w:t>
      </w:r>
      <w:r>
        <w:t>Bitrix</w:t>
      </w:r>
      <w:r w:rsidRPr="008A3B40">
        <w:rPr>
          <w:lang w:val="ru-RU"/>
        </w:rPr>
        <w:t>/СУЗ;</w:t>
      </w:r>
    </w:p>
    <w:p w14:paraId="3BD9E23C" w14:textId="479ED6BF" w:rsidR="008A3B40" w:rsidRPr="00672909" w:rsidRDefault="008A3B40" w:rsidP="008A3B40">
      <w:pPr>
        <w:pStyle w:val="a6"/>
        <w:rPr>
          <w:lang w:val="ru-RU"/>
        </w:rPr>
      </w:pPr>
      <w:r w:rsidRPr="008A3B40">
        <w:rPr>
          <w:lang w:val="ru-RU"/>
        </w:rPr>
        <w:t xml:space="preserve">• </w:t>
      </w:r>
      <w:r>
        <w:t>T</w:t>
      </w:r>
      <w:r w:rsidRPr="008A3B40">
        <w:rPr>
          <w:lang w:val="ru-RU"/>
        </w:rPr>
        <w:t xml:space="preserve">+45 — готова тестовая линия </w:t>
      </w:r>
      <w:r>
        <w:t>Oktell</w:t>
      </w:r>
      <w:r w:rsidRPr="008A3B40">
        <w:rPr>
          <w:lang w:val="ru-RU"/>
        </w:rPr>
        <w:t xml:space="preserve"> для звонков.</w:t>
      </w:r>
    </w:p>
  </w:comment>
  <w:comment w:id="3116" w:author="Солдатенко Евгений Павлович" w:date="2026-07-31T08:25:00Z" w:initials="СЕП">
    <w:p w14:paraId="715A18B1" w14:textId="5514F1F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6073FE">
        <w:rPr>
          <w:highlight w:val="yellow"/>
          <w:lang w:val="ru-RU"/>
        </w:rPr>
        <w:t xml:space="preserve">Нет описания </w:t>
      </w:r>
      <w:r w:rsidRPr="006073FE">
        <w:rPr>
          <w:highlight w:val="yellow"/>
          <w:lang w:val="en-US"/>
        </w:rPr>
        <w:t>Summary</w:t>
      </w:r>
      <w:r w:rsidRPr="006073FE">
        <w:rPr>
          <w:highlight w:val="yellow"/>
          <w:lang w:val="ru-RU"/>
        </w:rPr>
        <w:t xml:space="preserve"> в приемке</w:t>
      </w:r>
    </w:p>
  </w:comment>
  <w:comment w:id="3117" w:author="Никита Гринь" w:date="2026-08-04T16:11:00Z" w:initials="НГ">
    <w:p w14:paraId="079BE76E" w14:textId="23B0C3B9" w:rsidR="00237B68" w:rsidRPr="00237B68" w:rsidRDefault="00237B68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 тут и ниже.</w:t>
      </w:r>
    </w:p>
  </w:comment>
  <w:comment w:id="3118" w:author="Солдатенко Евгений Павлович" w:date="2026-07-31T08:25:00Z" w:initials="СЕП">
    <w:p w14:paraId="17267EC4" w14:textId="02B1C57C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617E1">
        <w:rPr>
          <w:highlight w:val="yellow"/>
          <w:lang w:val="ru-RU"/>
        </w:rPr>
        <w:t>Почему 95?</w:t>
      </w:r>
    </w:p>
  </w:comment>
  <w:comment w:id="3119" w:author="Никита Гринь" w:date="2026-08-03T11:54:00Z" w:initials="НГ">
    <w:p w14:paraId="6A931499" w14:textId="0AE23C19" w:rsidR="00672909" w:rsidRPr="00672909" w:rsidRDefault="00672909">
      <w:pPr>
        <w:pStyle w:val="a6"/>
        <w:rPr>
          <w:lang w:val="ru-RU"/>
        </w:rPr>
      </w:pPr>
      <w:r>
        <w:rPr>
          <w:rStyle w:val="a5"/>
        </w:rPr>
        <w:annotationRef/>
      </w:r>
      <w:r w:rsidRPr="00672909">
        <w:t>p</w:t>
      </w:r>
      <w:r w:rsidRPr="00672909">
        <w:rPr>
          <w:lang w:val="ru-RU"/>
        </w:rPr>
        <w:t>95 — это способ проверки на стенде при нагрузке: не менее 95% замеров укладываются в 2 секунды. Так не валят приёмку из</w:t>
      </w:r>
      <w:r w:rsidRPr="00672909">
        <w:rPr>
          <w:lang w:val="ru-RU"/>
        </w:rPr>
        <w:noBreakHyphen/>
        <w:t>за единичных выбросов, но целевое время из ТТ соблюдается.</w:t>
      </w:r>
    </w:p>
  </w:comment>
  <w:comment w:id="3120" w:author="Солдатенко Евгений Павлович" w:date="2026-07-31T08:25:00Z" w:initials="СЕП">
    <w:p w14:paraId="52D14309" w14:textId="5284468F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66CB4">
        <w:rPr>
          <w:highlight w:val="yellow"/>
          <w:lang w:val="ru-RU"/>
        </w:rPr>
        <w:t>Что это значит?</w:t>
      </w:r>
    </w:p>
  </w:comment>
  <w:comment w:id="3121" w:author="Никита Гринь" w:date="2026-08-03T11:57:00Z" w:initials="НГ">
    <w:p w14:paraId="46400BAF" w14:textId="113B6551" w:rsidR="00672909" w:rsidRPr="00FD7F09" w:rsidRDefault="00672909">
      <w:pPr>
        <w:pStyle w:val="a6"/>
        <w:rPr>
          <w:lang w:val="ru-RU"/>
        </w:rPr>
      </w:pPr>
      <w:r>
        <w:rPr>
          <w:rStyle w:val="a5"/>
        </w:rPr>
        <w:annotationRef/>
      </w:r>
      <w:r w:rsidRPr="00672909">
        <w:rPr>
          <w:lang w:val="ru-RU"/>
        </w:rPr>
        <w:t xml:space="preserve">Имеется в виду: к приёмке в работе не менее 50 диалоговых сценариев, у каждого есть визуальная карта в редакторе сценариев (схема узлов и переходов без программирования). </w:t>
      </w:r>
      <w:r w:rsidRPr="00FD7F09">
        <w:rPr>
          <w:lang w:val="ru-RU"/>
        </w:rPr>
        <w:t>Это не банковская карта.</w:t>
      </w:r>
    </w:p>
  </w:comment>
  <w:comment w:id="3122" w:author="Солдатенко Евгений Павлович" w:date="2026-07-31T08:26:00Z" w:initials="СЕП">
    <w:p w14:paraId="618AE8BD" w14:textId="1C2AE892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9C71DC">
        <w:rPr>
          <w:highlight w:val="yellow"/>
          <w:lang w:val="ru-RU"/>
        </w:rPr>
        <w:t xml:space="preserve">Может быть должно быть описание порядка создания сценариев? Например, 10 штук, </w:t>
      </w:r>
      <w:r w:rsidRPr="00DB13E8">
        <w:rPr>
          <w:highlight w:val="yellow"/>
          <w:lang w:val="ru-RU"/>
        </w:rPr>
        <w:t>которые уже есть</w:t>
      </w:r>
      <w:r>
        <w:rPr>
          <w:highlight w:val="yellow"/>
          <w:lang w:val="ru-RU"/>
        </w:rPr>
        <w:t>.</w:t>
      </w:r>
      <w:r w:rsidRPr="00DB13E8">
        <w:rPr>
          <w:highlight w:val="yellow"/>
          <w:lang w:val="ru-RU"/>
        </w:rPr>
        <w:t xml:space="preserve"> Нигде описано, как работает эот функционал создания сценариев</w:t>
      </w:r>
    </w:p>
  </w:comment>
  <w:comment w:id="3123" w:author="Никита Гринь" w:date="2026-08-04T16:24:00Z" w:initials="НГ">
    <w:p w14:paraId="43E5B9F0" w14:textId="05AF9BAB" w:rsidR="006D1D03" w:rsidRPr="006D1D03" w:rsidRDefault="006D1D0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Страница 106</w:t>
      </w:r>
    </w:p>
  </w:comment>
  <w:comment w:id="3151" w:author="Пекарская Юлия Валентиновна" w:date="2026-07-28T11:26:00Z" w:initials="ПЮВ">
    <w:p w14:paraId="6E77D310" w14:textId="573CAF5D" w:rsidR="004E522C" w:rsidRPr="00761829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1 карточка</w:t>
      </w:r>
    </w:p>
  </w:comment>
  <w:comment w:id="3159" w:author="Солдатенко Евгений Павлович" w:date="2026-07-31T08:26:00Z" w:initials="СЕП">
    <w:p w14:paraId="5C3BA756" w14:textId="1E1D00F1" w:rsidR="004E522C" w:rsidRPr="004E522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60BDE">
        <w:rPr>
          <w:highlight w:val="yellow"/>
          <w:lang w:val="ru-RU"/>
        </w:rPr>
        <w:t>Что это значит?</w:t>
      </w:r>
    </w:p>
  </w:comment>
  <w:comment w:id="3160" w:author="Никита Гринь" w:date="2026-08-03T12:00:00Z" w:initials="НГ">
    <w:p w14:paraId="6DDFD1F1" w14:textId="4BAAA920" w:rsidR="00562709" w:rsidRPr="00562709" w:rsidRDefault="00562709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Выще ответил.</w:t>
      </w:r>
    </w:p>
  </w:comment>
  <w:comment w:id="3161" w:author="Солдатенко Евгений Павлович" w:date="2026-07-31T08:26:00Z" w:initials="СЕП">
    <w:p w14:paraId="5A4CFA14" w14:textId="60E34896" w:rsidR="004E522C" w:rsidRPr="003D1E67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 w:rsidRPr="00E60BDE">
        <w:rPr>
          <w:highlight w:val="yellow"/>
          <w:lang w:val="ru-RU"/>
        </w:rPr>
        <w:t>Что это значит?</w:t>
      </w:r>
    </w:p>
  </w:comment>
  <w:comment w:id="3162" w:author="Никита Гринь" w:date="2026-08-03T12:01:00Z" w:initials="НГ">
    <w:p w14:paraId="40AEC9FE" w14:textId="4E0704A9" w:rsidR="00562709" w:rsidRPr="00562709" w:rsidRDefault="00562709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Выше ответил.</w:t>
      </w:r>
    </w:p>
  </w:comment>
  <w:comment w:id="3165" w:author="Пекарская Юлия Валентиновна" w:date="2026-07-28T11:28:00Z" w:initials="ПЮВ">
    <w:p w14:paraId="5E93E1D1" w14:textId="05296058" w:rsidR="004E522C" w:rsidRPr="000865A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Для телефонии это не нужно</w:t>
      </w:r>
    </w:p>
  </w:comment>
  <w:comment w:id="3172" w:author="Пекарская Юлия Валентиновна" w:date="2026-07-28T11:29:00Z" w:initials="ПЮВ">
    <w:p w14:paraId="310E9F80" w14:textId="71B9267A" w:rsidR="004E522C" w:rsidRPr="000E58E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Для приемки – 1 карточка отображается (есть настройка 1-5 карточек)</w:t>
      </w:r>
    </w:p>
  </w:comment>
  <w:comment w:id="3174" w:author="Пекарская Юлия Валентиновна" w:date="2026-07-28T11:31:00Z" w:initials="ПЮВ">
    <w:p w14:paraId="318BA23F" w14:textId="37FDCB65" w:rsidR="004E522C" w:rsidRPr="00F761D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Под репликами, на которые можно опереться для поиска инфо в СУЗ (без реплик «да,нет, не знаю)</w:t>
      </w:r>
    </w:p>
  </w:comment>
  <w:comment w:id="3182" w:author="Пекарская Юлия Валентиновна" w:date="2026-07-30T10:49:00Z" w:initials="ПЮВ">
    <w:p w14:paraId="563CEB6B" w14:textId="3FDF9C43" w:rsidR="004E522C" w:rsidRPr="00A26DEA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где оно будет размещаться?</w:t>
      </w:r>
    </w:p>
  </w:comment>
  <w:comment w:id="3186" w:author="Пекарская Юлия Валентиновна" w:date="2026-07-30T10:50:00Z" w:initials="ПЮВ">
    <w:p w14:paraId="3C9A7B21" w14:textId="619C1EFC" w:rsidR="004E522C" w:rsidRPr="00AE5F98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3187" w:author="Пекарская Юлия Валентиновна" w:date="2026-07-30T10:50:00Z" w:initials="ПЮВ">
    <w:p w14:paraId="0CB6D699" w14:textId="14A88BEE" w:rsidR="004E522C" w:rsidRPr="002A604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здесь не нужно</w:t>
      </w:r>
    </w:p>
  </w:comment>
  <w:comment w:id="3190" w:author="Пекарская Юлия Валентиновна" w:date="2026-07-30T10:51:00Z" w:initials="ПЮВ">
    <w:p w14:paraId="33BC3D23" w14:textId="7668A46E" w:rsidR="004E522C" w:rsidRPr="006B70A6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Можем добавить сюда тоже кнопки воспользовался/не воспользовался?</w:t>
      </w:r>
    </w:p>
  </w:comment>
  <w:comment w:id="3191" w:author="Никита Гринь" w:date="2026-08-03T12:21:00Z" w:initials="НГ">
    <w:p w14:paraId="0C959F42" w14:textId="253B8A0C" w:rsidR="00D1488C" w:rsidRPr="00D1488C" w:rsidRDefault="00D1488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Да </w:t>
      </w:r>
    </w:p>
  </w:comment>
  <w:comment w:id="3199" w:author="Пекарская Юлия Валентиновна" w:date="2026-07-30T10:53:00Z" w:initials="ПЮВ">
    <w:p w14:paraId="4658E9F7" w14:textId="5C4CAA4E" w:rsidR="004E522C" w:rsidRPr="00247FF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Как его протестировать? Как увидеть, что он работает? Нужно протестировать каждый сценарий</w:t>
      </w:r>
    </w:p>
  </w:comment>
  <w:comment w:id="3205" w:author="Солдатенко Евгений Павлович" w:date="2026-07-31T08:27:00Z" w:initials="СЕП">
    <w:p w14:paraId="40D5C85C" w14:textId="07E2748F" w:rsidR="00860544" w:rsidRPr="00860544" w:rsidRDefault="00860544">
      <w:pPr>
        <w:pStyle w:val="a6"/>
        <w:rPr>
          <w:lang w:val="ru-RU"/>
        </w:rPr>
      </w:pPr>
      <w:r>
        <w:rPr>
          <w:rStyle w:val="a5"/>
        </w:rPr>
        <w:annotationRef/>
      </w:r>
      <w:r w:rsidRPr="00815D99">
        <w:rPr>
          <w:highlight w:val="yellow"/>
          <w:lang w:val="ru-RU"/>
        </w:rPr>
        <w:t>Реализованные сценарии на сонове ТТ, не проектные аналоги!</w:t>
      </w:r>
    </w:p>
  </w:comment>
  <w:comment w:id="3206" w:author="Солдатенко Евгений Павлович" w:date="2026-07-31T08:27:00Z" w:initials="СЕП">
    <w:p w14:paraId="12AA2D53" w14:textId="77777777" w:rsidR="00860544" w:rsidRPr="001E0C30" w:rsidRDefault="00860544" w:rsidP="00860544">
      <w:pPr>
        <w:pStyle w:val="a6"/>
        <w:rPr>
          <w:lang w:val="ru-RU"/>
        </w:rPr>
      </w:pPr>
      <w:r>
        <w:rPr>
          <w:rStyle w:val="a5"/>
        </w:rPr>
        <w:annotationRef/>
      </w:r>
      <w:r w:rsidRPr="001E0C30">
        <w:rPr>
          <w:highlight w:val="yellow"/>
          <w:lang w:val="ru-RU"/>
        </w:rPr>
        <w:t>Нет нигде описания, как будут создаваться эти сценарии, функционал</w:t>
      </w:r>
    </w:p>
    <w:p w14:paraId="5F5CD813" w14:textId="07DA2A25" w:rsidR="00860544" w:rsidRPr="00860544" w:rsidRDefault="00860544">
      <w:pPr>
        <w:pStyle w:val="a6"/>
        <w:rPr>
          <w:lang w:val="ru-RU"/>
        </w:rPr>
      </w:pPr>
    </w:p>
  </w:comment>
  <w:comment w:id="3207" w:author="Никита Гринь" w:date="2026-08-04T16:27:00Z" w:initials="НГ">
    <w:p w14:paraId="783154E9" w14:textId="2A9BA25D" w:rsidR="006D1D03" w:rsidRPr="006D1D03" w:rsidRDefault="006D1D0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Сделал</w:t>
      </w:r>
    </w:p>
  </w:comment>
  <w:comment w:id="3210" w:author="Солдатенко Евгений Павлович" w:date="2026-07-31T08:27:00Z" w:initials="СЕП">
    <w:p w14:paraId="2983C4B7" w14:textId="71220334" w:rsidR="00860544" w:rsidRPr="003D1E67" w:rsidRDefault="00860544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 w:rsidRPr="00F65B0C">
        <w:rPr>
          <w:highlight w:val="yellow"/>
          <w:lang w:val="ru-RU"/>
        </w:rPr>
        <w:t>А мы ожидаем дефекты как ожидаемый результат? Или все-таки положительный результат ждем</w:t>
      </w:r>
    </w:p>
  </w:comment>
  <w:comment w:id="3219" w:author="Пекарская Юлия Валентиновна" w:date="2026-07-30T10:55:00Z" w:initials="ПЮВ">
    <w:p w14:paraId="15075AE5" w14:textId="4BF08188" w:rsidR="004E522C" w:rsidRPr="005611CB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Ставим только одну карточку</w:t>
      </w:r>
    </w:p>
  </w:comment>
  <w:comment w:id="3234" w:author="Солдатенко Евгений Павлович" w:date="2026-07-31T08:52:00Z" w:initials="СЕП">
    <w:p w14:paraId="1DF4345E" w14:textId="2A109420" w:rsidR="00F96918" w:rsidRPr="00F96918" w:rsidRDefault="00F96918">
      <w:pPr>
        <w:pStyle w:val="a6"/>
        <w:rPr>
          <w:lang w:val="ru-RU"/>
        </w:rPr>
      </w:pPr>
      <w:r>
        <w:rPr>
          <w:rStyle w:val="a5"/>
        </w:rPr>
        <w:annotationRef/>
      </w:r>
      <w:r w:rsidRPr="006F625A">
        <w:rPr>
          <w:highlight w:val="yellow"/>
          <w:lang w:val="ru-RU"/>
        </w:rPr>
        <w:t>Целое числовое значение</w:t>
      </w:r>
    </w:p>
  </w:comment>
  <w:comment w:id="3251" w:author="Солдатенко Евгений Павлович" w:date="2026-07-31T08:52:00Z" w:initials="СЕП">
    <w:p w14:paraId="1AAE5096" w14:textId="7A1B94D0" w:rsidR="00F96918" w:rsidRPr="00F96918" w:rsidRDefault="00F96918">
      <w:pPr>
        <w:pStyle w:val="a6"/>
        <w:rPr>
          <w:lang w:val="ru-RU"/>
        </w:rPr>
      </w:pPr>
      <w:r>
        <w:rPr>
          <w:rStyle w:val="a5"/>
        </w:rPr>
        <w:annotationRef/>
      </w:r>
      <w:r w:rsidRPr="0047275E">
        <w:rPr>
          <w:highlight w:val="yellow"/>
          <w:lang w:val="ru-RU"/>
        </w:rPr>
        <w:t>Зачем проверять это? Если этого не должно быть в телефонии</w:t>
      </w:r>
    </w:p>
  </w:comment>
  <w:comment w:id="3349" w:author="Солдатенко Евгений Павлович" w:date="2026-07-31T08:57:00Z" w:initials="СЕП">
    <w:p w14:paraId="462CD39E" w14:textId="77777777" w:rsidR="00211972" w:rsidRPr="00BA2B97" w:rsidRDefault="00D37466" w:rsidP="00211972">
      <w:pPr>
        <w:pStyle w:val="a6"/>
        <w:rPr>
          <w:lang w:val="ru-RU"/>
        </w:rPr>
      </w:pPr>
      <w:r>
        <w:rPr>
          <w:rStyle w:val="a5"/>
        </w:rPr>
        <w:annotationRef/>
      </w:r>
      <w:r w:rsidR="00211972" w:rsidRPr="00BA2B97">
        <w:rPr>
          <w:highlight w:val="yellow"/>
          <w:lang w:val="ru-RU"/>
        </w:rPr>
        <w:t>Отсутствует описание приемки работы чата утром, вечером, вечром после рабочего дня, ночью, в выходные дни</w:t>
      </w:r>
    </w:p>
    <w:p w14:paraId="331DE457" w14:textId="1CCDBD24" w:rsidR="00D37466" w:rsidRPr="00211972" w:rsidRDefault="00D37466">
      <w:pPr>
        <w:pStyle w:val="a6"/>
        <w:rPr>
          <w:lang w:val="ru-RU"/>
        </w:rPr>
      </w:pPr>
    </w:p>
  </w:comment>
  <w:comment w:id="3350" w:author="Никита Гринь" w:date="2026-08-04T16:50:00Z" w:initials="НГ">
    <w:p w14:paraId="382E4789" w14:textId="2E65FD6B" w:rsidR="009D69A6" w:rsidRPr="009D69A6" w:rsidRDefault="009D69A6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Сделал тут и </w:t>
      </w:r>
      <w:r w:rsidRPr="009D69A6">
        <w:rPr>
          <w:b/>
          <w:bCs/>
        </w:rPr>
        <w:t>CHAT</w:t>
      </w:r>
      <w:r w:rsidRPr="00516D3E">
        <w:rPr>
          <w:b/>
          <w:bCs/>
          <w:lang w:val="ru-RU"/>
        </w:rPr>
        <w:t>-</w:t>
      </w:r>
      <w:r w:rsidRPr="009D69A6">
        <w:rPr>
          <w:b/>
          <w:bCs/>
        </w:rPr>
        <w:t>T</w:t>
      </w:r>
      <w:r w:rsidRPr="00516D3E">
        <w:rPr>
          <w:b/>
          <w:bCs/>
          <w:lang w:val="ru-RU"/>
        </w:rPr>
        <w:t>-21</w:t>
      </w:r>
    </w:p>
  </w:comment>
  <w:comment w:id="3384" w:author="Пекарская Юлия Валентиновна" w:date="2026-07-30T09:53:00Z" w:initials="ПЮВ">
    <w:p w14:paraId="41685166" w14:textId="1EB9F8CD" w:rsidR="004E522C" w:rsidRPr="00096124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Иные каналы банка</w:t>
      </w:r>
    </w:p>
  </w:comment>
  <w:comment w:id="3386" w:author="Пекарская Юлия Валентиновна" w:date="2026-07-30T11:00:00Z" w:initials="ПЮВ">
    <w:p w14:paraId="404438E6" w14:textId="77777777" w:rsidR="00211972" w:rsidRPr="001E014E" w:rsidRDefault="004E522C" w:rsidP="00211972">
      <w:pPr>
        <w:pStyle w:val="a6"/>
        <w:rPr>
          <w:highlight w:val="yellow"/>
          <w:lang w:val="ru-RU"/>
        </w:rPr>
      </w:pPr>
      <w:r>
        <w:rPr>
          <w:rStyle w:val="a5"/>
        </w:rPr>
        <w:annotationRef/>
      </w:r>
      <w:r w:rsidR="00211972" w:rsidRPr="001E014E">
        <w:rPr>
          <w:highlight w:val="yellow"/>
          <w:lang w:val="ru-RU"/>
        </w:rPr>
        <w:t>Где настраивается этот бот? Какие знания он использует? Не понятен функционал</w:t>
      </w:r>
    </w:p>
    <w:p w14:paraId="14479D2F" w14:textId="77777777" w:rsidR="00211972" w:rsidRPr="001E014E" w:rsidRDefault="00211972" w:rsidP="00211972">
      <w:pPr>
        <w:pStyle w:val="a6"/>
        <w:rPr>
          <w:highlight w:val="yellow"/>
          <w:lang w:val="ru-RU"/>
        </w:rPr>
      </w:pPr>
    </w:p>
    <w:p w14:paraId="1A65CE72" w14:textId="77777777" w:rsidR="00211972" w:rsidRPr="0089667D" w:rsidRDefault="00211972" w:rsidP="00211972">
      <w:pPr>
        <w:pStyle w:val="a6"/>
        <w:rPr>
          <w:lang w:val="ru-RU"/>
        </w:rPr>
      </w:pPr>
      <w:r w:rsidRPr="001E014E">
        <w:rPr>
          <w:highlight w:val="yellow"/>
          <w:lang w:val="ru-RU"/>
        </w:rPr>
        <w:t>Нигде не описан пункт 4.4.15</w:t>
      </w:r>
    </w:p>
    <w:p w14:paraId="29CFCCA5" w14:textId="696419F2" w:rsidR="004E522C" w:rsidRPr="0089667D" w:rsidRDefault="004E522C">
      <w:pPr>
        <w:pStyle w:val="a6"/>
        <w:rPr>
          <w:lang w:val="ru-RU"/>
        </w:rPr>
      </w:pPr>
    </w:p>
  </w:comment>
  <w:comment w:id="3387" w:author="Никита Гринь" w:date="2026-08-04T16:57:00Z" w:initials="НГ">
    <w:p w14:paraId="0A94319E" w14:textId="3BA8235A" w:rsidR="009D69A6" w:rsidRPr="009D69A6" w:rsidRDefault="009D69A6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Стр 115 про бота</w:t>
      </w:r>
      <w:r w:rsidR="00EB4DBB">
        <w:rPr>
          <w:lang w:val="ru-RU"/>
        </w:rPr>
        <w:t xml:space="preserve"> и снизу еще</w:t>
      </w:r>
    </w:p>
  </w:comment>
  <w:comment w:id="3389" w:author="Пекарская Юлия Валентиновна" w:date="2026-07-30T09:03:00Z" w:initials="ПЮВ">
    <w:p w14:paraId="382E2BEF" w14:textId="1B9C5018" w:rsidR="004E522C" w:rsidRPr="002A746C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А наоборот? Как будет в телефонии отображаться?</w:t>
      </w:r>
    </w:p>
  </w:comment>
  <w:comment w:id="3390" w:author="Никита Гринь" w:date="2026-08-04T17:09:00Z" w:initials="НГ">
    <w:p w14:paraId="3D5569B6" w14:textId="63C8F0E6" w:rsidR="00EB4DBB" w:rsidRPr="00EB4DBB" w:rsidRDefault="00EB4DBB">
      <w:pPr>
        <w:pStyle w:val="a6"/>
        <w:rPr>
          <w:lang w:val="ru-RU"/>
        </w:rPr>
      </w:pPr>
      <w:r>
        <w:rPr>
          <w:rStyle w:val="a5"/>
        </w:rPr>
        <w:annotationRef/>
      </w:r>
      <w:r w:rsidRPr="00EB4DBB">
        <w:rPr>
          <w:lang w:val="ru-RU"/>
        </w:rPr>
        <w:t xml:space="preserve">В телефонии то же самое отображается в окне суфлёра: блок </w:t>
      </w:r>
      <w:r w:rsidRPr="00EB4DBB">
        <w:t>Summary</w:t>
      </w:r>
      <w:r w:rsidRPr="00EB4DBB">
        <w:rPr>
          <w:lang w:val="ru-RU"/>
        </w:rPr>
        <w:t xml:space="preserve"> / «Контекст» — краткая выжимка по единой истории клиента (в том числе прошлые обращения из онлайн-чата). По умолчанию блок свёрнут, подробности — при наведении мыши. Отдельный экран </w:t>
      </w:r>
      <w:r w:rsidRPr="00EB4DBB">
        <w:t>Hub</w:t>
      </w:r>
      <w:r w:rsidRPr="00EB4DBB">
        <w:rPr>
          <w:lang w:val="ru-RU"/>
        </w:rPr>
        <w:t xml:space="preserve"> для этого не открывается.</w:t>
      </w:r>
    </w:p>
  </w:comment>
  <w:comment w:id="3592" w:author="Солдатенко Евгений Павлович" w:date="2026-07-31T08:59:00Z" w:initials="СЕП">
    <w:p w14:paraId="425CA259" w14:textId="77777777" w:rsidR="00211972" w:rsidRPr="00F12040" w:rsidRDefault="00211972" w:rsidP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F12040">
        <w:rPr>
          <w:highlight w:val="yellow"/>
          <w:lang w:val="ru-RU"/>
        </w:rPr>
        <w:t>Что это за документ? Где его увидеть? Что он подразумевает?</w:t>
      </w:r>
    </w:p>
    <w:p w14:paraId="607C7A48" w14:textId="226C0DD3" w:rsidR="00211972" w:rsidRPr="00CD266C" w:rsidRDefault="00211972">
      <w:pPr>
        <w:pStyle w:val="a6"/>
        <w:rPr>
          <w:lang w:val="ru-RU"/>
        </w:rPr>
      </w:pPr>
    </w:p>
  </w:comment>
  <w:comment w:id="3615" w:author="Солдатенко Евгений Павлович" w:date="2026-07-31T09:13:00Z" w:initials="СЕП">
    <w:p w14:paraId="1CF20EA0" w14:textId="1276FD68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ТТ «не менее» 2000 пользователей</w:t>
      </w:r>
    </w:p>
  </w:comment>
  <w:comment w:id="3648" w:author="Солдатенко Евгений Павлович" w:date="2026-07-31T09:14:00Z" w:initials="СЕП">
    <w:p w14:paraId="3FFF619E" w14:textId="3077396F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Пункт 5.1.35 ТТ – именно «не менее»</w:t>
      </w:r>
    </w:p>
  </w:comment>
  <w:comment w:id="3649" w:author="Никита Гринь" w:date="2026-08-03T14:18:00Z" w:initials="НГ">
    <w:p w14:paraId="2CF512E2" w14:textId="4F7B9C51" w:rsidR="005F798B" w:rsidRPr="005F798B" w:rsidRDefault="005F798B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Хорошо</w:t>
      </w:r>
    </w:p>
  </w:comment>
  <w:comment w:id="3677" w:author="Солдатенко Евгений Павлович" w:date="2026-07-31T09:17:00Z" w:initials="СЕП">
    <w:p w14:paraId="2E16D09D" w14:textId="08A6FC95" w:rsidR="00CD266C" w:rsidRPr="00CD266C" w:rsidRDefault="00CD266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 окончательный вариант же? Макет - это то, от чего мы отталкиваемся? </w:t>
      </w:r>
    </w:p>
  </w:comment>
  <w:comment w:id="3678" w:author="Никита Гринь" w:date="2026-08-03T14:19:00Z" w:initials="НГ">
    <w:p w14:paraId="7914A074" w14:textId="79ABF6AC" w:rsidR="00380450" w:rsidRPr="00380450" w:rsidRDefault="00380450">
      <w:pPr>
        <w:pStyle w:val="a6"/>
        <w:rPr>
          <w:lang w:val="ru-RU"/>
        </w:rPr>
      </w:pPr>
      <w:r>
        <w:rPr>
          <w:rStyle w:val="a5"/>
        </w:rPr>
        <w:annotationRef/>
      </w:r>
      <w:r w:rsidRPr="00380450">
        <w:rPr>
          <w:lang w:val="ru-RU"/>
        </w:rPr>
        <w:t xml:space="preserve">Да. Макеты — ориентир для согласования </w:t>
      </w:r>
      <w:r w:rsidRPr="00380450">
        <w:t>UI</w:t>
      </w:r>
      <w:r w:rsidRPr="00380450">
        <w:rPr>
          <w:lang w:val="ru-RU"/>
        </w:rPr>
        <w:t xml:space="preserve"> (от чего отталкиваемся), не финальный пиксельный интерфейс. </w:t>
      </w:r>
    </w:p>
  </w:comment>
  <w:comment w:id="3688" w:author="Пекарская Юлия Валентиновна" w:date="2026-07-27T13:56:00Z" w:initials="ПЮВ">
    <w:p w14:paraId="316660FA" w14:textId="306DD703" w:rsidR="004E522C" w:rsidRPr="008A2C55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3701" w:author="Пекарская Юлия Валентиновна" w:date="2026-07-27T13:57:00Z" w:initials="ПЮВ">
    <w:p w14:paraId="360217A9" w14:textId="77984F77" w:rsidR="004E522C" w:rsidRPr="00A17AB3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Зачем делать разные названия? Нельзя оставить одно название из ТТ, чтобы не путать никого?</w:t>
      </w:r>
    </w:p>
  </w:comment>
  <w:comment w:id="3702" w:author="Никита Гринь" w:date="2026-08-03T14:25:00Z" w:initials="НГ">
    <w:p w14:paraId="187464AE" w14:textId="119617B7" w:rsidR="00380450" w:rsidRPr="00380450" w:rsidRDefault="0038045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Сделал одинаково.</w:t>
      </w:r>
    </w:p>
  </w:comment>
  <w:comment w:id="3878" w:author="Солдатенко Евгений Павлович" w:date="2026-07-29T11:14:00Z" w:initials="СЕП">
    <w:p w14:paraId="4DFFE192" w14:textId="77777777" w:rsidR="004E522C" w:rsidRPr="00772F27" w:rsidRDefault="004E522C" w:rsidP="00745430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Добавить, это один из основных источников информации для ассистента</w:t>
      </w:r>
    </w:p>
  </w:comment>
  <w:comment w:id="3879" w:author="Никита Гринь" w:date="2026-08-03T14:30:00Z" w:initials="НГ">
    <w:p w14:paraId="7B8E7F78" w14:textId="08C9BB1F" w:rsidR="00C06442" w:rsidRPr="00C06442" w:rsidRDefault="00C0644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Дописал.</w:t>
      </w:r>
    </w:p>
  </w:comment>
  <w:comment w:id="3885" w:author="Солдатенко Евгений Павлович" w:date="2026-07-30T12:01:00Z" w:initials="СЕП">
    <w:p w14:paraId="5AE3E799" w14:textId="04CAEB68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rFonts w:ascii="Arial" w:hAnsi="Arial" w:cs="Arial"/>
          <w:color w:val="000000"/>
          <w:lang w:val="ru-RU"/>
        </w:rPr>
        <w:t>Описание интеграции с ПО Oktell отсутсвует.</w:t>
      </w:r>
    </w:p>
  </w:comment>
  <w:comment w:id="3886" w:author="Никита Гринь" w:date="2026-08-03T14:32:00Z" w:initials="НГ">
    <w:p w14:paraId="2230BBBB" w14:textId="270FD6F2" w:rsidR="00C06442" w:rsidRPr="00C06442" w:rsidRDefault="00C0644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Добавил.</w:t>
      </w:r>
    </w:p>
  </w:comment>
  <w:comment w:id="3993" w:author="Солдатенко Евгений Павлович" w:date="2026-07-31T09:30:00Z" w:initials="СЕП">
    <w:p w14:paraId="322CF161" w14:textId="2D87D09A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Из ЭДО, например, это же не вручную загрузка будет. Не следует ли разделить понятия?</w:t>
      </w:r>
    </w:p>
  </w:comment>
  <w:comment w:id="4007" w:author="Солдатенко Евгений Павлович" w:date="2026-07-30T12:02:00Z" w:initials="СЕП">
    <w:p w14:paraId="72597CE7" w14:textId="0504E778" w:rsidR="004E522C" w:rsidRPr="00745430" w:rsidRDefault="004E522C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Непонятно, </w:t>
      </w:r>
      <w:r w:rsidR="000608EE">
        <w:rPr>
          <w:lang w:val="ru-RU"/>
        </w:rPr>
        <w:t>к</w:t>
      </w:r>
      <w:r>
        <w:rPr>
          <w:lang w:val="ru-RU"/>
        </w:rPr>
        <w:t>уда эта отсылка? 4.2 ТТ? почему?</w:t>
      </w:r>
    </w:p>
  </w:comment>
  <w:comment w:id="4059" w:author="Солдатенко Евгений Павлович" w:date="2026-07-31T09:27:00Z" w:initials="СЕП">
    <w:p w14:paraId="6D648354" w14:textId="106AC50A" w:rsidR="000608EE" w:rsidRPr="000608EE" w:rsidRDefault="000608E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 xml:space="preserve">Аналогично с ассистентом, макеты примерные? </w:t>
      </w:r>
    </w:p>
  </w:comment>
  <w:comment w:id="4060" w:author="Никита Гринь" w:date="2026-08-03T14:41:00Z" w:initials="НГ">
    <w:p w14:paraId="699E8D14" w14:textId="5585AF12" w:rsidR="000141DB" w:rsidRPr="00FD7F09" w:rsidRDefault="000141DB">
      <w:pPr>
        <w:pStyle w:val="a6"/>
        <w:rPr>
          <w:lang w:val="ru-RU"/>
        </w:rPr>
      </w:pPr>
      <w:r>
        <w:rPr>
          <w:rStyle w:val="a5"/>
        </w:rPr>
        <w:annotationRef/>
      </w:r>
      <w:r w:rsidRPr="000141DB">
        <w:rPr>
          <w:lang w:val="ru-RU"/>
        </w:rPr>
        <w:t xml:space="preserve">Да, как у ассистента. Макеты </w:t>
      </w:r>
      <w:r w:rsidRPr="000141DB">
        <w:t>OCR</w:t>
      </w:r>
      <w:r w:rsidRPr="000141DB">
        <w:rPr>
          <w:lang w:val="ru-RU"/>
        </w:rPr>
        <w:t xml:space="preserve"> — ориентир для согласования </w:t>
      </w:r>
      <w:r w:rsidRPr="000141DB">
        <w:t>UI</w:t>
      </w:r>
      <w:r w:rsidRPr="000141DB">
        <w:rPr>
          <w:lang w:val="ru-RU"/>
        </w:rPr>
        <w:t xml:space="preserve"> (не окончательный вариант). </w:t>
      </w:r>
      <w:r w:rsidRPr="00FD7F09">
        <w:rPr>
          <w:lang w:val="ru-RU"/>
        </w:rPr>
        <w:t>От них отталкиваемся при разработке.</w:t>
      </w:r>
    </w:p>
  </w:comment>
  <w:comment w:id="4067" w:author="Солдатенко Евгений Павлович" w:date="2026-07-31T09:28:00Z" w:initials="СЕП">
    <w:p w14:paraId="36894466" w14:textId="34A23DCC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Не увидел в макетах возможность импорта из документооборота, например.</w:t>
      </w:r>
    </w:p>
  </w:comment>
  <w:comment w:id="4069" w:author="Солдатенко Евгений Павлович" w:date="2026-07-31T09:34:00Z" w:initials="СЕП">
    <w:p w14:paraId="7258BD6B" w14:textId="6700D1AD" w:rsidR="00451512" w:rsidRPr="00451512" w:rsidRDefault="0045151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Вот этих моментов в интерфейсе не увидел, например. Поэтому и вопрос о «примерности» макетов</w:t>
      </w:r>
    </w:p>
  </w:comment>
  <w:comment w:id="4070" w:author="Никита Гринь" w:date="2026-08-03T15:48:00Z" w:initials="НГ">
    <w:p w14:paraId="52B096BB" w14:textId="46A66D55" w:rsidR="009A37A3" w:rsidRPr="009A37A3" w:rsidRDefault="009A37A3">
      <w:pPr>
        <w:pStyle w:val="a6"/>
        <w:rPr>
          <w:lang w:val="ru-RU"/>
        </w:rPr>
      </w:pPr>
      <w:r>
        <w:rPr>
          <w:rStyle w:val="a5"/>
        </w:rPr>
        <w:annotationRef/>
      </w:r>
      <w:r w:rsidRPr="009A37A3">
        <w:rPr>
          <w:lang w:val="ru-RU"/>
        </w:rPr>
        <w:t>Да, макеты примерные: не все сценарии ТТ нарисованы на слайдах.</w:t>
      </w:r>
    </w:p>
  </w:comment>
  <w:comment w:id="4075" w:author="Солдатенко Евгений Павлович" w:date="2026-07-31T09:39:00Z" w:initials="СЕП">
    <w:p w14:paraId="639FC4F5" w14:textId="3F84B9A9" w:rsidR="00E61A5D" w:rsidRPr="00E61A5D" w:rsidRDefault="00E61A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 очередь вместе со всеми документами валятся? Как их разделять с ручной загрузкой?</w:t>
      </w:r>
    </w:p>
  </w:comment>
  <w:comment w:id="4165" w:author="Солдатенко Евгений Павлович" w:date="2026-07-31T09:46:00Z" w:initials="СЕП">
    <w:p w14:paraId="504C3561" w14:textId="61F646C9" w:rsidR="00E61A5D" w:rsidRPr="00E61A5D" w:rsidRDefault="00E61A5D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Это про какой этап?</w:t>
      </w:r>
    </w:p>
  </w:comment>
  <w:comment w:id="4166" w:author="Никита Гринь" w:date="2026-08-03T15:54:00Z" w:initials="НГ">
    <w:p w14:paraId="749EFA54" w14:textId="7CB9A88F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 w:rsidRPr="0030129E">
        <w:rPr>
          <w:lang w:val="ru-RU"/>
        </w:rPr>
        <w:t xml:space="preserve">Имеется в виду этап 2 календарного плана работ — «Кастомизация ПО по ТЗ». На нём детализируются платформенные контракты </w:t>
      </w:r>
      <w:r w:rsidRPr="0030129E">
        <w:t>LLM</w:t>
      </w:r>
      <w:r w:rsidRPr="0030129E">
        <w:rPr>
          <w:lang w:val="ru-RU"/>
        </w:rPr>
        <w:t xml:space="preserve"> (</w:t>
      </w:r>
      <w:r w:rsidRPr="0030129E">
        <w:t>API</w:t>
      </w:r>
      <w:r w:rsidRPr="0030129E">
        <w:rPr>
          <w:lang w:val="ru-RU"/>
        </w:rPr>
        <w:t xml:space="preserve">, </w:t>
      </w:r>
      <w:r w:rsidRPr="0030129E">
        <w:t>low</w:t>
      </w:r>
      <w:r w:rsidRPr="0030129E">
        <w:rPr>
          <w:lang w:val="ru-RU"/>
        </w:rPr>
        <w:t>-</w:t>
      </w:r>
      <w:r w:rsidRPr="0030129E">
        <w:t>level</w:t>
      </w:r>
      <w:r w:rsidRPr="0030129E">
        <w:rPr>
          <w:lang w:val="ru-RU"/>
        </w:rPr>
        <w:t xml:space="preserve"> параметры). Формулировку уточни</w:t>
      </w:r>
      <w:r>
        <w:rPr>
          <w:lang w:val="ru-RU"/>
        </w:rPr>
        <w:t>л.</w:t>
      </w:r>
    </w:p>
  </w:comment>
  <w:comment w:id="4230" w:author="Солдатенко Евгений Павлович" w:date="2026-07-30T12:03:00Z" w:initials="СЕП">
    <w:p w14:paraId="5D7ABF7F" w14:textId="1FFA3B0E" w:rsidR="004E522C" w:rsidRDefault="004E522C">
      <w:pPr>
        <w:pStyle w:val="a6"/>
        <w:rPr>
          <w:rFonts w:ascii="Arial" w:hAnsi="Arial" w:cs="Arial"/>
          <w:color w:val="000000"/>
          <w:lang w:val="ru-RU"/>
        </w:rPr>
      </w:pPr>
      <w:r>
        <w:rPr>
          <w:rStyle w:val="a5"/>
        </w:rPr>
        <w:annotationRef/>
      </w:r>
      <w:r>
        <w:rPr>
          <w:rFonts w:ascii="Arial" w:hAnsi="Arial" w:cs="Arial"/>
          <w:color w:val="000000"/>
          <w:lang w:val="ru-RU"/>
        </w:rPr>
        <w:t>Описание интеграции с ПО Oktell отсутсвует.</w:t>
      </w:r>
    </w:p>
    <w:p w14:paraId="5DB85603" w14:textId="01AC7769" w:rsidR="00211972" w:rsidRPr="00745430" w:rsidRDefault="00211972">
      <w:pPr>
        <w:pStyle w:val="a6"/>
        <w:rPr>
          <w:lang w:val="ru-RU"/>
        </w:rPr>
      </w:pPr>
      <w:r w:rsidRPr="004820CC">
        <w:rPr>
          <w:highlight w:val="yellow"/>
          <w:lang w:val="ru-RU"/>
        </w:rPr>
        <w:t>Нет интеграции Онлайн-чат6+телефония(</w:t>
      </w:r>
      <w:r w:rsidRPr="004820CC">
        <w:rPr>
          <w:highlight w:val="yellow"/>
          <w:lang w:val="en-US"/>
        </w:rPr>
        <w:t>Oktell</w:t>
      </w:r>
      <w:r w:rsidRPr="004820CC">
        <w:rPr>
          <w:highlight w:val="yellow"/>
          <w:lang w:val="ru-RU"/>
        </w:rPr>
        <w:t>) для получения истории обращений клиентов</w:t>
      </w:r>
    </w:p>
  </w:comment>
  <w:comment w:id="4250" w:author="Солдатенко Евгений Павлович" w:date="2026-07-31T09:03:00Z" w:initials="СЕП">
    <w:p w14:paraId="5DD7DE17" w14:textId="20468D20" w:rsidR="00211972" w:rsidRPr="00211972" w:rsidRDefault="00211972">
      <w:pPr>
        <w:pStyle w:val="a6"/>
        <w:rPr>
          <w:rFonts w:asciiTheme="minorHAnsi" w:hAnsiTheme="minorHAnsi"/>
          <w:lang w:val="ru-RU"/>
        </w:rPr>
      </w:pPr>
      <w:r>
        <w:rPr>
          <w:rStyle w:val="a5"/>
        </w:rPr>
        <w:annotationRef/>
      </w:r>
      <w:r>
        <w:rPr>
          <w:rFonts w:asciiTheme="minorHAnsi" w:hAnsiTheme="minorHAnsi"/>
          <w:lang w:val="ru-RU"/>
        </w:rPr>
        <w:t>Описание интеграции с АНИС для ассистента?</w:t>
      </w:r>
    </w:p>
  </w:comment>
  <w:comment w:id="4298" w:author="Солдатенко Евгений Павлович" w:date="2026-07-31T09:02:00Z" w:initials="СЕП">
    <w:p w14:paraId="5E02147F" w14:textId="4E12CB22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C45516">
        <w:rPr>
          <w:highlight w:val="yellow"/>
          <w:lang w:val="ru-RU"/>
        </w:rPr>
        <w:t>А сама разметка? Как будет осуществляться исполнителем?</w:t>
      </w:r>
    </w:p>
  </w:comment>
  <w:comment w:id="4299" w:author="Никита Гринь" w:date="2026-08-03T16:03:00Z" w:initials="НГ">
    <w:p w14:paraId="709CB934" w14:textId="0AB88357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Описал ниже</w:t>
      </w:r>
    </w:p>
  </w:comment>
  <w:comment w:id="4304" w:author="Солдатенко Евгений Павлович" w:date="2026-07-31T09:02:00Z" w:initials="СЕП">
    <w:p w14:paraId="04710AD1" w14:textId="77777777" w:rsidR="0030129E" w:rsidRPr="00211972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 w:rsidRPr="00C45516">
        <w:rPr>
          <w:highlight w:val="yellow"/>
          <w:lang w:val="ru-RU"/>
        </w:rPr>
        <w:t>А сама разметка? Как будет осуществляться исполнителем?</w:t>
      </w:r>
    </w:p>
  </w:comment>
  <w:comment w:id="4305" w:author="Никита Гринь" w:date="2026-08-03T16:03:00Z" w:initials="НГ">
    <w:p w14:paraId="1E41B162" w14:textId="08B7D0F3" w:rsidR="0030129E" w:rsidRPr="0030129E" w:rsidRDefault="0030129E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Описал</w:t>
      </w:r>
    </w:p>
  </w:comment>
  <w:comment w:id="4321" w:author="Солдатенко Евгений Павлович" w:date="2026-07-31T09:04:00Z" w:initials="СЕП">
    <w:p w14:paraId="6F890BF4" w14:textId="0D24D3E3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E76904">
        <w:rPr>
          <w:highlight w:val="yellow"/>
          <w:lang w:val="ru-RU"/>
        </w:rPr>
        <w:t>Комментарии Михайловской даны ранее</w:t>
      </w:r>
      <w:r>
        <w:rPr>
          <w:lang w:val="ru-RU"/>
        </w:rPr>
        <w:t xml:space="preserve"> </w:t>
      </w:r>
      <w:r w:rsidRPr="00503651">
        <w:rPr>
          <w:highlight w:val="yellow"/>
          <w:lang w:val="ru-RU"/>
        </w:rPr>
        <w:t>в документе, который направлялся в адрес Нью-айти аутсорс</w:t>
      </w:r>
    </w:p>
  </w:comment>
  <w:comment w:id="4322" w:author="Никита Гринь" w:date="2026-08-03T16:35:00Z" w:initials="НГ">
    <w:p w14:paraId="1AFF14BA" w14:textId="6F6FD616" w:rsidR="000427FE" w:rsidRPr="00FD7F09" w:rsidRDefault="000427FE">
      <w:pPr>
        <w:pStyle w:val="a6"/>
        <w:rPr>
          <w:lang w:val="ru-RU"/>
        </w:rPr>
      </w:pPr>
      <w:r>
        <w:rPr>
          <w:rStyle w:val="a5"/>
        </w:rPr>
        <w:annotationRef/>
      </w:r>
      <w:r w:rsidRPr="00FD7F09">
        <w:rPr>
          <w:lang w:val="ru-RU"/>
        </w:rPr>
        <w:t>?</w:t>
      </w:r>
    </w:p>
  </w:comment>
  <w:comment w:id="4324" w:author="Солдатенко Евгений Павлович" w:date="2026-07-31T09:05:00Z" w:initials="СЕП">
    <w:p w14:paraId="0A1F6647" w14:textId="15738DFE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?</w:t>
      </w:r>
    </w:p>
  </w:comment>
  <w:comment w:id="4327" w:author="Солдатенко Евгений Павлович" w:date="2026-07-31T09:06:00Z" w:initials="СЕП">
    <w:p w14:paraId="64E09938" w14:textId="3707A83F" w:rsidR="00211972" w:rsidRPr="00211972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4820CC">
        <w:rPr>
          <w:highlight w:val="yellow"/>
          <w:lang w:val="ru-RU"/>
        </w:rPr>
        <w:t>Зачем здесь версия?</w:t>
      </w:r>
    </w:p>
  </w:comment>
  <w:comment w:id="4330" w:author="Солдатенко Евгений Павлович" w:date="2026-07-31T09:06:00Z" w:initials="СЕП">
    <w:p w14:paraId="43003F76" w14:textId="15998D6F" w:rsidR="00211972" w:rsidRPr="003D1E67" w:rsidRDefault="00211972">
      <w:pPr>
        <w:pStyle w:val="a6"/>
        <w:rPr>
          <w:lang w:val="ru-RU"/>
        </w:rPr>
      </w:pPr>
      <w:r>
        <w:rPr>
          <w:rStyle w:val="a5"/>
        </w:rPr>
        <w:annotationRef/>
      </w:r>
      <w:r w:rsidRPr="004820CC">
        <w:rPr>
          <w:highlight w:val="yellow"/>
          <w:lang w:val="ru-RU"/>
        </w:rPr>
        <w:t>Что за дочернее ТЗ? Должно быть одно ТЗ чистовое</w:t>
      </w:r>
    </w:p>
  </w:comment>
  <w:comment w:id="4355" w:author="Пекарская Юлия Валентиновна" w:date="2026-07-29T11:07:00Z" w:initials="ПЮВ">
    <w:p w14:paraId="7C7BB317" w14:textId="192696E1" w:rsidR="004E522C" w:rsidRDefault="004E522C" w:rsidP="00802052">
      <w:pPr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  <w:r>
        <w:rPr>
          <w:rStyle w:val="a5"/>
        </w:rPr>
        <w:annotationRef/>
      </w:r>
      <w:r w:rsidRPr="00802052">
        <w:rPr>
          <w:rFonts w:ascii="Arial" w:eastAsia="Times New Roman" w:hAnsi="Arial" w:cs="Arial"/>
          <w:color w:val="000000"/>
          <w:sz w:val="20"/>
          <w:szCs w:val="20"/>
          <w:lang w:val="ru-RU"/>
        </w:rPr>
        <w:t>SLA: ≤ 30 с (p95) от публикации в СУЗ до доступности в cc_production; ≤ 2 мин — верхняя граница интеграционного теста.</w:t>
      </w:r>
    </w:p>
    <w:p w14:paraId="7876F99F" w14:textId="405B7592" w:rsidR="004E522C" w:rsidRDefault="004E522C" w:rsidP="00802052">
      <w:pPr>
        <w:rPr>
          <w:rFonts w:ascii="Arial" w:eastAsia="Times New Roman" w:hAnsi="Arial" w:cs="Arial"/>
          <w:color w:val="000000"/>
          <w:sz w:val="20"/>
          <w:szCs w:val="20"/>
          <w:lang w:val="ru-RU"/>
        </w:rPr>
      </w:pPr>
    </w:p>
    <w:p w14:paraId="0FBA318B" w14:textId="501F2294" w:rsidR="004E522C" w:rsidRPr="00802052" w:rsidRDefault="004E522C" w:rsidP="00802052">
      <w:pPr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/>
        </w:rPr>
        <w:t>Так было указано в ТЗ по СУЗ?</w:t>
      </w:r>
    </w:p>
    <w:p w14:paraId="540E5F20" w14:textId="16705039" w:rsidR="004E522C" w:rsidRPr="00530BBE" w:rsidRDefault="004E522C">
      <w:pPr>
        <w:pStyle w:val="a6"/>
        <w:rPr>
          <w:lang w:val="ru-RU"/>
        </w:rPr>
      </w:pPr>
    </w:p>
  </w:comment>
  <w:comment w:id="4356" w:author="Никита Гринь" w:date="2026-08-03T16:38:00Z" w:initials="НГ">
    <w:p w14:paraId="0841B681" w14:textId="77777777" w:rsidR="000427FE" w:rsidRPr="000427FE" w:rsidRDefault="000427FE" w:rsidP="000427FE">
      <w:pPr>
        <w:pStyle w:val="a6"/>
        <w:rPr>
          <w:lang w:val="ru-RU"/>
        </w:rPr>
      </w:pPr>
      <w:r>
        <w:rPr>
          <w:rStyle w:val="a5"/>
        </w:rPr>
        <w:annotationRef/>
      </w:r>
      <w:r w:rsidRPr="000427FE">
        <w:rPr>
          <w:lang w:val="ru-RU"/>
        </w:rPr>
        <w:t>В ТТ по СУЗ (§4.5.1.3) указано обновление базы знаний LLM в режиме реального времени — без чисел «30 с» и «2 мин».</w:t>
      </w:r>
    </w:p>
    <w:p w14:paraId="273D32E6" w14:textId="1F54E31F" w:rsidR="000427FE" w:rsidRPr="00FD7F09" w:rsidRDefault="000427FE">
      <w:pPr>
        <w:pStyle w:val="a6"/>
        <w:rPr>
          <w:lang w:val="ru-RU"/>
        </w:rPr>
      </w:pPr>
      <w:r w:rsidRPr="000427FE">
        <w:rPr>
          <w:lang w:val="ru-RU"/>
        </w:rPr>
        <w:t>≤ 30 с (p95) и ≤ 2 мин — проектные ориентиры для приёмки интеграции (INT-T), не формулировка ТТ.</w:t>
      </w:r>
    </w:p>
  </w:comment>
  <w:comment w:id="4362" w:author="Солдатенко Евгений Павлович" w:date="2026-07-31T09:09:00Z" w:initials="СЕП">
    <w:p w14:paraId="248BA662" w14:textId="77777777" w:rsidR="00B22C6E" w:rsidRPr="001F6252" w:rsidRDefault="00B22C6E" w:rsidP="00B22C6E">
      <w:pPr>
        <w:pStyle w:val="a6"/>
        <w:rPr>
          <w:lang w:val="ru-RU"/>
        </w:rPr>
      </w:pPr>
      <w:r>
        <w:rPr>
          <w:rStyle w:val="a5"/>
        </w:rPr>
        <w:annotationRef/>
      </w:r>
      <w:r w:rsidRPr="001F6252">
        <w:rPr>
          <w:highlight w:val="yellow"/>
          <w:lang w:val="ru-RU"/>
        </w:rPr>
        <w:t>Как будет осуществляться разметка Исполнителем? (в соотв с ТТ разметка производится Исполнителем, а не только создается методика разметки)</w:t>
      </w:r>
    </w:p>
    <w:p w14:paraId="4FA52AD6" w14:textId="0E69269E" w:rsidR="00B22C6E" w:rsidRPr="00B22C6E" w:rsidRDefault="00B22C6E">
      <w:pPr>
        <w:pStyle w:val="a6"/>
        <w:rPr>
          <w:lang w:val="ru-RU"/>
        </w:rPr>
      </w:pPr>
    </w:p>
  </w:comment>
  <w:comment w:id="4381" w:author="Солдатенко Евгений Павлович" w:date="2026-07-31T09:09:00Z" w:initials="СЕП">
    <w:p w14:paraId="4FADDB48" w14:textId="77777777" w:rsidR="00B22C6E" w:rsidRPr="003F14C0" w:rsidRDefault="00B22C6E" w:rsidP="00B22C6E">
      <w:pPr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</w:pPr>
      <w:r>
        <w:rPr>
          <w:rStyle w:val="a5"/>
        </w:rPr>
        <w:annotationRef/>
      </w:r>
      <w:r w:rsidRPr="003F14C0"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  <w:t>SLA: ≤ 30 с (p95) от публикации в СУЗ до доступности в cc_production; ≤ 2 мин — верхняя граница интеграционного теста.</w:t>
      </w:r>
    </w:p>
    <w:p w14:paraId="5BC23DEF" w14:textId="77777777" w:rsidR="00B22C6E" w:rsidRPr="003F14C0" w:rsidRDefault="00B22C6E" w:rsidP="00B22C6E">
      <w:pPr>
        <w:rPr>
          <w:rFonts w:ascii="Arial" w:eastAsia="Times New Roman" w:hAnsi="Arial" w:cs="Arial"/>
          <w:color w:val="000000"/>
          <w:sz w:val="20"/>
          <w:szCs w:val="20"/>
          <w:highlight w:val="yellow"/>
          <w:lang w:val="ru-RU"/>
        </w:rPr>
      </w:pPr>
    </w:p>
    <w:p w14:paraId="45CEDF6D" w14:textId="77777777" w:rsidR="00B22C6E" w:rsidRPr="0041417B" w:rsidRDefault="00B22C6E" w:rsidP="00B22C6E">
      <w:pPr>
        <w:pStyle w:val="a6"/>
        <w:rPr>
          <w:lang w:val="ru-RU"/>
        </w:rPr>
      </w:pPr>
      <w:r w:rsidRPr="003F14C0">
        <w:rPr>
          <w:rFonts w:ascii="Arial" w:eastAsia="Times New Roman" w:hAnsi="Arial" w:cs="Arial"/>
          <w:color w:val="000000"/>
          <w:highlight w:val="yellow"/>
          <w:lang w:val="ru-RU"/>
        </w:rPr>
        <w:t>Так было указано в ТЗ по СУЗ?</w:t>
      </w:r>
    </w:p>
    <w:p w14:paraId="512D1B77" w14:textId="4A838D21" w:rsidR="00B22C6E" w:rsidRPr="00B22C6E" w:rsidRDefault="00B22C6E">
      <w:pPr>
        <w:pStyle w:val="a6"/>
        <w:rPr>
          <w:lang w:val="ru-RU"/>
        </w:rPr>
      </w:pPr>
    </w:p>
  </w:comment>
  <w:comment w:id="4382" w:author="Никита Гринь" w:date="2026-08-03T16:44:00Z" w:initials="НГ">
    <w:p w14:paraId="7CA8B225" w14:textId="271D2B9F" w:rsidR="00E41163" w:rsidRPr="00E41163" w:rsidRDefault="00E41163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Выше ответил.</w:t>
      </w:r>
    </w:p>
  </w:comment>
  <w:comment w:id="4661" w:author="Солонович Татьяна Игоревна" w:date="2026-08-04T15:26:00Z" w:initials="СТИ">
    <w:p w14:paraId="0BB3CA8B" w14:textId="77777777" w:rsidR="00641D32" w:rsidRDefault="00641D32">
      <w:pPr>
        <w:pStyle w:val="a6"/>
        <w:rPr>
          <w:lang w:val="ru-RU"/>
        </w:rPr>
      </w:pPr>
      <w:r>
        <w:rPr>
          <w:rStyle w:val="a5"/>
        </w:rPr>
        <w:annotationRef/>
      </w:r>
      <w:r>
        <w:rPr>
          <w:lang w:val="ru-RU"/>
        </w:rPr>
        <w:t>Оставить только</w:t>
      </w:r>
    </w:p>
    <w:p w14:paraId="0B6DDAEA" w14:textId="77777777" w:rsidR="00641D32" w:rsidRDefault="00641D32">
      <w:pPr>
        <w:pStyle w:val="a6"/>
        <w:rPr>
          <w:lang w:val="ru-RU"/>
        </w:rPr>
      </w:pPr>
    </w:p>
    <w:p w14:paraId="10740120" w14:textId="77777777" w:rsidR="00641D32" w:rsidRPr="00667B09" w:rsidRDefault="00641D32">
      <w:pPr>
        <w:pStyle w:val="a6"/>
        <w:rPr>
          <w:lang w:val="ru-RU"/>
        </w:rPr>
      </w:pPr>
      <w:r w:rsidRPr="008A4A1E">
        <w:rPr>
          <w:rFonts w:ascii="Arial" w:eastAsia="Arial" w:hAnsi="Arial" w:cs="Arial"/>
          <w:color w:val="000000"/>
          <w:sz w:val="24"/>
          <w:szCs w:val="24"/>
          <w:lang w:val="ru-RU"/>
        </w:rPr>
        <w:t>Перечень и состав событий ИБ должен соответствовать пункту 9.3 технических требований.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38EC5A" w15:done="0"/>
  <w15:commentEx w15:paraId="30F11EB8" w15:done="0"/>
  <w15:commentEx w15:paraId="3679604D" w15:paraIdParent="30F11EB8" w15:done="0"/>
  <w15:commentEx w15:paraId="015BCEA4" w15:done="0"/>
  <w15:commentEx w15:paraId="5D22506D" w15:paraIdParent="015BCEA4" w15:done="0"/>
  <w15:commentEx w15:paraId="1B7C7763" w15:done="0"/>
  <w15:commentEx w15:paraId="2FF4677A" w15:done="0"/>
  <w15:commentEx w15:paraId="64FE7252" w15:done="0"/>
  <w15:commentEx w15:paraId="60BBB915" w15:done="0"/>
  <w15:commentEx w15:paraId="746A5ADD" w15:done="0"/>
  <w15:commentEx w15:paraId="2FC32C49" w15:done="0"/>
  <w15:commentEx w15:paraId="0D3A8E4F" w15:paraIdParent="2FC32C49" w15:done="0"/>
  <w15:commentEx w15:paraId="2B6CE495" w15:done="0"/>
  <w15:commentEx w15:paraId="283DEE35" w15:done="0"/>
  <w15:commentEx w15:paraId="1E48C9BF" w15:paraIdParent="283DEE35" w15:done="0"/>
  <w15:commentEx w15:paraId="4A2500E5" w15:done="0"/>
  <w15:commentEx w15:paraId="04AC542A" w15:done="0"/>
  <w15:commentEx w15:paraId="31B991AC" w15:done="0"/>
  <w15:commentEx w15:paraId="5B2EFE5F" w15:done="0"/>
  <w15:commentEx w15:paraId="0F9CEC19" w15:done="0"/>
  <w15:commentEx w15:paraId="471F7F9C" w15:done="0"/>
  <w15:commentEx w15:paraId="456079CD" w15:paraIdParent="471F7F9C" w15:done="0"/>
  <w15:commentEx w15:paraId="13F92CE0" w15:done="0"/>
  <w15:commentEx w15:paraId="67FBF029" w15:done="0"/>
  <w15:commentEx w15:paraId="2F865226" w15:paraIdParent="67FBF029" w15:done="0"/>
  <w15:commentEx w15:paraId="67ABFDE2" w15:done="0"/>
  <w15:commentEx w15:paraId="6A827903" w15:paraIdParent="67ABFDE2" w15:done="0"/>
  <w15:commentEx w15:paraId="2FE3FDDB" w15:done="0"/>
  <w15:commentEx w15:paraId="573EB1DC" w15:done="0"/>
  <w15:commentEx w15:paraId="299AD0C0" w15:done="0"/>
  <w15:commentEx w15:paraId="4E9D94A7" w15:paraIdParent="299AD0C0" w15:done="0"/>
  <w15:commentEx w15:paraId="20501066" w15:done="0"/>
  <w15:commentEx w15:paraId="23A9C52D" w15:paraIdParent="20501066" w15:done="0"/>
  <w15:commentEx w15:paraId="5E4BAA48" w15:done="0"/>
  <w15:commentEx w15:paraId="57EC4CD4" w15:done="0"/>
  <w15:commentEx w15:paraId="6C0EAD10" w15:done="0"/>
  <w15:commentEx w15:paraId="35FFFD11" w15:paraIdParent="6C0EAD10" w15:done="0"/>
  <w15:commentEx w15:paraId="235A85C1" w15:done="0"/>
  <w15:commentEx w15:paraId="720BB9C1" w15:paraIdParent="235A85C1" w15:done="0"/>
  <w15:commentEx w15:paraId="5569FE6B" w15:paraIdParent="235A85C1" w15:done="0"/>
  <w15:commentEx w15:paraId="65EF1BCF" w15:done="0"/>
  <w15:commentEx w15:paraId="1E276AB3" w15:paraIdParent="65EF1BCF" w15:done="0"/>
  <w15:commentEx w15:paraId="2C10136F" w15:done="0"/>
  <w15:commentEx w15:paraId="492499DC" w15:paraIdParent="2C10136F" w15:done="0"/>
  <w15:commentEx w15:paraId="78EB10ED" w15:done="0"/>
  <w15:commentEx w15:paraId="41C6E55F" w15:done="0"/>
  <w15:commentEx w15:paraId="11ED5DC0" w15:paraIdParent="41C6E55F" w15:done="0"/>
  <w15:commentEx w15:paraId="79789E85" w15:done="0"/>
  <w15:commentEx w15:paraId="669309B3" w15:paraIdParent="79789E85" w15:done="0"/>
  <w15:commentEx w15:paraId="16319C3F" w15:done="0"/>
  <w15:commentEx w15:paraId="6FFB84C6" w15:paraIdParent="16319C3F" w15:done="0"/>
  <w15:commentEx w15:paraId="1886D727" w15:paraIdParent="16319C3F" w15:done="0"/>
  <w15:commentEx w15:paraId="5750EDB3" w15:done="0"/>
  <w15:commentEx w15:paraId="36BAEA74" w15:paraIdParent="5750EDB3" w15:done="0"/>
  <w15:commentEx w15:paraId="3A947653" w15:done="0"/>
  <w15:commentEx w15:paraId="655F6756" w15:done="0"/>
  <w15:commentEx w15:paraId="120FEBC3" w15:paraIdParent="655F6756" w15:done="0"/>
  <w15:commentEx w15:paraId="123DA414" w15:done="0"/>
  <w15:commentEx w15:paraId="3146AA84" w15:done="0"/>
  <w15:commentEx w15:paraId="189290E8" w15:paraIdParent="3146AA84" w15:done="0"/>
  <w15:commentEx w15:paraId="331E471F" w15:done="0"/>
  <w15:commentEx w15:paraId="3D409032" w15:paraIdParent="331E471F" w15:done="0"/>
  <w15:commentEx w15:paraId="0541BF8A" w15:done="0"/>
  <w15:commentEx w15:paraId="014C8AA8" w15:paraIdParent="0541BF8A" w15:done="0"/>
  <w15:commentEx w15:paraId="520B7311" w15:done="0"/>
  <w15:commentEx w15:paraId="2F09805C" w15:paraIdParent="520B7311" w15:done="0"/>
  <w15:commentEx w15:paraId="18525666" w15:done="0"/>
  <w15:commentEx w15:paraId="3A56743B" w15:done="0"/>
  <w15:commentEx w15:paraId="7BEEA914" w15:done="0"/>
  <w15:commentEx w15:paraId="4AE2735C" w15:done="0"/>
  <w15:commentEx w15:paraId="097834AF" w15:done="0"/>
  <w15:commentEx w15:paraId="4C28711A" w15:done="0"/>
  <w15:commentEx w15:paraId="2259AA8C" w15:done="0"/>
  <w15:commentEx w15:paraId="1304C73F" w15:done="0"/>
  <w15:commentEx w15:paraId="63B4211F" w15:done="0"/>
  <w15:commentEx w15:paraId="0508D6C7" w15:done="0"/>
  <w15:commentEx w15:paraId="40139077" w15:done="0"/>
  <w15:commentEx w15:paraId="13FF6474" w15:done="0"/>
  <w15:commentEx w15:paraId="34BAD355" w15:done="0"/>
  <w15:commentEx w15:paraId="589270D0" w15:done="0"/>
  <w15:commentEx w15:paraId="76277965" w15:done="0"/>
  <w15:commentEx w15:paraId="03C32F1E" w15:done="0"/>
  <w15:commentEx w15:paraId="0FD2A32D" w15:done="0"/>
  <w15:commentEx w15:paraId="617BACC0" w15:done="0"/>
  <w15:commentEx w15:paraId="67A91C1F" w15:done="0"/>
  <w15:commentEx w15:paraId="6E7DCB7F" w15:done="0"/>
  <w15:commentEx w15:paraId="434FA605" w15:done="0"/>
  <w15:commentEx w15:paraId="55C1F662" w15:done="0"/>
  <w15:commentEx w15:paraId="08452293" w15:done="0"/>
  <w15:commentEx w15:paraId="33175375" w15:paraIdParent="08452293" w15:done="0"/>
  <w15:commentEx w15:paraId="72CAAA4C" w15:done="0"/>
  <w15:commentEx w15:paraId="39A02025" w15:done="0"/>
  <w15:commentEx w15:paraId="2014DAD5" w15:paraIdParent="39A02025" w15:done="0"/>
  <w15:commentEx w15:paraId="563164C4" w15:done="0"/>
  <w15:commentEx w15:paraId="469A57C8" w15:done="0"/>
  <w15:commentEx w15:paraId="34374380" w15:paraIdParent="469A57C8" w15:done="0"/>
  <w15:commentEx w15:paraId="00304BCB" w15:done="0"/>
  <w15:commentEx w15:paraId="4BA846EB" w15:done="0"/>
  <w15:commentEx w15:paraId="356DD53A" w15:done="0"/>
  <w15:commentEx w15:paraId="3D3F833A" w15:done="0"/>
  <w15:commentEx w15:paraId="20039948" w15:paraIdParent="3D3F833A" w15:done="0"/>
  <w15:commentEx w15:paraId="312F28FC" w15:done="0"/>
  <w15:commentEx w15:paraId="68AE4072" w15:done="0"/>
  <w15:commentEx w15:paraId="2BA34EA0" w15:paraIdParent="68AE4072" w15:done="0"/>
  <w15:commentEx w15:paraId="7B596B36" w15:done="0"/>
  <w15:commentEx w15:paraId="5EEA4E65" w15:paraIdParent="7B596B36" w15:done="0"/>
  <w15:commentEx w15:paraId="304026BA" w15:done="0"/>
  <w15:commentEx w15:paraId="3BD9E23C" w15:paraIdParent="304026BA" w15:done="0"/>
  <w15:commentEx w15:paraId="715A18B1" w15:done="0"/>
  <w15:commentEx w15:paraId="079BE76E" w15:paraIdParent="715A18B1" w15:done="0"/>
  <w15:commentEx w15:paraId="17267EC4" w15:done="0"/>
  <w15:commentEx w15:paraId="6A931499" w15:paraIdParent="17267EC4" w15:done="0"/>
  <w15:commentEx w15:paraId="52D14309" w15:done="0"/>
  <w15:commentEx w15:paraId="46400BAF" w15:paraIdParent="52D14309" w15:done="0"/>
  <w15:commentEx w15:paraId="618AE8BD" w15:done="0"/>
  <w15:commentEx w15:paraId="43E5B9F0" w15:paraIdParent="618AE8BD" w15:done="0"/>
  <w15:commentEx w15:paraId="6E77D310" w15:done="0"/>
  <w15:commentEx w15:paraId="5C3BA756" w15:done="0"/>
  <w15:commentEx w15:paraId="6DDFD1F1" w15:paraIdParent="5C3BA756" w15:done="0"/>
  <w15:commentEx w15:paraId="5A4CFA14" w15:done="0"/>
  <w15:commentEx w15:paraId="40AEC9FE" w15:paraIdParent="5A4CFA14" w15:done="0"/>
  <w15:commentEx w15:paraId="5E93E1D1" w15:done="0"/>
  <w15:commentEx w15:paraId="310E9F80" w15:done="0"/>
  <w15:commentEx w15:paraId="318BA23F" w15:done="0"/>
  <w15:commentEx w15:paraId="563CEB6B" w15:done="0"/>
  <w15:commentEx w15:paraId="3C9A7B21" w15:done="0"/>
  <w15:commentEx w15:paraId="0CB6D699" w15:done="0"/>
  <w15:commentEx w15:paraId="33BC3D23" w15:done="0"/>
  <w15:commentEx w15:paraId="0C959F42" w15:paraIdParent="33BC3D23" w15:done="0"/>
  <w15:commentEx w15:paraId="4658E9F7" w15:done="0"/>
  <w15:commentEx w15:paraId="40D5C85C" w15:done="0"/>
  <w15:commentEx w15:paraId="5F5CD813" w15:done="0"/>
  <w15:commentEx w15:paraId="783154E9" w15:paraIdParent="5F5CD813" w15:done="0"/>
  <w15:commentEx w15:paraId="2983C4B7" w15:done="0"/>
  <w15:commentEx w15:paraId="15075AE5" w15:done="0"/>
  <w15:commentEx w15:paraId="1DF4345E" w15:done="0"/>
  <w15:commentEx w15:paraId="1AAE5096" w15:done="0"/>
  <w15:commentEx w15:paraId="331DE457" w15:done="0"/>
  <w15:commentEx w15:paraId="382E4789" w15:paraIdParent="331DE457" w15:done="0"/>
  <w15:commentEx w15:paraId="41685166" w15:done="0"/>
  <w15:commentEx w15:paraId="29CFCCA5" w15:done="0"/>
  <w15:commentEx w15:paraId="0A94319E" w15:paraIdParent="29CFCCA5" w15:done="0"/>
  <w15:commentEx w15:paraId="382E2BEF" w15:done="0"/>
  <w15:commentEx w15:paraId="3D5569B6" w15:paraIdParent="382E2BEF" w15:done="0"/>
  <w15:commentEx w15:paraId="607C7A48" w15:done="0"/>
  <w15:commentEx w15:paraId="1CF20EA0" w15:done="0"/>
  <w15:commentEx w15:paraId="3FFF619E" w15:done="0"/>
  <w15:commentEx w15:paraId="2CF512E2" w15:paraIdParent="3FFF619E" w15:done="0"/>
  <w15:commentEx w15:paraId="2E16D09D" w15:done="0"/>
  <w15:commentEx w15:paraId="7914A074" w15:paraIdParent="2E16D09D" w15:done="0"/>
  <w15:commentEx w15:paraId="316660FA" w15:done="0"/>
  <w15:commentEx w15:paraId="360217A9" w15:done="0"/>
  <w15:commentEx w15:paraId="187464AE" w15:paraIdParent="360217A9" w15:done="0"/>
  <w15:commentEx w15:paraId="4DFFE192" w15:done="0"/>
  <w15:commentEx w15:paraId="7B8E7F78" w15:paraIdParent="4DFFE192" w15:done="0"/>
  <w15:commentEx w15:paraId="5AE3E799" w15:done="0"/>
  <w15:commentEx w15:paraId="2230BBBB" w15:paraIdParent="5AE3E799" w15:done="0"/>
  <w15:commentEx w15:paraId="322CF161" w15:done="0"/>
  <w15:commentEx w15:paraId="72597CE7" w15:done="0"/>
  <w15:commentEx w15:paraId="6D648354" w15:done="0"/>
  <w15:commentEx w15:paraId="699E8D14" w15:paraIdParent="6D648354" w15:done="0"/>
  <w15:commentEx w15:paraId="36894466" w15:done="0"/>
  <w15:commentEx w15:paraId="7258BD6B" w15:done="0"/>
  <w15:commentEx w15:paraId="52B096BB" w15:paraIdParent="7258BD6B" w15:done="0"/>
  <w15:commentEx w15:paraId="639FC4F5" w15:done="0"/>
  <w15:commentEx w15:paraId="504C3561" w15:done="0"/>
  <w15:commentEx w15:paraId="749EFA54" w15:paraIdParent="504C3561" w15:done="0"/>
  <w15:commentEx w15:paraId="5DB85603" w15:done="0"/>
  <w15:commentEx w15:paraId="5DD7DE17" w15:done="0"/>
  <w15:commentEx w15:paraId="5E02147F" w15:done="0"/>
  <w15:commentEx w15:paraId="709CB934" w15:paraIdParent="5E02147F" w15:done="0"/>
  <w15:commentEx w15:paraId="04710AD1" w15:done="0"/>
  <w15:commentEx w15:paraId="1E41B162" w15:paraIdParent="04710AD1" w15:done="0"/>
  <w15:commentEx w15:paraId="6F890BF4" w15:done="0"/>
  <w15:commentEx w15:paraId="1AFF14BA" w15:paraIdParent="6F890BF4" w15:done="0"/>
  <w15:commentEx w15:paraId="0A1F6647" w15:done="0"/>
  <w15:commentEx w15:paraId="64E09938" w15:done="0"/>
  <w15:commentEx w15:paraId="43003F76" w15:done="0"/>
  <w15:commentEx w15:paraId="540E5F20" w15:done="0"/>
  <w15:commentEx w15:paraId="273D32E6" w15:paraIdParent="540E5F20" w15:done="0"/>
  <w15:commentEx w15:paraId="4FA52AD6" w15:done="0"/>
  <w15:commentEx w15:paraId="512D1B77" w15:done="0"/>
  <w15:commentEx w15:paraId="7CA8B225" w15:paraIdParent="512D1B77" w15:done="0"/>
  <w15:commentEx w15:paraId="107401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76C459" w16cex:dateUtc="2026-07-31T08:17:00Z"/>
  <w16cex:commentExtensible w16cex:durableId="16EC2DE4" w16cex:dateUtc="2026-07-31T09:53:00Z"/>
  <w16cex:commentExtensible w16cex:durableId="0523890F" w16cex:dateUtc="2026-07-31T10:04:00Z"/>
  <w16cex:commentExtensible w16cex:durableId="00D8D65C" w16cex:dateUtc="2026-07-31T10:16:00Z"/>
  <w16cex:commentExtensible w16cex:durableId="3CAAEA71" w16cex:dateUtc="2026-08-01T21:50:00Z"/>
  <w16cex:commentExtensible w16cex:durableId="0CFC06D9" w16cex:dateUtc="2026-08-01T21:59:00Z"/>
  <w16cex:commentExtensible w16cex:durableId="143A02DC" w16cex:dateUtc="2026-08-01T22:01:00Z"/>
  <w16cex:commentExtensible w16cex:durableId="18E0FB3A" w16cex:dateUtc="2026-07-31T10:52:00Z"/>
  <w16cex:commentExtensible w16cex:durableId="0AD1759C" w16cex:dateUtc="2026-08-01T22:06:00Z"/>
  <w16cex:commentExtensible w16cex:durableId="6FFCD478" w16cex:dateUtc="2026-07-31T11:05:00Z"/>
  <w16cex:commentExtensible w16cex:durableId="4F4EFB20" w16cex:dateUtc="2026-08-01T22:14:00Z"/>
  <w16cex:commentExtensible w16cex:durableId="72F83BA9" w16cex:dateUtc="2026-08-01T22:18:00Z"/>
  <w16cex:commentExtensible w16cex:durableId="0CC4CD2D" w16cex:dateUtc="2026-08-01T22:20:00Z"/>
  <w16cex:commentExtensible w16cex:durableId="0520CF2C" w16cex:dateUtc="2026-08-01T22:23:00Z"/>
  <w16cex:commentExtensible w16cex:durableId="6E333EB4" w16cex:dateUtc="2026-08-01T22:24:00Z"/>
  <w16cex:commentExtensible w16cex:durableId="7231B14D" w16cex:dateUtc="2026-08-01T22:27:00Z"/>
  <w16cex:commentExtensible w16cex:durableId="43AEA69D" w16cex:dateUtc="2026-08-01T22:29:00Z"/>
  <w16cex:commentExtensible w16cex:durableId="44A84BFA" w16cex:dateUtc="2026-08-01T22:31:00Z"/>
  <w16cex:commentExtensible w16cex:durableId="1A4E22B1" w16cex:dateUtc="2026-08-01T22:39:00Z"/>
  <w16cex:commentExtensible w16cex:durableId="45C42BE8" w16cex:dateUtc="2026-08-01T22:43:00Z"/>
  <w16cex:commentExtensible w16cex:durableId="0B6129A1" w16cex:dateUtc="2026-08-04T11:55:00Z"/>
  <w16cex:commentExtensible w16cex:durableId="1E6ED181" w16cex:dateUtc="2026-08-01T22:46:00Z"/>
  <w16cex:commentExtensible w16cex:durableId="0B2A7269" w16cex:dateUtc="2026-08-01T22:48:00Z"/>
  <w16cex:commentExtensible w16cex:durableId="12AFD7B2" w16cex:dateUtc="2026-08-01T22:57:00Z"/>
  <w16cex:commentExtensible w16cex:durableId="11CDA891" w16cex:dateUtc="2026-08-04T12:11:00Z"/>
  <w16cex:commentExtensible w16cex:durableId="1CFC4593" w16cex:dateUtc="2026-08-03T22:58:00Z"/>
  <w16cex:commentExtensible w16cex:durableId="026B62DD" w16cex:dateUtc="2026-08-04T12:33:00Z"/>
  <w16cex:commentExtensible w16cex:durableId="080D35CB" w16cex:dateUtc="2026-08-04T12:51:00Z"/>
  <w16cex:commentExtensible w16cex:durableId="2867F1C6" w16cex:dateUtc="2026-08-03T08:44:00Z"/>
  <w16cex:commentExtensible w16cex:durableId="451ED331" w16cex:dateUtc="2026-08-03T08:46:00Z"/>
  <w16cex:commentExtensible w16cex:durableId="521648DF" w16cex:dateUtc="2026-08-03T08:48:00Z"/>
  <w16cex:commentExtensible w16cex:durableId="13ED221F" w16cex:dateUtc="2026-08-04T13:11:00Z"/>
  <w16cex:commentExtensible w16cex:durableId="376088F7" w16cex:dateUtc="2026-08-03T08:54:00Z"/>
  <w16cex:commentExtensible w16cex:durableId="4FB8C4CC" w16cex:dateUtc="2026-08-03T08:57:00Z"/>
  <w16cex:commentExtensible w16cex:durableId="246D1519" w16cex:dateUtc="2026-08-04T13:24:00Z"/>
  <w16cex:commentExtensible w16cex:durableId="575757FA" w16cex:dateUtc="2026-08-03T09:00:00Z"/>
  <w16cex:commentExtensible w16cex:durableId="6F58F242" w16cex:dateUtc="2026-08-03T09:01:00Z"/>
  <w16cex:commentExtensible w16cex:durableId="2940C25E" w16cex:dateUtc="2026-08-03T09:21:00Z"/>
  <w16cex:commentExtensible w16cex:durableId="0C570B46" w16cex:dateUtc="2026-08-04T13:27:00Z"/>
  <w16cex:commentExtensible w16cex:durableId="3175FEA1" w16cex:dateUtc="2026-08-04T13:50:00Z"/>
  <w16cex:commentExtensible w16cex:durableId="11E03D86" w16cex:dateUtc="2026-08-04T13:57:00Z"/>
  <w16cex:commentExtensible w16cex:durableId="61CC2331" w16cex:dateUtc="2026-08-04T14:09:00Z"/>
  <w16cex:commentExtensible w16cex:durableId="3858515E" w16cex:dateUtc="2026-08-03T11:18:00Z"/>
  <w16cex:commentExtensible w16cex:durableId="28D74FE1" w16cex:dateUtc="2026-08-03T11:19:00Z"/>
  <w16cex:commentExtensible w16cex:durableId="7414114B" w16cex:dateUtc="2026-08-03T11:25:00Z"/>
  <w16cex:commentExtensible w16cex:durableId="7E0D717A" w16cex:dateUtc="2026-08-03T11:30:00Z"/>
  <w16cex:commentExtensible w16cex:durableId="68BB5C14" w16cex:dateUtc="2026-08-03T11:32:00Z"/>
  <w16cex:commentExtensible w16cex:durableId="794D3843" w16cex:dateUtc="2026-08-03T11:41:00Z"/>
  <w16cex:commentExtensible w16cex:durableId="3F99494B" w16cex:dateUtc="2026-08-03T12:48:00Z"/>
  <w16cex:commentExtensible w16cex:durableId="425DF864" w16cex:dateUtc="2026-08-03T12:54:00Z"/>
  <w16cex:commentExtensible w16cex:durableId="1B23DBE0" w16cex:dateUtc="2026-08-03T13:03:00Z"/>
  <w16cex:commentExtensible w16cex:durableId="2522DD08" w16cex:dateUtc="2026-08-03T13:03:00Z"/>
  <w16cex:commentExtensible w16cex:durableId="7529B817" w16cex:dateUtc="2026-08-03T13:35:00Z"/>
  <w16cex:commentExtensible w16cex:durableId="5422B81A" w16cex:dateUtc="2026-08-03T13:38:00Z"/>
  <w16cex:commentExtensible w16cex:durableId="66D876A6" w16cex:dateUtc="2026-08-03T1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38EC5A" w16cid:durableId="4938EC5A"/>
  <w16cid:commentId w16cid:paraId="30F11EB8" w16cid:durableId="30F11EB8"/>
  <w16cid:commentId w16cid:paraId="3679604D" w16cid:durableId="1976C459"/>
  <w16cid:commentId w16cid:paraId="015BCEA4" w16cid:durableId="015BCEA4"/>
  <w16cid:commentId w16cid:paraId="5D22506D" w16cid:durableId="16EC2DE4"/>
  <w16cid:commentId w16cid:paraId="1B7C7763" w16cid:durableId="1B7C7763"/>
  <w16cid:commentId w16cid:paraId="2FF4677A" w16cid:durableId="2FF4677A"/>
  <w16cid:commentId w16cid:paraId="64FE7252" w16cid:durableId="64FE7252"/>
  <w16cid:commentId w16cid:paraId="60BBB915" w16cid:durableId="60BBB915"/>
  <w16cid:commentId w16cid:paraId="746A5ADD" w16cid:durableId="746A5ADD"/>
  <w16cid:commentId w16cid:paraId="2FC32C49" w16cid:durableId="2FC32C49"/>
  <w16cid:commentId w16cid:paraId="0D3A8E4F" w16cid:durableId="0523890F"/>
  <w16cid:commentId w16cid:paraId="2B6CE495" w16cid:durableId="2B6CE495"/>
  <w16cid:commentId w16cid:paraId="283DEE35" w16cid:durableId="283DEE35"/>
  <w16cid:commentId w16cid:paraId="1E48C9BF" w16cid:durableId="00D8D65C"/>
  <w16cid:commentId w16cid:paraId="4A2500E5" w16cid:durableId="4A2500E5"/>
  <w16cid:commentId w16cid:paraId="04AC542A" w16cid:durableId="04AC542A"/>
  <w16cid:commentId w16cid:paraId="31B991AC" w16cid:durableId="31B991AC"/>
  <w16cid:commentId w16cid:paraId="5B2EFE5F" w16cid:durableId="5B2EFE5F"/>
  <w16cid:commentId w16cid:paraId="0F9CEC19" w16cid:durableId="0F9CEC19"/>
  <w16cid:commentId w16cid:paraId="471F7F9C" w16cid:durableId="471F7F9C"/>
  <w16cid:commentId w16cid:paraId="456079CD" w16cid:durableId="3CAAEA71"/>
  <w16cid:commentId w16cid:paraId="13F92CE0" w16cid:durableId="13F92CE0"/>
  <w16cid:commentId w16cid:paraId="67FBF029" w16cid:durableId="67FBF029"/>
  <w16cid:commentId w16cid:paraId="2F865226" w16cid:durableId="0CFC06D9"/>
  <w16cid:commentId w16cid:paraId="67ABFDE2" w16cid:durableId="67ABFDE2"/>
  <w16cid:commentId w16cid:paraId="6A827903" w16cid:durableId="143A02DC"/>
  <w16cid:commentId w16cid:paraId="2FE3FDDB" w16cid:durableId="2FE3FDDB"/>
  <w16cid:commentId w16cid:paraId="573EB1DC" w16cid:durableId="573EB1DC"/>
  <w16cid:commentId w16cid:paraId="299AD0C0" w16cid:durableId="299AD0C0"/>
  <w16cid:commentId w16cid:paraId="4E9D94A7" w16cid:durableId="18E0FB3A"/>
  <w16cid:commentId w16cid:paraId="20501066" w16cid:durableId="20501066"/>
  <w16cid:commentId w16cid:paraId="23A9C52D" w16cid:durableId="0AD1759C"/>
  <w16cid:commentId w16cid:paraId="5E4BAA48" w16cid:durableId="5E4BAA48"/>
  <w16cid:commentId w16cid:paraId="57EC4CD4" w16cid:durableId="57EC4CD4"/>
  <w16cid:commentId w16cid:paraId="6C0EAD10" w16cid:durableId="6C0EAD10"/>
  <w16cid:commentId w16cid:paraId="35FFFD11" w16cid:durableId="6FFCD478"/>
  <w16cid:commentId w16cid:paraId="235A85C1" w16cid:durableId="235A85C1"/>
  <w16cid:commentId w16cid:paraId="720BB9C1" w16cid:durableId="4F4EFB20"/>
  <w16cid:commentId w16cid:paraId="5569FE6B" w16cid:durableId="72F83BA9"/>
  <w16cid:commentId w16cid:paraId="65EF1BCF" w16cid:durableId="65EF1BCF"/>
  <w16cid:commentId w16cid:paraId="1E276AB3" w16cid:durableId="0CC4CD2D"/>
  <w16cid:commentId w16cid:paraId="2C10136F" w16cid:durableId="2C10136F"/>
  <w16cid:commentId w16cid:paraId="492499DC" w16cid:durableId="0520CF2C"/>
  <w16cid:commentId w16cid:paraId="78EB10ED" w16cid:durableId="78EB10ED"/>
  <w16cid:commentId w16cid:paraId="41C6E55F" w16cid:durableId="41C6E55F"/>
  <w16cid:commentId w16cid:paraId="11ED5DC0" w16cid:durableId="6E333EB4"/>
  <w16cid:commentId w16cid:paraId="79789E85" w16cid:durableId="79789E85"/>
  <w16cid:commentId w16cid:paraId="669309B3" w16cid:durableId="7231B14D"/>
  <w16cid:commentId w16cid:paraId="16319C3F" w16cid:durableId="16319C3F"/>
  <w16cid:commentId w16cid:paraId="6FFB84C6" w16cid:durableId="43AEA69D"/>
  <w16cid:commentId w16cid:paraId="1886D727" w16cid:durableId="44A84BFA"/>
  <w16cid:commentId w16cid:paraId="5750EDB3" w16cid:durableId="5750EDB3"/>
  <w16cid:commentId w16cid:paraId="36BAEA74" w16cid:durableId="1A4E22B1"/>
  <w16cid:commentId w16cid:paraId="3A947653" w16cid:durableId="3A947653"/>
  <w16cid:commentId w16cid:paraId="655F6756" w16cid:durableId="655F6756"/>
  <w16cid:commentId w16cid:paraId="120FEBC3" w16cid:durableId="45C42BE8"/>
  <w16cid:commentId w16cid:paraId="123DA414" w16cid:durableId="123DA414"/>
  <w16cid:commentId w16cid:paraId="3146AA84" w16cid:durableId="3146AA84"/>
  <w16cid:commentId w16cid:paraId="189290E8" w16cid:durableId="0B6129A1"/>
  <w16cid:commentId w16cid:paraId="331E471F" w16cid:durableId="331E471F"/>
  <w16cid:commentId w16cid:paraId="3D409032" w16cid:durableId="1E6ED181"/>
  <w16cid:commentId w16cid:paraId="0541BF8A" w16cid:durableId="0541BF8A"/>
  <w16cid:commentId w16cid:paraId="014C8AA8" w16cid:durableId="0B2A7269"/>
  <w16cid:commentId w16cid:paraId="520B7311" w16cid:durableId="520B7311"/>
  <w16cid:commentId w16cid:paraId="2F09805C" w16cid:durableId="12AFD7B2"/>
  <w16cid:commentId w16cid:paraId="18525666" w16cid:durableId="18525666"/>
  <w16cid:commentId w16cid:paraId="3A56743B" w16cid:durableId="3A56743B"/>
  <w16cid:commentId w16cid:paraId="7BEEA914" w16cid:durableId="7BEEA914"/>
  <w16cid:commentId w16cid:paraId="4AE2735C" w16cid:durableId="4AE2735C"/>
  <w16cid:commentId w16cid:paraId="097834AF" w16cid:durableId="097834AF"/>
  <w16cid:commentId w16cid:paraId="4C28711A" w16cid:durableId="4C28711A"/>
  <w16cid:commentId w16cid:paraId="2259AA8C" w16cid:durableId="2259AA8C"/>
  <w16cid:commentId w16cid:paraId="1304C73F" w16cid:durableId="1304C73F"/>
  <w16cid:commentId w16cid:paraId="63B4211F" w16cid:durableId="63B4211F"/>
  <w16cid:commentId w16cid:paraId="0508D6C7" w16cid:durableId="0508D6C7"/>
  <w16cid:commentId w16cid:paraId="40139077" w16cid:durableId="40139077"/>
  <w16cid:commentId w16cid:paraId="13FF6474" w16cid:durableId="13FF6474"/>
  <w16cid:commentId w16cid:paraId="34BAD355" w16cid:durableId="34BAD355"/>
  <w16cid:commentId w16cid:paraId="589270D0" w16cid:durableId="589270D0"/>
  <w16cid:commentId w16cid:paraId="76277965" w16cid:durableId="76277965"/>
  <w16cid:commentId w16cid:paraId="03C32F1E" w16cid:durableId="03C32F1E"/>
  <w16cid:commentId w16cid:paraId="0FD2A32D" w16cid:durableId="0FD2A32D"/>
  <w16cid:commentId w16cid:paraId="617BACC0" w16cid:durableId="617BACC0"/>
  <w16cid:commentId w16cid:paraId="67A91C1F" w16cid:durableId="67A91C1F"/>
  <w16cid:commentId w16cid:paraId="6E7DCB7F" w16cid:durableId="6E7DCB7F"/>
  <w16cid:commentId w16cid:paraId="434FA605" w16cid:durableId="434FA605"/>
  <w16cid:commentId w16cid:paraId="55C1F662" w16cid:durableId="55C1F662"/>
  <w16cid:commentId w16cid:paraId="08452293" w16cid:durableId="08452293"/>
  <w16cid:commentId w16cid:paraId="33175375" w16cid:durableId="11CDA891"/>
  <w16cid:commentId w16cid:paraId="72CAAA4C" w16cid:durableId="72CAAA4C"/>
  <w16cid:commentId w16cid:paraId="39A02025" w16cid:durableId="39A02025"/>
  <w16cid:commentId w16cid:paraId="2014DAD5" w16cid:durableId="1CFC4593"/>
  <w16cid:commentId w16cid:paraId="563164C4" w16cid:durableId="563164C4"/>
  <w16cid:commentId w16cid:paraId="469A57C8" w16cid:durableId="469A57C8"/>
  <w16cid:commentId w16cid:paraId="34374380" w16cid:durableId="026B62DD"/>
  <w16cid:commentId w16cid:paraId="00304BCB" w16cid:durableId="00304BCB"/>
  <w16cid:commentId w16cid:paraId="4BA846EB" w16cid:durableId="4BA846EB"/>
  <w16cid:commentId w16cid:paraId="356DD53A" w16cid:durableId="356DD53A"/>
  <w16cid:commentId w16cid:paraId="3D3F833A" w16cid:durableId="3D3F833A"/>
  <w16cid:commentId w16cid:paraId="20039948" w16cid:durableId="080D35CB"/>
  <w16cid:commentId w16cid:paraId="312F28FC" w16cid:durableId="312F28FC"/>
  <w16cid:commentId w16cid:paraId="68AE4072" w16cid:durableId="68AE4072"/>
  <w16cid:commentId w16cid:paraId="2BA34EA0" w16cid:durableId="2867F1C6"/>
  <w16cid:commentId w16cid:paraId="7B596B36" w16cid:durableId="7B596B36"/>
  <w16cid:commentId w16cid:paraId="5EEA4E65" w16cid:durableId="451ED331"/>
  <w16cid:commentId w16cid:paraId="304026BA" w16cid:durableId="304026BA"/>
  <w16cid:commentId w16cid:paraId="3BD9E23C" w16cid:durableId="521648DF"/>
  <w16cid:commentId w16cid:paraId="715A18B1" w16cid:durableId="715A18B1"/>
  <w16cid:commentId w16cid:paraId="079BE76E" w16cid:durableId="13ED221F"/>
  <w16cid:commentId w16cid:paraId="17267EC4" w16cid:durableId="17267EC4"/>
  <w16cid:commentId w16cid:paraId="6A931499" w16cid:durableId="376088F7"/>
  <w16cid:commentId w16cid:paraId="52D14309" w16cid:durableId="52D14309"/>
  <w16cid:commentId w16cid:paraId="46400BAF" w16cid:durableId="4FB8C4CC"/>
  <w16cid:commentId w16cid:paraId="618AE8BD" w16cid:durableId="618AE8BD"/>
  <w16cid:commentId w16cid:paraId="43E5B9F0" w16cid:durableId="246D1519"/>
  <w16cid:commentId w16cid:paraId="6E77D310" w16cid:durableId="6E77D310"/>
  <w16cid:commentId w16cid:paraId="5C3BA756" w16cid:durableId="5C3BA756"/>
  <w16cid:commentId w16cid:paraId="6DDFD1F1" w16cid:durableId="575757FA"/>
  <w16cid:commentId w16cid:paraId="5A4CFA14" w16cid:durableId="5A4CFA14"/>
  <w16cid:commentId w16cid:paraId="40AEC9FE" w16cid:durableId="6F58F242"/>
  <w16cid:commentId w16cid:paraId="5E93E1D1" w16cid:durableId="5E93E1D1"/>
  <w16cid:commentId w16cid:paraId="310E9F80" w16cid:durableId="310E9F80"/>
  <w16cid:commentId w16cid:paraId="318BA23F" w16cid:durableId="318BA23F"/>
  <w16cid:commentId w16cid:paraId="563CEB6B" w16cid:durableId="563CEB6B"/>
  <w16cid:commentId w16cid:paraId="3C9A7B21" w16cid:durableId="3C9A7B21"/>
  <w16cid:commentId w16cid:paraId="0CB6D699" w16cid:durableId="0CB6D699"/>
  <w16cid:commentId w16cid:paraId="33BC3D23" w16cid:durableId="33BC3D23"/>
  <w16cid:commentId w16cid:paraId="0C959F42" w16cid:durableId="2940C25E"/>
  <w16cid:commentId w16cid:paraId="4658E9F7" w16cid:durableId="4658E9F7"/>
  <w16cid:commentId w16cid:paraId="40D5C85C" w16cid:durableId="40D5C85C"/>
  <w16cid:commentId w16cid:paraId="5F5CD813" w16cid:durableId="5F5CD813"/>
  <w16cid:commentId w16cid:paraId="783154E9" w16cid:durableId="0C570B46"/>
  <w16cid:commentId w16cid:paraId="2983C4B7" w16cid:durableId="2983C4B7"/>
  <w16cid:commentId w16cid:paraId="15075AE5" w16cid:durableId="15075AE5"/>
  <w16cid:commentId w16cid:paraId="1DF4345E" w16cid:durableId="1DF4345E"/>
  <w16cid:commentId w16cid:paraId="1AAE5096" w16cid:durableId="1AAE5096"/>
  <w16cid:commentId w16cid:paraId="331DE457" w16cid:durableId="331DE457"/>
  <w16cid:commentId w16cid:paraId="382E4789" w16cid:durableId="3175FEA1"/>
  <w16cid:commentId w16cid:paraId="41685166" w16cid:durableId="41685166"/>
  <w16cid:commentId w16cid:paraId="29CFCCA5" w16cid:durableId="29CFCCA5"/>
  <w16cid:commentId w16cid:paraId="0A94319E" w16cid:durableId="11E03D86"/>
  <w16cid:commentId w16cid:paraId="382E2BEF" w16cid:durableId="382E2BEF"/>
  <w16cid:commentId w16cid:paraId="3D5569B6" w16cid:durableId="61CC2331"/>
  <w16cid:commentId w16cid:paraId="607C7A48" w16cid:durableId="607C7A48"/>
  <w16cid:commentId w16cid:paraId="1CF20EA0" w16cid:durableId="1CF20EA0"/>
  <w16cid:commentId w16cid:paraId="3FFF619E" w16cid:durableId="3FFF619E"/>
  <w16cid:commentId w16cid:paraId="2CF512E2" w16cid:durableId="3858515E"/>
  <w16cid:commentId w16cid:paraId="2E16D09D" w16cid:durableId="2E16D09D"/>
  <w16cid:commentId w16cid:paraId="7914A074" w16cid:durableId="28D74FE1"/>
  <w16cid:commentId w16cid:paraId="316660FA" w16cid:durableId="316660FA"/>
  <w16cid:commentId w16cid:paraId="360217A9" w16cid:durableId="360217A9"/>
  <w16cid:commentId w16cid:paraId="187464AE" w16cid:durableId="7414114B"/>
  <w16cid:commentId w16cid:paraId="4DFFE192" w16cid:durableId="4DFFE192"/>
  <w16cid:commentId w16cid:paraId="7B8E7F78" w16cid:durableId="7E0D717A"/>
  <w16cid:commentId w16cid:paraId="5AE3E799" w16cid:durableId="5AE3E799"/>
  <w16cid:commentId w16cid:paraId="2230BBBB" w16cid:durableId="68BB5C14"/>
  <w16cid:commentId w16cid:paraId="322CF161" w16cid:durableId="322CF161"/>
  <w16cid:commentId w16cid:paraId="72597CE7" w16cid:durableId="72597CE7"/>
  <w16cid:commentId w16cid:paraId="6D648354" w16cid:durableId="6D648354"/>
  <w16cid:commentId w16cid:paraId="699E8D14" w16cid:durableId="794D3843"/>
  <w16cid:commentId w16cid:paraId="36894466" w16cid:durableId="36894466"/>
  <w16cid:commentId w16cid:paraId="7258BD6B" w16cid:durableId="7258BD6B"/>
  <w16cid:commentId w16cid:paraId="52B096BB" w16cid:durableId="3F99494B"/>
  <w16cid:commentId w16cid:paraId="639FC4F5" w16cid:durableId="639FC4F5"/>
  <w16cid:commentId w16cid:paraId="504C3561" w16cid:durableId="504C3561"/>
  <w16cid:commentId w16cid:paraId="749EFA54" w16cid:durableId="425DF864"/>
  <w16cid:commentId w16cid:paraId="5DB85603" w16cid:durableId="5DB85603"/>
  <w16cid:commentId w16cid:paraId="5DD7DE17" w16cid:durableId="5DD7DE17"/>
  <w16cid:commentId w16cid:paraId="5E02147F" w16cid:durableId="5E02147F"/>
  <w16cid:commentId w16cid:paraId="709CB934" w16cid:durableId="1B23DBE0"/>
  <w16cid:commentId w16cid:paraId="04710AD1" w16cid:durableId="586F3CC4"/>
  <w16cid:commentId w16cid:paraId="1E41B162" w16cid:durableId="2522DD08"/>
  <w16cid:commentId w16cid:paraId="6F890BF4" w16cid:durableId="6F890BF4"/>
  <w16cid:commentId w16cid:paraId="1AFF14BA" w16cid:durableId="7529B817"/>
  <w16cid:commentId w16cid:paraId="0A1F6647" w16cid:durableId="0A1F6647"/>
  <w16cid:commentId w16cid:paraId="64E09938" w16cid:durableId="64E09938"/>
  <w16cid:commentId w16cid:paraId="43003F76" w16cid:durableId="43003F76"/>
  <w16cid:commentId w16cid:paraId="540E5F20" w16cid:durableId="540E5F20"/>
  <w16cid:commentId w16cid:paraId="273D32E6" w16cid:durableId="5422B81A"/>
  <w16cid:commentId w16cid:paraId="4FA52AD6" w16cid:durableId="4FA52AD6"/>
  <w16cid:commentId w16cid:paraId="512D1B77" w16cid:durableId="512D1B77"/>
  <w16cid:commentId w16cid:paraId="7CA8B225" w16cid:durableId="66D876A6"/>
  <w16cid:commentId w16cid:paraId="10740120" w16cid:durableId="560805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9AC32" w14:textId="77777777" w:rsidR="0076074B" w:rsidRDefault="0076074B" w:rsidP="006100D9">
      <w:pPr>
        <w:spacing w:after="0"/>
      </w:pPr>
      <w:r>
        <w:separator/>
      </w:r>
    </w:p>
  </w:endnote>
  <w:endnote w:type="continuationSeparator" w:id="0">
    <w:p w14:paraId="23DB6812" w14:textId="77777777" w:rsidR="0076074B" w:rsidRDefault="0076074B" w:rsidP="006100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9562620-6599-4A25-A94C-FC6E46FE05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5D727D4-AD70-4CAB-A704-7F0BB67A0532}"/>
    <w:embedBold r:id="rId3" w:fontKey="{7154DF2F-D29F-4ECA-A6E7-09BA78109C89}"/>
    <w:embedItalic r:id="rId4" w:fontKey="{04709BE3-E385-475E-BF00-8192CBCE2730}"/>
  </w:font>
  <w:font w:name="Play">
    <w:charset w:val="00"/>
    <w:family w:val="auto"/>
    <w:pitch w:val="default"/>
    <w:embedRegular r:id="rId5" w:fontKey="{D1ACA6D9-335E-4EF9-8FBF-435B00BEB4BF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2E0CDC3A-5A5A-4B26-B2AD-27B6AD12BE1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6F392600-E437-4078-A077-BD0641FA8B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7214505-E37B-4D64-9C22-D05638702B59}"/>
    <w:embedBold r:id="rId9" w:fontKey="{873C3051-125C-4AD2-9833-F02EC60EA4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0231EF1F-691F-4A15-9B7A-0E70017BBD9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47DD7A18-7EBC-428A-AE82-F8A29D83D2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146830"/>
      <w:docPartObj>
        <w:docPartGallery w:val="Page Numbers (Bottom of Page)"/>
        <w:docPartUnique/>
      </w:docPartObj>
    </w:sdtPr>
    <w:sdtContent>
      <w:p w14:paraId="6BB9224B" w14:textId="7E000963" w:rsidR="004E522C" w:rsidRDefault="004E522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A5D" w:rsidRPr="00E61A5D">
          <w:rPr>
            <w:noProof/>
            <w:lang w:val="ru-RU"/>
          </w:rPr>
          <w:t>277</w:t>
        </w:r>
        <w:r>
          <w:fldChar w:fldCharType="end"/>
        </w:r>
      </w:p>
    </w:sdtContent>
  </w:sdt>
  <w:p w14:paraId="74E86DDB" w14:textId="77777777" w:rsidR="004E522C" w:rsidRDefault="004E522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F29D" w14:textId="77777777" w:rsidR="0076074B" w:rsidRDefault="0076074B" w:rsidP="006100D9">
      <w:pPr>
        <w:spacing w:after="0"/>
      </w:pPr>
      <w:r>
        <w:separator/>
      </w:r>
    </w:p>
  </w:footnote>
  <w:footnote w:type="continuationSeparator" w:id="0">
    <w:p w14:paraId="268DBD7A" w14:textId="77777777" w:rsidR="0076074B" w:rsidRDefault="0076074B" w:rsidP="006100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24"/>
    <w:multiLevelType w:val="multilevel"/>
    <w:tmpl w:val="D576B86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3365C"/>
    <w:multiLevelType w:val="multilevel"/>
    <w:tmpl w:val="50B23A7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3083D"/>
    <w:multiLevelType w:val="multilevel"/>
    <w:tmpl w:val="571A055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B20D3"/>
    <w:multiLevelType w:val="multilevel"/>
    <w:tmpl w:val="F57AF7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482500"/>
    <w:multiLevelType w:val="multilevel"/>
    <w:tmpl w:val="6D7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55DB"/>
    <w:multiLevelType w:val="multilevel"/>
    <w:tmpl w:val="EF4A7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654B37"/>
    <w:multiLevelType w:val="multilevel"/>
    <w:tmpl w:val="9EBC38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926B76"/>
    <w:multiLevelType w:val="multilevel"/>
    <w:tmpl w:val="D7BA9C4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F8388B"/>
    <w:multiLevelType w:val="multilevel"/>
    <w:tmpl w:val="D5B28E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78681D"/>
    <w:multiLevelType w:val="multilevel"/>
    <w:tmpl w:val="CD0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B7E93"/>
    <w:multiLevelType w:val="multilevel"/>
    <w:tmpl w:val="451464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0C1DEE"/>
    <w:multiLevelType w:val="multilevel"/>
    <w:tmpl w:val="C0DA25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9057F4"/>
    <w:multiLevelType w:val="multilevel"/>
    <w:tmpl w:val="0642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F15FB"/>
    <w:multiLevelType w:val="multilevel"/>
    <w:tmpl w:val="FF7A7B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F724596"/>
    <w:multiLevelType w:val="multilevel"/>
    <w:tmpl w:val="A5C6291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520235"/>
    <w:multiLevelType w:val="multilevel"/>
    <w:tmpl w:val="D10085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4456D0"/>
    <w:multiLevelType w:val="multilevel"/>
    <w:tmpl w:val="4F5AB2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1D93EB7"/>
    <w:multiLevelType w:val="multilevel"/>
    <w:tmpl w:val="8B6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E4B79"/>
    <w:multiLevelType w:val="multilevel"/>
    <w:tmpl w:val="6DAAA5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2D1595A"/>
    <w:multiLevelType w:val="multilevel"/>
    <w:tmpl w:val="1AE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6674C"/>
    <w:multiLevelType w:val="multilevel"/>
    <w:tmpl w:val="4380D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8FF7CB3"/>
    <w:multiLevelType w:val="multilevel"/>
    <w:tmpl w:val="462208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A94291F"/>
    <w:multiLevelType w:val="multilevel"/>
    <w:tmpl w:val="9B88440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AA12AB5"/>
    <w:multiLevelType w:val="multilevel"/>
    <w:tmpl w:val="221C15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BE353D7"/>
    <w:multiLevelType w:val="multilevel"/>
    <w:tmpl w:val="3B3CD3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D7E6A38"/>
    <w:multiLevelType w:val="multilevel"/>
    <w:tmpl w:val="694288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F77217C"/>
    <w:multiLevelType w:val="multilevel"/>
    <w:tmpl w:val="BA062B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0600BFD"/>
    <w:multiLevelType w:val="multilevel"/>
    <w:tmpl w:val="3DC082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10D770E"/>
    <w:multiLevelType w:val="multilevel"/>
    <w:tmpl w:val="3270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F75C4D"/>
    <w:multiLevelType w:val="multilevel"/>
    <w:tmpl w:val="A02C4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3615577"/>
    <w:multiLevelType w:val="hybridMultilevel"/>
    <w:tmpl w:val="E34EC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217B8"/>
    <w:multiLevelType w:val="multilevel"/>
    <w:tmpl w:val="66B6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8293669"/>
    <w:multiLevelType w:val="multilevel"/>
    <w:tmpl w:val="0F4C25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A25A27"/>
    <w:multiLevelType w:val="multilevel"/>
    <w:tmpl w:val="8AC410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F1E2A1A"/>
    <w:multiLevelType w:val="multilevel"/>
    <w:tmpl w:val="AFCA7D3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C82AED"/>
    <w:multiLevelType w:val="multilevel"/>
    <w:tmpl w:val="18A4CF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0F95B71"/>
    <w:multiLevelType w:val="multilevel"/>
    <w:tmpl w:val="6EF6437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24929AF"/>
    <w:multiLevelType w:val="multilevel"/>
    <w:tmpl w:val="A87AC2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28A7044"/>
    <w:multiLevelType w:val="multilevel"/>
    <w:tmpl w:val="4E0EC4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3E43E2D"/>
    <w:multiLevelType w:val="multilevel"/>
    <w:tmpl w:val="F044FB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C41E9A"/>
    <w:multiLevelType w:val="multilevel"/>
    <w:tmpl w:val="7428A7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A0E4137"/>
    <w:multiLevelType w:val="multilevel"/>
    <w:tmpl w:val="398E790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BC92CE9"/>
    <w:multiLevelType w:val="multilevel"/>
    <w:tmpl w:val="52DE9F3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3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3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3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3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92195285">
    <w:abstractNumId w:val="2"/>
  </w:num>
  <w:num w:numId="2" w16cid:durableId="1676151595">
    <w:abstractNumId w:val="42"/>
  </w:num>
  <w:num w:numId="3" w16cid:durableId="815102411">
    <w:abstractNumId w:val="1"/>
  </w:num>
  <w:num w:numId="4" w16cid:durableId="1699574983">
    <w:abstractNumId w:val="7"/>
  </w:num>
  <w:num w:numId="5" w16cid:durableId="390888564">
    <w:abstractNumId w:val="29"/>
  </w:num>
  <w:num w:numId="6" w16cid:durableId="392319295">
    <w:abstractNumId w:val="20"/>
  </w:num>
  <w:num w:numId="7" w16cid:durableId="163708983">
    <w:abstractNumId w:val="25"/>
  </w:num>
  <w:num w:numId="8" w16cid:durableId="2092045336">
    <w:abstractNumId w:val="26"/>
  </w:num>
  <w:num w:numId="9" w16cid:durableId="611085095">
    <w:abstractNumId w:val="31"/>
  </w:num>
  <w:num w:numId="10" w16cid:durableId="1298220152">
    <w:abstractNumId w:val="41"/>
  </w:num>
  <w:num w:numId="11" w16cid:durableId="72317664">
    <w:abstractNumId w:val="36"/>
  </w:num>
  <w:num w:numId="12" w16cid:durableId="139395312">
    <w:abstractNumId w:val="22"/>
  </w:num>
  <w:num w:numId="13" w16cid:durableId="798838553">
    <w:abstractNumId w:val="37"/>
  </w:num>
  <w:num w:numId="14" w16cid:durableId="1761412843">
    <w:abstractNumId w:val="8"/>
  </w:num>
  <w:num w:numId="15" w16cid:durableId="2050252930">
    <w:abstractNumId w:val="15"/>
  </w:num>
  <w:num w:numId="16" w16cid:durableId="1187209985">
    <w:abstractNumId w:val="11"/>
  </w:num>
  <w:num w:numId="17" w16cid:durableId="2113208455">
    <w:abstractNumId w:val="27"/>
  </w:num>
  <w:num w:numId="18" w16cid:durableId="171795577">
    <w:abstractNumId w:val="10"/>
  </w:num>
  <w:num w:numId="19" w16cid:durableId="112287408">
    <w:abstractNumId w:val="23"/>
  </w:num>
  <w:num w:numId="20" w16cid:durableId="483205906">
    <w:abstractNumId w:val="13"/>
  </w:num>
  <w:num w:numId="21" w16cid:durableId="448008442">
    <w:abstractNumId w:val="38"/>
  </w:num>
  <w:num w:numId="22" w16cid:durableId="2070495723">
    <w:abstractNumId w:val="32"/>
  </w:num>
  <w:num w:numId="23" w16cid:durableId="2002346623">
    <w:abstractNumId w:val="33"/>
  </w:num>
  <w:num w:numId="24" w16cid:durableId="1308582801">
    <w:abstractNumId w:val="0"/>
  </w:num>
  <w:num w:numId="25" w16cid:durableId="1987665417">
    <w:abstractNumId w:val="14"/>
  </w:num>
  <w:num w:numId="26" w16cid:durableId="475611773">
    <w:abstractNumId w:val="34"/>
  </w:num>
  <w:num w:numId="27" w16cid:durableId="1890261244">
    <w:abstractNumId w:val="35"/>
  </w:num>
  <w:num w:numId="28" w16cid:durableId="1654287704">
    <w:abstractNumId w:val="3"/>
  </w:num>
  <w:num w:numId="29" w16cid:durableId="1881892895">
    <w:abstractNumId w:val="24"/>
  </w:num>
  <w:num w:numId="30" w16cid:durableId="1430004486">
    <w:abstractNumId w:val="5"/>
  </w:num>
  <w:num w:numId="31" w16cid:durableId="158615516">
    <w:abstractNumId w:val="40"/>
  </w:num>
  <w:num w:numId="32" w16cid:durableId="901986834">
    <w:abstractNumId w:val="18"/>
  </w:num>
  <w:num w:numId="33" w16cid:durableId="2047560696">
    <w:abstractNumId w:val="39"/>
  </w:num>
  <w:num w:numId="34" w16cid:durableId="1063452975">
    <w:abstractNumId w:val="6"/>
  </w:num>
  <w:num w:numId="35" w16cid:durableId="822619225">
    <w:abstractNumId w:val="16"/>
  </w:num>
  <w:num w:numId="36" w16cid:durableId="1594240344">
    <w:abstractNumId w:val="21"/>
  </w:num>
  <w:num w:numId="37" w16cid:durableId="1977756554">
    <w:abstractNumId w:val="17"/>
  </w:num>
  <w:num w:numId="38" w16cid:durableId="884410921">
    <w:abstractNumId w:val="30"/>
  </w:num>
  <w:num w:numId="39" w16cid:durableId="2137944779">
    <w:abstractNumId w:val="12"/>
  </w:num>
  <w:num w:numId="40" w16cid:durableId="475727019">
    <w:abstractNumId w:val="28"/>
  </w:num>
  <w:num w:numId="41" w16cid:durableId="1585332697">
    <w:abstractNumId w:val="4"/>
  </w:num>
  <w:num w:numId="42" w16cid:durableId="565722743">
    <w:abstractNumId w:val="19"/>
  </w:num>
  <w:num w:numId="43" w16cid:durableId="45425098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Гринь">
    <w15:presenceInfo w15:providerId="Windows Live" w15:userId="55e9a41690db9d81"/>
  </w15:person>
  <w15:person w15:author="Солдатенко Евгений Павлович">
    <w15:presenceInfo w15:providerId="None" w15:userId="Солдатенко Евгений Павлович"/>
  </w15:person>
  <w15:person w15:author="Пекарская Юлия Валентиновна">
    <w15:presenceInfo w15:providerId="None" w15:userId="Пекарская Юлия Валентиновна"/>
  </w15:person>
  <w15:person w15:author="Солонович Татьяна Игоревна">
    <w15:presenceInfo w15:providerId="None" w15:userId="Солонович Татьяна Игор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hideSpellingError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3E8"/>
    <w:rsid w:val="0000006D"/>
    <w:rsid w:val="00001D09"/>
    <w:rsid w:val="00002E74"/>
    <w:rsid w:val="000033A0"/>
    <w:rsid w:val="00006401"/>
    <w:rsid w:val="00006AEA"/>
    <w:rsid w:val="000075F8"/>
    <w:rsid w:val="00007B10"/>
    <w:rsid w:val="00010746"/>
    <w:rsid w:val="0001374D"/>
    <w:rsid w:val="000141DB"/>
    <w:rsid w:val="00020204"/>
    <w:rsid w:val="00021A1C"/>
    <w:rsid w:val="000223B2"/>
    <w:rsid w:val="00022A65"/>
    <w:rsid w:val="00025E46"/>
    <w:rsid w:val="00027FDA"/>
    <w:rsid w:val="00032432"/>
    <w:rsid w:val="00032C06"/>
    <w:rsid w:val="000335FD"/>
    <w:rsid w:val="00034CBE"/>
    <w:rsid w:val="0003625B"/>
    <w:rsid w:val="00042417"/>
    <w:rsid w:val="000427FE"/>
    <w:rsid w:val="00054A13"/>
    <w:rsid w:val="00055881"/>
    <w:rsid w:val="000608EE"/>
    <w:rsid w:val="0006125C"/>
    <w:rsid w:val="00072550"/>
    <w:rsid w:val="00072D07"/>
    <w:rsid w:val="00072DF9"/>
    <w:rsid w:val="000759DD"/>
    <w:rsid w:val="000812E8"/>
    <w:rsid w:val="00083399"/>
    <w:rsid w:val="00086246"/>
    <w:rsid w:val="00086385"/>
    <w:rsid w:val="00086446"/>
    <w:rsid w:val="000865A3"/>
    <w:rsid w:val="00091212"/>
    <w:rsid w:val="00093DED"/>
    <w:rsid w:val="000949FF"/>
    <w:rsid w:val="0009547D"/>
    <w:rsid w:val="00096124"/>
    <w:rsid w:val="00096208"/>
    <w:rsid w:val="000A76CD"/>
    <w:rsid w:val="000B167F"/>
    <w:rsid w:val="000B3686"/>
    <w:rsid w:val="000B7AEB"/>
    <w:rsid w:val="000C3D3F"/>
    <w:rsid w:val="000C7F52"/>
    <w:rsid w:val="000D5297"/>
    <w:rsid w:val="000D6E96"/>
    <w:rsid w:val="000D72A4"/>
    <w:rsid w:val="000E076F"/>
    <w:rsid w:val="000E1A56"/>
    <w:rsid w:val="000E2662"/>
    <w:rsid w:val="000E2868"/>
    <w:rsid w:val="000E39DE"/>
    <w:rsid w:val="000E4F67"/>
    <w:rsid w:val="000E58EC"/>
    <w:rsid w:val="000F0E24"/>
    <w:rsid w:val="000F30D6"/>
    <w:rsid w:val="000F6400"/>
    <w:rsid w:val="00100037"/>
    <w:rsid w:val="00103E41"/>
    <w:rsid w:val="00107C89"/>
    <w:rsid w:val="00114E2E"/>
    <w:rsid w:val="00115854"/>
    <w:rsid w:val="00115C9E"/>
    <w:rsid w:val="00117D06"/>
    <w:rsid w:val="00121FD9"/>
    <w:rsid w:val="001229EF"/>
    <w:rsid w:val="00123587"/>
    <w:rsid w:val="00125B77"/>
    <w:rsid w:val="00127596"/>
    <w:rsid w:val="00140E0A"/>
    <w:rsid w:val="001420FD"/>
    <w:rsid w:val="00143682"/>
    <w:rsid w:val="00143763"/>
    <w:rsid w:val="0014652E"/>
    <w:rsid w:val="0015189A"/>
    <w:rsid w:val="0015254F"/>
    <w:rsid w:val="00153F87"/>
    <w:rsid w:val="00154809"/>
    <w:rsid w:val="001604E1"/>
    <w:rsid w:val="001629E8"/>
    <w:rsid w:val="00166A57"/>
    <w:rsid w:val="00173BD4"/>
    <w:rsid w:val="00174EC5"/>
    <w:rsid w:val="00177237"/>
    <w:rsid w:val="001811BB"/>
    <w:rsid w:val="00181BD9"/>
    <w:rsid w:val="00190737"/>
    <w:rsid w:val="00195D06"/>
    <w:rsid w:val="001A1369"/>
    <w:rsid w:val="001A2C32"/>
    <w:rsid w:val="001B1029"/>
    <w:rsid w:val="001B132E"/>
    <w:rsid w:val="001B24D7"/>
    <w:rsid w:val="001C1B5A"/>
    <w:rsid w:val="001C64EA"/>
    <w:rsid w:val="001D0E9A"/>
    <w:rsid w:val="001D44AC"/>
    <w:rsid w:val="001D4C49"/>
    <w:rsid w:val="001D7B0B"/>
    <w:rsid w:val="001E20E6"/>
    <w:rsid w:val="001E6F49"/>
    <w:rsid w:val="001E726E"/>
    <w:rsid w:val="001F12DB"/>
    <w:rsid w:val="001F22EC"/>
    <w:rsid w:val="001F50BD"/>
    <w:rsid w:val="001F602B"/>
    <w:rsid w:val="001F640D"/>
    <w:rsid w:val="0020098F"/>
    <w:rsid w:val="0020316F"/>
    <w:rsid w:val="00203680"/>
    <w:rsid w:val="00207E4E"/>
    <w:rsid w:val="00211972"/>
    <w:rsid w:val="00212D35"/>
    <w:rsid w:val="00215E93"/>
    <w:rsid w:val="00216C9A"/>
    <w:rsid w:val="002175CC"/>
    <w:rsid w:val="0021786B"/>
    <w:rsid w:val="00224C72"/>
    <w:rsid w:val="002262C0"/>
    <w:rsid w:val="00234996"/>
    <w:rsid w:val="00236630"/>
    <w:rsid w:val="0023708A"/>
    <w:rsid w:val="00237B68"/>
    <w:rsid w:val="0024161A"/>
    <w:rsid w:val="00247FFC"/>
    <w:rsid w:val="00257EF9"/>
    <w:rsid w:val="00266D14"/>
    <w:rsid w:val="00273BE8"/>
    <w:rsid w:val="00277A02"/>
    <w:rsid w:val="00280C5F"/>
    <w:rsid w:val="00283566"/>
    <w:rsid w:val="00285B80"/>
    <w:rsid w:val="00292C8C"/>
    <w:rsid w:val="00297725"/>
    <w:rsid w:val="002A0594"/>
    <w:rsid w:val="002A1D8A"/>
    <w:rsid w:val="002A27FC"/>
    <w:rsid w:val="002A4632"/>
    <w:rsid w:val="002A604B"/>
    <w:rsid w:val="002A63A2"/>
    <w:rsid w:val="002A6B83"/>
    <w:rsid w:val="002A746C"/>
    <w:rsid w:val="002A7FFC"/>
    <w:rsid w:val="002B2B59"/>
    <w:rsid w:val="002B2D16"/>
    <w:rsid w:val="002C3E8C"/>
    <w:rsid w:val="002C50E9"/>
    <w:rsid w:val="002C72EB"/>
    <w:rsid w:val="002D26F5"/>
    <w:rsid w:val="002D2820"/>
    <w:rsid w:val="002D7824"/>
    <w:rsid w:val="002E204A"/>
    <w:rsid w:val="002E2EDD"/>
    <w:rsid w:val="002E3F60"/>
    <w:rsid w:val="002E50FC"/>
    <w:rsid w:val="002E5BE7"/>
    <w:rsid w:val="002E6AAF"/>
    <w:rsid w:val="002F2379"/>
    <w:rsid w:val="002F2808"/>
    <w:rsid w:val="002F3ADE"/>
    <w:rsid w:val="002F7C39"/>
    <w:rsid w:val="0030129E"/>
    <w:rsid w:val="00304251"/>
    <w:rsid w:val="0031011C"/>
    <w:rsid w:val="0031247E"/>
    <w:rsid w:val="0031307F"/>
    <w:rsid w:val="0031462D"/>
    <w:rsid w:val="003155AF"/>
    <w:rsid w:val="0031623B"/>
    <w:rsid w:val="00317785"/>
    <w:rsid w:val="00317F00"/>
    <w:rsid w:val="00320A1D"/>
    <w:rsid w:val="00320DA7"/>
    <w:rsid w:val="003220A3"/>
    <w:rsid w:val="003237C8"/>
    <w:rsid w:val="00325378"/>
    <w:rsid w:val="00327B0F"/>
    <w:rsid w:val="00327FAD"/>
    <w:rsid w:val="00332304"/>
    <w:rsid w:val="003339CA"/>
    <w:rsid w:val="0034053B"/>
    <w:rsid w:val="003441B6"/>
    <w:rsid w:val="003457AB"/>
    <w:rsid w:val="003477C7"/>
    <w:rsid w:val="00353554"/>
    <w:rsid w:val="003536BD"/>
    <w:rsid w:val="003554C0"/>
    <w:rsid w:val="00356B0D"/>
    <w:rsid w:val="003578F5"/>
    <w:rsid w:val="00357D62"/>
    <w:rsid w:val="00360C2C"/>
    <w:rsid w:val="00361330"/>
    <w:rsid w:val="003639C4"/>
    <w:rsid w:val="00364D5E"/>
    <w:rsid w:val="00366FDB"/>
    <w:rsid w:val="00367C25"/>
    <w:rsid w:val="00371231"/>
    <w:rsid w:val="003727F0"/>
    <w:rsid w:val="003753A6"/>
    <w:rsid w:val="00376E7D"/>
    <w:rsid w:val="00377C04"/>
    <w:rsid w:val="00380450"/>
    <w:rsid w:val="00384110"/>
    <w:rsid w:val="00384961"/>
    <w:rsid w:val="003865A5"/>
    <w:rsid w:val="003923E1"/>
    <w:rsid w:val="003926E7"/>
    <w:rsid w:val="00393AD5"/>
    <w:rsid w:val="003956D8"/>
    <w:rsid w:val="00395E5C"/>
    <w:rsid w:val="003A4E05"/>
    <w:rsid w:val="003A6830"/>
    <w:rsid w:val="003A6C93"/>
    <w:rsid w:val="003B1FDA"/>
    <w:rsid w:val="003B31D5"/>
    <w:rsid w:val="003B5108"/>
    <w:rsid w:val="003C3175"/>
    <w:rsid w:val="003C327F"/>
    <w:rsid w:val="003C42DA"/>
    <w:rsid w:val="003D1E67"/>
    <w:rsid w:val="003D2334"/>
    <w:rsid w:val="003D7F2A"/>
    <w:rsid w:val="003E00ED"/>
    <w:rsid w:val="003E5A84"/>
    <w:rsid w:val="003F06B5"/>
    <w:rsid w:val="003F1B40"/>
    <w:rsid w:val="003F26F7"/>
    <w:rsid w:val="003F2836"/>
    <w:rsid w:val="003F7DF5"/>
    <w:rsid w:val="004072C0"/>
    <w:rsid w:val="00410271"/>
    <w:rsid w:val="004110F4"/>
    <w:rsid w:val="00411968"/>
    <w:rsid w:val="00413B4D"/>
    <w:rsid w:val="00414028"/>
    <w:rsid w:val="004157CA"/>
    <w:rsid w:val="00415FCC"/>
    <w:rsid w:val="00416136"/>
    <w:rsid w:val="00417197"/>
    <w:rsid w:val="00417B5C"/>
    <w:rsid w:val="00417D2A"/>
    <w:rsid w:val="00422121"/>
    <w:rsid w:val="00424093"/>
    <w:rsid w:val="00425A09"/>
    <w:rsid w:val="00427254"/>
    <w:rsid w:val="00430CC5"/>
    <w:rsid w:val="00440C2E"/>
    <w:rsid w:val="00442A1F"/>
    <w:rsid w:val="00444424"/>
    <w:rsid w:val="00450D8B"/>
    <w:rsid w:val="00451512"/>
    <w:rsid w:val="004545BC"/>
    <w:rsid w:val="0045718F"/>
    <w:rsid w:val="00465B87"/>
    <w:rsid w:val="004739C4"/>
    <w:rsid w:val="00475000"/>
    <w:rsid w:val="00475F75"/>
    <w:rsid w:val="00476534"/>
    <w:rsid w:val="00480596"/>
    <w:rsid w:val="004811F7"/>
    <w:rsid w:val="00484C16"/>
    <w:rsid w:val="004878A3"/>
    <w:rsid w:val="0049101A"/>
    <w:rsid w:val="004917A9"/>
    <w:rsid w:val="00494226"/>
    <w:rsid w:val="004943D7"/>
    <w:rsid w:val="0049531E"/>
    <w:rsid w:val="00495575"/>
    <w:rsid w:val="00495C72"/>
    <w:rsid w:val="00496C40"/>
    <w:rsid w:val="004A74C4"/>
    <w:rsid w:val="004A7722"/>
    <w:rsid w:val="004A7801"/>
    <w:rsid w:val="004A7FCF"/>
    <w:rsid w:val="004B0FB9"/>
    <w:rsid w:val="004B1EB8"/>
    <w:rsid w:val="004B468A"/>
    <w:rsid w:val="004B4991"/>
    <w:rsid w:val="004B6184"/>
    <w:rsid w:val="004C25BB"/>
    <w:rsid w:val="004C33DE"/>
    <w:rsid w:val="004C3716"/>
    <w:rsid w:val="004C4811"/>
    <w:rsid w:val="004C628E"/>
    <w:rsid w:val="004C7661"/>
    <w:rsid w:val="004D1841"/>
    <w:rsid w:val="004D1BF1"/>
    <w:rsid w:val="004E0D3C"/>
    <w:rsid w:val="004E371F"/>
    <w:rsid w:val="004E522C"/>
    <w:rsid w:val="004F5EBB"/>
    <w:rsid w:val="004F65B3"/>
    <w:rsid w:val="004F7A94"/>
    <w:rsid w:val="0050000B"/>
    <w:rsid w:val="00506288"/>
    <w:rsid w:val="0051141C"/>
    <w:rsid w:val="005143D4"/>
    <w:rsid w:val="00514737"/>
    <w:rsid w:val="005167AE"/>
    <w:rsid w:val="00517FF6"/>
    <w:rsid w:val="0052158C"/>
    <w:rsid w:val="005250E2"/>
    <w:rsid w:val="00530BBE"/>
    <w:rsid w:val="005319D8"/>
    <w:rsid w:val="005337EF"/>
    <w:rsid w:val="00534C99"/>
    <w:rsid w:val="0054318A"/>
    <w:rsid w:val="00545EEE"/>
    <w:rsid w:val="0055422A"/>
    <w:rsid w:val="005550E9"/>
    <w:rsid w:val="00556616"/>
    <w:rsid w:val="005611CB"/>
    <w:rsid w:val="00562709"/>
    <w:rsid w:val="00563FE4"/>
    <w:rsid w:val="0056418F"/>
    <w:rsid w:val="0056512B"/>
    <w:rsid w:val="00566778"/>
    <w:rsid w:val="00567FE2"/>
    <w:rsid w:val="00576387"/>
    <w:rsid w:val="005857A8"/>
    <w:rsid w:val="00585B84"/>
    <w:rsid w:val="00585D81"/>
    <w:rsid w:val="005862F5"/>
    <w:rsid w:val="0059004E"/>
    <w:rsid w:val="005965A0"/>
    <w:rsid w:val="00597747"/>
    <w:rsid w:val="005A0010"/>
    <w:rsid w:val="005A2D57"/>
    <w:rsid w:val="005A319D"/>
    <w:rsid w:val="005B073E"/>
    <w:rsid w:val="005B207C"/>
    <w:rsid w:val="005B2E07"/>
    <w:rsid w:val="005C0EFD"/>
    <w:rsid w:val="005C3392"/>
    <w:rsid w:val="005C7488"/>
    <w:rsid w:val="005D1A1C"/>
    <w:rsid w:val="005D1C14"/>
    <w:rsid w:val="005D1E7C"/>
    <w:rsid w:val="005D5765"/>
    <w:rsid w:val="005D6250"/>
    <w:rsid w:val="005D6A52"/>
    <w:rsid w:val="005D7FD3"/>
    <w:rsid w:val="005E491C"/>
    <w:rsid w:val="005E51FB"/>
    <w:rsid w:val="005E64B2"/>
    <w:rsid w:val="005E6E7D"/>
    <w:rsid w:val="005F1070"/>
    <w:rsid w:val="005F3D38"/>
    <w:rsid w:val="005F6C8F"/>
    <w:rsid w:val="005F798B"/>
    <w:rsid w:val="0060421D"/>
    <w:rsid w:val="00605410"/>
    <w:rsid w:val="00607B57"/>
    <w:rsid w:val="006100D9"/>
    <w:rsid w:val="006113DA"/>
    <w:rsid w:val="00612621"/>
    <w:rsid w:val="00613144"/>
    <w:rsid w:val="006140E4"/>
    <w:rsid w:val="0061569E"/>
    <w:rsid w:val="00623408"/>
    <w:rsid w:val="00630623"/>
    <w:rsid w:val="00636E57"/>
    <w:rsid w:val="00641D32"/>
    <w:rsid w:val="00642868"/>
    <w:rsid w:val="00642CE0"/>
    <w:rsid w:val="006431E8"/>
    <w:rsid w:val="00653E67"/>
    <w:rsid w:val="00655507"/>
    <w:rsid w:val="00661317"/>
    <w:rsid w:val="00662158"/>
    <w:rsid w:val="006650E1"/>
    <w:rsid w:val="00666776"/>
    <w:rsid w:val="00667111"/>
    <w:rsid w:val="00671E55"/>
    <w:rsid w:val="00672909"/>
    <w:rsid w:val="006732CA"/>
    <w:rsid w:val="00680801"/>
    <w:rsid w:val="00681ADE"/>
    <w:rsid w:val="00682D38"/>
    <w:rsid w:val="00684F44"/>
    <w:rsid w:val="00690B1C"/>
    <w:rsid w:val="00690DA7"/>
    <w:rsid w:val="006918A2"/>
    <w:rsid w:val="006926EA"/>
    <w:rsid w:val="0069534D"/>
    <w:rsid w:val="006956F0"/>
    <w:rsid w:val="00695908"/>
    <w:rsid w:val="006975A8"/>
    <w:rsid w:val="006A0BF8"/>
    <w:rsid w:val="006A1CEE"/>
    <w:rsid w:val="006A34C0"/>
    <w:rsid w:val="006A397A"/>
    <w:rsid w:val="006A3E2B"/>
    <w:rsid w:val="006A64A9"/>
    <w:rsid w:val="006B0311"/>
    <w:rsid w:val="006B2A3B"/>
    <w:rsid w:val="006B312D"/>
    <w:rsid w:val="006B3881"/>
    <w:rsid w:val="006B4E47"/>
    <w:rsid w:val="006B52BD"/>
    <w:rsid w:val="006B6E04"/>
    <w:rsid w:val="006B70A6"/>
    <w:rsid w:val="006C1850"/>
    <w:rsid w:val="006C53EB"/>
    <w:rsid w:val="006C5F7E"/>
    <w:rsid w:val="006C6A99"/>
    <w:rsid w:val="006D1D03"/>
    <w:rsid w:val="006D3208"/>
    <w:rsid w:val="006D3583"/>
    <w:rsid w:val="006D6485"/>
    <w:rsid w:val="006E23D1"/>
    <w:rsid w:val="006E5EC0"/>
    <w:rsid w:val="006F0D46"/>
    <w:rsid w:val="006F1BDD"/>
    <w:rsid w:val="006F5358"/>
    <w:rsid w:val="00700D4D"/>
    <w:rsid w:val="007044CB"/>
    <w:rsid w:val="00722F0B"/>
    <w:rsid w:val="00724072"/>
    <w:rsid w:val="007244FE"/>
    <w:rsid w:val="00726D7B"/>
    <w:rsid w:val="00731035"/>
    <w:rsid w:val="00734F49"/>
    <w:rsid w:val="00743D89"/>
    <w:rsid w:val="0074407E"/>
    <w:rsid w:val="00744349"/>
    <w:rsid w:val="00745430"/>
    <w:rsid w:val="00746257"/>
    <w:rsid w:val="0074729D"/>
    <w:rsid w:val="007510F2"/>
    <w:rsid w:val="00751F22"/>
    <w:rsid w:val="00752E91"/>
    <w:rsid w:val="0076074B"/>
    <w:rsid w:val="00761829"/>
    <w:rsid w:val="00763408"/>
    <w:rsid w:val="007636B2"/>
    <w:rsid w:val="00764905"/>
    <w:rsid w:val="007653AC"/>
    <w:rsid w:val="00765736"/>
    <w:rsid w:val="00771763"/>
    <w:rsid w:val="0077418C"/>
    <w:rsid w:val="007770CF"/>
    <w:rsid w:val="0078182E"/>
    <w:rsid w:val="00787440"/>
    <w:rsid w:val="007879F5"/>
    <w:rsid w:val="007900F6"/>
    <w:rsid w:val="0079329F"/>
    <w:rsid w:val="00795A6B"/>
    <w:rsid w:val="007975F3"/>
    <w:rsid w:val="007A1FDF"/>
    <w:rsid w:val="007A2704"/>
    <w:rsid w:val="007A43B2"/>
    <w:rsid w:val="007A4A71"/>
    <w:rsid w:val="007A4BB6"/>
    <w:rsid w:val="007A5C55"/>
    <w:rsid w:val="007A6D98"/>
    <w:rsid w:val="007A7D04"/>
    <w:rsid w:val="007B0B7A"/>
    <w:rsid w:val="007B3D8D"/>
    <w:rsid w:val="007B694D"/>
    <w:rsid w:val="007B71C3"/>
    <w:rsid w:val="007C0B4C"/>
    <w:rsid w:val="007C4776"/>
    <w:rsid w:val="007C5268"/>
    <w:rsid w:val="007C593C"/>
    <w:rsid w:val="007D238A"/>
    <w:rsid w:val="007D59D2"/>
    <w:rsid w:val="007D5C06"/>
    <w:rsid w:val="007D614E"/>
    <w:rsid w:val="007E1CAE"/>
    <w:rsid w:val="007E1CD9"/>
    <w:rsid w:val="007E2994"/>
    <w:rsid w:val="007E32C5"/>
    <w:rsid w:val="007E3320"/>
    <w:rsid w:val="007E6387"/>
    <w:rsid w:val="007E774B"/>
    <w:rsid w:val="007F0D0C"/>
    <w:rsid w:val="007F336A"/>
    <w:rsid w:val="007F5E38"/>
    <w:rsid w:val="007F615F"/>
    <w:rsid w:val="00802052"/>
    <w:rsid w:val="00803830"/>
    <w:rsid w:val="00803FE6"/>
    <w:rsid w:val="00804EFD"/>
    <w:rsid w:val="00805456"/>
    <w:rsid w:val="008057B3"/>
    <w:rsid w:val="00813B73"/>
    <w:rsid w:val="0081412B"/>
    <w:rsid w:val="0082056E"/>
    <w:rsid w:val="0082434C"/>
    <w:rsid w:val="008413FB"/>
    <w:rsid w:val="00843813"/>
    <w:rsid w:val="008449D0"/>
    <w:rsid w:val="00844C5F"/>
    <w:rsid w:val="00844DBF"/>
    <w:rsid w:val="00845CF3"/>
    <w:rsid w:val="00846C8F"/>
    <w:rsid w:val="00851D3B"/>
    <w:rsid w:val="0085231B"/>
    <w:rsid w:val="00852BAB"/>
    <w:rsid w:val="00860544"/>
    <w:rsid w:val="008677BD"/>
    <w:rsid w:val="00867D5B"/>
    <w:rsid w:val="00873F36"/>
    <w:rsid w:val="00874E19"/>
    <w:rsid w:val="00877D32"/>
    <w:rsid w:val="00883283"/>
    <w:rsid w:val="008835CC"/>
    <w:rsid w:val="0088388E"/>
    <w:rsid w:val="008918FF"/>
    <w:rsid w:val="00896211"/>
    <w:rsid w:val="0089667D"/>
    <w:rsid w:val="008A2C55"/>
    <w:rsid w:val="008A3728"/>
    <w:rsid w:val="008A3B40"/>
    <w:rsid w:val="008A413B"/>
    <w:rsid w:val="008A4C55"/>
    <w:rsid w:val="008A583B"/>
    <w:rsid w:val="008B4069"/>
    <w:rsid w:val="008B7866"/>
    <w:rsid w:val="008C10D9"/>
    <w:rsid w:val="008C2A26"/>
    <w:rsid w:val="008C3CD0"/>
    <w:rsid w:val="008C5298"/>
    <w:rsid w:val="008D1E0E"/>
    <w:rsid w:val="008D235B"/>
    <w:rsid w:val="008D459D"/>
    <w:rsid w:val="008D5EA7"/>
    <w:rsid w:val="008E2FA7"/>
    <w:rsid w:val="008E7C8D"/>
    <w:rsid w:val="008F1D14"/>
    <w:rsid w:val="008F3456"/>
    <w:rsid w:val="008F6984"/>
    <w:rsid w:val="009017A6"/>
    <w:rsid w:val="0090244C"/>
    <w:rsid w:val="009028F1"/>
    <w:rsid w:val="0090435B"/>
    <w:rsid w:val="00905968"/>
    <w:rsid w:val="0091039A"/>
    <w:rsid w:val="00910837"/>
    <w:rsid w:val="00922A13"/>
    <w:rsid w:val="00927075"/>
    <w:rsid w:val="009316AA"/>
    <w:rsid w:val="00942105"/>
    <w:rsid w:val="00943D7D"/>
    <w:rsid w:val="00945377"/>
    <w:rsid w:val="00950314"/>
    <w:rsid w:val="0095094E"/>
    <w:rsid w:val="00955CE1"/>
    <w:rsid w:val="009569A6"/>
    <w:rsid w:val="0095756E"/>
    <w:rsid w:val="009615C8"/>
    <w:rsid w:val="0096277E"/>
    <w:rsid w:val="009629E2"/>
    <w:rsid w:val="009644A3"/>
    <w:rsid w:val="0096615B"/>
    <w:rsid w:val="00971413"/>
    <w:rsid w:val="0097207B"/>
    <w:rsid w:val="00977CB0"/>
    <w:rsid w:val="00985986"/>
    <w:rsid w:val="00991038"/>
    <w:rsid w:val="00995A0C"/>
    <w:rsid w:val="009962AA"/>
    <w:rsid w:val="009A0917"/>
    <w:rsid w:val="009A37A3"/>
    <w:rsid w:val="009A60CC"/>
    <w:rsid w:val="009A6ADA"/>
    <w:rsid w:val="009A77D6"/>
    <w:rsid w:val="009B1297"/>
    <w:rsid w:val="009B6E78"/>
    <w:rsid w:val="009C79B3"/>
    <w:rsid w:val="009D43E8"/>
    <w:rsid w:val="009D69A6"/>
    <w:rsid w:val="009E2D3A"/>
    <w:rsid w:val="009F275C"/>
    <w:rsid w:val="009F635F"/>
    <w:rsid w:val="00A1095A"/>
    <w:rsid w:val="00A1183B"/>
    <w:rsid w:val="00A1321A"/>
    <w:rsid w:val="00A147FA"/>
    <w:rsid w:val="00A14EB8"/>
    <w:rsid w:val="00A156F0"/>
    <w:rsid w:val="00A17AB3"/>
    <w:rsid w:val="00A210AB"/>
    <w:rsid w:val="00A223DC"/>
    <w:rsid w:val="00A23896"/>
    <w:rsid w:val="00A247A2"/>
    <w:rsid w:val="00A262A1"/>
    <w:rsid w:val="00A26D4F"/>
    <w:rsid w:val="00A26DEA"/>
    <w:rsid w:val="00A340E8"/>
    <w:rsid w:val="00A36205"/>
    <w:rsid w:val="00A41B14"/>
    <w:rsid w:val="00A42410"/>
    <w:rsid w:val="00A429DE"/>
    <w:rsid w:val="00A42A82"/>
    <w:rsid w:val="00A43503"/>
    <w:rsid w:val="00A469FD"/>
    <w:rsid w:val="00A475F8"/>
    <w:rsid w:val="00A47D2C"/>
    <w:rsid w:val="00A50461"/>
    <w:rsid w:val="00A52C21"/>
    <w:rsid w:val="00A54CE5"/>
    <w:rsid w:val="00A55A1D"/>
    <w:rsid w:val="00A73827"/>
    <w:rsid w:val="00A756FC"/>
    <w:rsid w:val="00A80355"/>
    <w:rsid w:val="00A813B4"/>
    <w:rsid w:val="00A81FCD"/>
    <w:rsid w:val="00A82E51"/>
    <w:rsid w:val="00A84322"/>
    <w:rsid w:val="00A95988"/>
    <w:rsid w:val="00AB1631"/>
    <w:rsid w:val="00AB5164"/>
    <w:rsid w:val="00AC0900"/>
    <w:rsid w:val="00AC522B"/>
    <w:rsid w:val="00AC614C"/>
    <w:rsid w:val="00AD2773"/>
    <w:rsid w:val="00AD577C"/>
    <w:rsid w:val="00AD66E2"/>
    <w:rsid w:val="00AE4C2C"/>
    <w:rsid w:val="00AE5262"/>
    <w:rsid w:val="00AE5F98"/>
    <w:rsid w:val="00AE6E03"/>
    <w:rsid w:val="00AE7475"/>
    <w:rsid w:val="00AF2AD7"/>
    <w:rsid w:val="00AF5052"/>
    <w:rsid w:val="00AF7AA0"/>
    <w:rsid w:val="00B00B58"/>
    <w:rsid w:val="00B05678"/>
    <w:rsid w:val="00B05CDA"/>
    <w:rsid w:val="00B0651E"/>
    <w:rsid w:val="00B077BB"/>
    <w:rsid w:val="00B103DC"/>
    <w:rsid w:val="00B11D29"/>
    <w:rsid w:val="00B12717"/>
    <w:rsid w:val="00B14AF4"/>
    <w:rsid w:val="00B20EF9"/>
    <w:rsid w:val="00B21DC6"/>
    <w:rsid w:val="00B22029"/>
    <w:rsid w:val="00B22AE6"/>
    <w:rsid w:val="00B22C6E"/>
    <w:rsid w:val="00B242E5"/>
    <w:rsid w:val="00B34AB8"/>
    <w:rsid w:val="00B35494"/>
    <w:rsid w:val="00B359C0"/>
    <w:rsid w:val="00B36CD8"/>
    <w:rsid w:val="00B408AC"/>
    <w:rsid w:val="00B4124C"/>
    <w:rsid w:val="00B413EF"/>
    <w:rsid w:val="00B44BA8"/>
    <w:rsid w:val="00B461DB"/>
    <w:rsid w:val="00B4754C"/>
    <w:rsid w:val="00B478AA"/>
    <w:rsid w:val="00B53FF4"/>
    <w:rsid w:val="00B56501"/>
    <w:rsid w:val="00B60203"/>
    <w:rsid w:val="00B62641"/>
    <w:rsid w:val="00B632A5"/>
    <w:rsid w:val="00B70728"/>
    <w:rsid w:val="00B71A30"/>
    <w:rsid w:val="00B75889"/>
    <w:rsid w:val="00B80623"/>
    <w:rsid w:val="00B8183E"/>
    <w:rsid w:val="00B81904"/>
    <w:rsid w:val="00B8285F"/>
    <w:rsid w:val="00B86F8E"/>
    <w:rsid w:val="00B92040"/>
    <w:rsid w:val="00B92D8A"/>
    <w:rsid w:val="00B94484"/>
    <w:rsid w:val="00BA1C38"/>
    <w:rsid w:val="00BA3673"/>
    <w:rsid w:val="00BA4132"/>
    <w:rsid w:val="00BA50A5"/>
    <w:rsid w:val="00BA567E"/>
    <w:rsid w:val="00BB04A8"/>
    <w:rsid w:val="00BB133F"/>
    <w:rsid w:val="00BB3233"/>
    <w:rsid w:val="00BB3E8C"/>
    <w:rsid w:val="00BB7ED8"/>
    <w:rsid w:val="00BC1041"/>
    <w:rsid w:val="00BD0B15"/>
    <w:rsid w:val="00BE4F4F"/>
    <w:rsid w:val="00BE70B8"/>
    <w:rsid w:val="00BE7492"/>
    <w:rsid w:val="00BF4C8D"/>
    <w:rsid w:val="00BF4C8F"/>
    <w:rsid w:val="00C02A5A"/>
    <w:rsid w:val="00C037D8"/>
    <w:rsid w:val="00C05AF3"/>
    <w:rsid w:val="00C061A1"/>
    <w:rsid w:val="00C06442"/>
    <w:rsid w:val="00C07074"/>
    <w:rsid w:val="00C111CA"/>
    <w:rsid w:val="00C12069"/>
    <w:rsid w:val="00C1457E"/>
    <w:rsid w:val="00C17A45"/>
    <w:rsid w:val="00C20DC0"/>
    <w:rsid w:val="00C22F3F"/>
    <w:rsid w:val="00C2756E"/>
    <w:rsid w:val="00C3296D"/>
    <w:rsid w:val="00C34850"/>
    <w:rsid w:val="00C3665C"/>
    <w:rsid w:val="00C3731D"/>
    <w:rsid w:val="00C37F63"/>
    <w:rsid w:val="00C41DCF"/>
    <w:rsid w:val="00C44FCF"/>
    <w:rsid w:val="00C45B6E"/>
    <w:rsid w:val="00C52FFB"/>
    <w:rsid w:val="00C53E08"/>
    <w:rsid w:val="00C57A7B"/>
    <w:rsid w:val="00C61415"/>
    <w:rsid w:val="00C633EA"/>
    <w:rsid w:val="00C65C41"/>
    <w:rsid w:val="00C679D0"/>
    <w:rsid w:val="00C72715"/>
    <w:rsid w:val="00C73B6E"/>
    <w:rsid w:val="00C74535"/>
    <w:rsid w:val="00C74DEC"/>
    <w:rsid w:val="00C74DF1"/>
    <w:rsid w:val="00C74DFC"/>
    <w:rsid w:val="00C7621E"/>
    <w:rsid w:val="00C82972"/>
    <w:rsid w:val="00C82C9D"/>
    <w:rsid w:val="00C83DAB"/>
    <w:rsid w:val="00C8421F"/>
    <w:rsid w:val="00C846A4"/>
    <w:rsid w:val="00C84737"/>
    <w:rsid w:val="00C8571B"/>
    <w:rsid w:val="00C85F3C"/>
    <w:rsid w:val="00C85FDE"/>
    <w:rsid w:val="00C86DF1"/>
    <w:rsid w:val="00C905F8"/>
    <w:rsid w:val="00C909A9"/>
    <w:rsid w:val="00C9201E"/>
    <w:rsid w:val="00C92E94"/>
    <w:rsid w:val="00C933D1"/>
    <w:rsid w:val="00C971AD"/>
    <w:rsid w:val="00CA0179"/>
    <w:rsid w:val="00CA2B88"/>
    <w:rsid w:val="00CA4EF0"/>
    <w:rsid w:val="00CA710F"/>
    <w:rsid w:val="00CB0D21"/>
    <w:rsid w:val="00CC156B"/>
    <w:rsid w:val="00CC2E68"/>
    <w:rsid w:val="00CC787C"/>
    <w:rsid w:val="00CD266C"/>
    <w:rsid w:val="00CD4524"/>
    <w:rsid w:val="00CD52AE"/>
    <w:rsid w:val="00CD5FD3"/>
    <w:rsid w:val="00CE15CA"/>
    <w:rsid w:val="00CE398E"/>
    <w:rsid w:val="00CE5856"/>
    <w:rsid w:val="00CE7C27"/>
    <w:rsid w:val="00CF0D71"/>
    <w:rsid w:val="00CF2FAE"/>
    <w:rsid w:val="00CF2FCB"/>
    <w:rsid w:val="00CF6EE2"/>
    <w:rsid w:val="00CF783B"/>
    <w:rsid w:val="00D000F2"/>
    <w:rsid w:val="00D00B32"/>
    <w:rsid w:val="00D068C5"/>
    <w:rsid w:val="00D070F9"/>
    <w:rsid w:val="00D1003C"/>
    <w:rsid w:val="00D1488C"/>
    <w:rsid w:val="00D153C6"/>
    <w:rsid w:val="00D15E5B"/>
    <w:rsid w:val="00D16382"/>
    <w:rsid w:val="00D16B50"/>
    <w:rsid w:val="00D16CE1"/>
    <w:rsid w:val="00D16E2F"/>
    <w:rsid w:val="00D1746C"/>
    <w:rsid w:val="00D22FC4"/>
    <w:rsid w:val="00D24692"/>
    <w:rsid w:val="00D271C5"/>
    <w:rsid w:val="00D27960"/>
    <w:rsid w:val="00D3182E"/>
    <w:rsid w:val="00D32D03"/>
    <w:rsid w:val="00D34273"/>
    <w:rsid w:val="00D3635E"/>
    <w:rsid w:val="00D37466"/>
    <w:rsid w:val="00D44249"/>
    <w:rsid w:val="00D526C2"/>
    <w:rsid w:val="00D5452C"/>
    <w:rsid w:val="00D56606"/>
    <w:rsid w:val="00D56705"/>
    <w:rsid w:val="00D61E01"/>
    <w:rsid w:val="00D651A7"/>
    <w:rsid w:val="00D65562"/>
    <w:rsid w:val="00D6566A"/>
    <w:rsid w:val="00D66748"/>
    <w:rsid w:val="00D67C03"/>
    <w:rsid w:val="00D711C3"/>
    <w:rsid w:val="00D7194D"/>
    <w:rsid w:val="00D73889"/>
    <w:rsid w:val="00D75ABC"/>
    <w:rsid w:val="00D84077"/>
    <w:rsid w:val="00D95451"/>
    <w:rsid w:val="00D97800"/>
    <w:rsid w:val="00DA0C5A"/>
    <w:rsid w:val="00DB0522"/>
    <w:rsid w:val="00DB1789"/>
    <w:rsid w:val="00DB2A03"/>
    <w:rsid w:val="00DB3EF0"/>
    <w:rsid w:val="00DB60E5"/>
    <w:rsid w:val="00DB7BBA"/>
    <w:rsid w:val="00DC0CED"/>
    <w:rsid w:val="00DC11E3"/>
    <w:rsid w:val="00DC4013"/>
    <w:rsid w:val="00DC48B3"/>
    <w:rsid w:val="00DC6D53"/>
    <w:rsid w:val="00DC7DDE"/>
    <w:rsid w:val="00DD2725"/>
    <w:rsid w:val="00DD45C1"/>
    <w:rsid w:val="00DD5AD2"/>
    <w:rsid w:val="00DD60D7"/>
    <w:rsid w:val="00DE02A5"/>
    <w:rsid w:val="00DE30ED"/>
    <w:rsid w:val="00DE32B7"/>
    <w:rsid w:val="00DE4D7E"/>
    <w:rsid w:val="00DF02BA"/>
    <w:rsid w:val="00DF0926"/>
    <w:rsid w:val="00DF1BF1"/>
    <w:rsid w:val="00DF2CA4"/>
    <w:rsid w:val="00E02538"/>
    <w:rsid w:val="00E02591"/>
    <w:rsid w:val="00E05C5D"/>
    <w:rsid w:val="00E06FB3"/>
    <w:rsid w:val="00E14761"/>
    <w:rsid w:val="00E17662"/>
    <w:rsid w:val="00E200FF"/>
    <w:rsid w:val="00E21207"/>
    <w:rsid w:val="00E246B6"/>
    <w:rsid w:val="00E3146E"/>
    <w:rsid w:val="00E33F45"/>
    <w:rsid w:val="00E40914"/>
    <w:rsid w:val="00E41163"/>
    <w:rsid w:val="00E42232"/>
    <w:rsid w:val="00E43D16"/>
    <w:rsid w:val="00E474D0"/>
    <w:rsid w:val="00E5358F"/>
    <w:rsid w:val="00E57DC6"/>
    <w:rsid w:val="00E61A5D"/>
    <w:rsid w:val="00E62BEA"/>
    <w:rsid w:val="00E64D7D"/>
    <w:rsid w:val="00E70821"/>
    <w:rsid w:val="00E74DA7"/>
    <w:rsid w:val="00E86A16"/>
    <w:rsid w:val="00E92B62"/>
    <w:rsid w:val="00E93C28"/>
    <w:rsid w:val="00E94398"/>
    <w:rsid w:val="00EA02C1"/>
    <w:rsid w:val="00EA0E37"/>
    <w:rsid w:val="00EA1892"/>
    <w:rsid w:val="00EA3213"/>
    <w:rsid w:val="00EA614C"/>
    <w:rsid w:val="00EA62ED"/>
    <w:rsid w:val="00EA7A61"/>
    <w:rsid w:val="00EB4DBB"/>
    <w:rsid w:val="00EB6D52"/>
    <w:rsid w:val="00EC0973"/>
    <w:rsid w:val="00EC5877"/>
    <w:rsid w:val="00EC789C"/>
    <w:rsid w:val="00ED0653"/>
    <w:rsid w:val="00ED0CD3"/>
    <w:rsid w:val="00ED3BE9"/>
    <w:rsid w:val="00ED74FE"/>
    <w:rsid w:val="00ED7F49"/>
    <w:rsid w:val="00EE2D41"/>
    <w:rsid w:val="00EE2DF2"/>
    <w:rsid w:val="00EE5036"/>
    <w:rsid w:val="00EE54E2"/>
    <w:rsid w:val="00EE7D72"/>
    <w:rsid w:val="00EF4775"/>
    <w:rsid w:val="00EF4C92"/>
    <w:rsid w:val="00EF4D68"/>
    <w:rsid w:val="00EF6B06"/>
    <w:rsid w:val="00EF7BF9"/>
    <w:rsid w:val="00F0128D"/>
    <w:rsid w:val="00F040D4"/>
    <w:rsid w:val="00F10B16"/>
    <w:rsid w:val="00F11C07"/>
    <w:rsid w:val="00F12BAE"/>
    <w:rsid w:val="00F15D32"/>
    <w:rsid w:val="00F21D96"/>
    <w:rsid w:val="00F2676C"/>
    <w:rsid w:val="00F34F96"/>
    <w:rsid w:val="00F41225"/>
    <w:rsid w:val="00F4690E"/>
    <w:rsid w:val="00F52DF0"/>
    <w:rsid w:val="00F53116"/>
    <w:rsid w:val="00F53269"/>
    <w:rsid w:val="00F57C40"/>
    <w:rsid w:val="00F649E2"/>
    <w:rsid w:val="00F669EF"/>
    <w:rsid w:val="00F747E0"/>
    <w:rsid w:val="00F761DC"/>
    <w:rsid w:val="00F85A31"/>
    <w:rsid w:val="00F96918"/>
    <w:rsid w:val="00FA0E54"/>
    <w:rsid w:val="00FA167A"/>
    <w:rsid w:val="00FA549F"/>
    <w:rsid w:val="00FB1AE1"/>
    <w:rsid w:val="00FB3627"/>
    <w:rsid w:val="00FC0C75"/>
    <w:rsid w:val="00FC685C"/>
    <w:rsid w:val="00FC73CC"/>
    <w:rsid w:val="00FD392E"/>
    <w:rsid w:val="00FD4C81"/>
    <w:rsid w:val="00FD792F"/>
    <w:rsid w:val="00FD7F09"/>
    <w:rsid w:val="00FE0972"/>
    <w:rsid w:val="00FE1B56"/>
    <w:rsid w:val="00FE1F77"/>
    <w:rsid w:val="00FE32AE"/>
    <w:rsid w:val="00FE44F6"/>
    <w:rsid w:val="00FE5DD4"/>
    <w:rsid w:val="00FF3CD5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2713"/>
  <w15:docId w15:val="{7501179E-49C4-424B-889A-7C39E47E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157">
    <w:name w:val="157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4">
    <w:name w:val="1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3">
    <w:name w:val="1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2">
    <w:name w:val="1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1">
    <w:name w:val="1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0">
    <w:name w:val="1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9">
    <w:name w:val="1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8">
    <w:name w:val="1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7">
    <w:name w:val="1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6">
    <w:name w:val="1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5">
    <w:name w:val="1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4">
    <w:name w:val="1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3">
    <w:name w:val="1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2">
    <w:name w:val="1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1">
    <w:name w:val="1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0">
    <w:name w:val="1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9">
    <w:name w:val="1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8">
    <w:name w:val="1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7">
    <w:name w:val="1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6">
    <w:name w:val="1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5">
    <w:name w:val="1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4">
    <w:name w:val="1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3">
    <w:name w:val="1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2">
    <w:name w:val="1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1">
    <w:name w:val="1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0">
    <w:name w:val="1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9">
    <w:name w:val="1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8">
    <w:name w:val="1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7">
    <w:name w:val="1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6">
    <w:name w:val="1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5">
    <w:name w:val="1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4">
    <w:name w:val="1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3">
    <w:name w:val="1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2">
    <w:name w:val="1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1">
    <w:name w:val="1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0">
    <w:name w:val="1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9">
    <w:name w:val="1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8">
    <w:name w:val="1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7">
    <w:name w:val="1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6">
    <w:name w:val="1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5">
    <w:name w:val="1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4">
    <w:name w:val="1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3">
    <w:name w:val="1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2">
    <w:name w:val="1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1">
    <w:name w:val="1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0">
    <w:name w:val="1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9">
    <w:name w:val="10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8">
    <w:name w:val="10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7">
    <w:name w:val="10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6">
    <w:name w:val="10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5">
    <w:name w:val="10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4">
    <w:name w:val="10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3">
    <w:name w:val="10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2">
    <w:name w:val="10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1">
    <w:name w:val="10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0">
    <w:name w:val="10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9">
    <w:name w:val="9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8">
    <w:name w:val="9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7">
    <w:name w:val="9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6">
    <w:name w:val="9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5">
    <w:name w:val="9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4">
    <w:name w:val="9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3">
    <w:name w:val="9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2">
    <w:name w:val="9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1">
    <w:name w:val="9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0">
    <w:name w:val="9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9">
    <w:name w:val="8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8">
    <w:name w:val="8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7">
    <w:name w:val="8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6">
    <w:name w:val="8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5">
    <w:name w:val="8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4">
    <w:name w:val="8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3">
    <w:name w:val="8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2">
    <w:name w:val="8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1">
    <w:name w:val="8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0">
    <w:name w:val="8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9">
    <w:name w:val="7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8">
    <w:name w:val="7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7">
    <w:name w:val="7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6">
    <w:name w:val="7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5">
    <w:name w:val="7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4">
    <w:name w:val="7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3">
    <w:name w:val="7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2">
    <w:name w:val="7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1">
    <w:name w:val="7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0">
    <w:name w:val="7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9">
    <w:name w:val="6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8">
    <w:name w:val="6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00">
    <w:name w:val="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a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a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a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a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a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5">
    <w:name w:val="annotation reference"/>
    <w:basedOn w:val="a0"/>
    <w:uiPriority w:val="99"/>
    <w:semiHidden/>
    <w:unhideWhenUsed/>
    <w:rsid w:val="00317F00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317F00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317F0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17F0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17F0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17F0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17F00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9F635F"/>
    <w:pPr>
      <w:spacing w:after="0"/>
    </w:pPr>
  </w:style>
  <w:style w:type="paragraph" w:styleId="ad">
    <w:name w:val="header"/>
    <w:basedOn w:val="a"/>
    <w:link w:val="ae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6100D9"/>
  </w:style>
  <w:style w:type="paragraph" w:styleId="af">
    <w:name w:val="footer"/>
    <w:basedOn w:val="a"/>
    <w:link w:val="af0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6100D9"/>
  </w:style>
  <w:style w:type="paragraph" w:styleId="af1">
    <w:name w:val="Normal (Web)"/>
    <w:basedOn w:val="a"/>
    <w:uiPriority w:val="99"/>
    <w:semiHidden/>
    <w:unhideWhenUsed/>
    <w:rsid w:val="006100D9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3E5A84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A84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rsid w:val="00C37F63"/>
    <w:rPr>
      <w:rFonts w:ascii="Play" w:eastAsia="Play" w:hAnsi="Play" w:cs="Play"/>
      <w:color w:val="0F4761"/>
      <w:sz w:val="32"/>
      <w:szCs w:val="32"/>
    </w:rPr>
  </w:style>
  <w:style w:type="character" w:customStyle="1" w:styleId="left">
    <w:name w:val="left"/>
    <w:basedOn w:val="a0"/>
    <w:rsid w:val="00802052"/>
  </w:style>
  <w:style w:type="paragraph" w:styleId="af2">
    <w:name w:val="List Paragraph"/>
    <w:basedOn w:val="a"/>
    <w:uiPriority w:val="34"/>
    <w:qFormat/>
    <w:rsid w:val="00C679D0"/>
    <w:pPr>
      <w:ind w:left="720"/>
      <w:contextualSpacing/>
    </w:pPr>
  </w:style>
  <w:style w:type="table" w:styleId="af3">
    <w:name w:val="Table Grid"/>
    <w:basedOn w:val="a1"/>
    <w:uiPriority w:val="39"/>
    <w:rsid w:val="00C061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8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4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0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70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1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3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7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fontTable" Target="fontTable.xml"/><Relationship Id="rId16" Type="http://schemas.openxmlformats.org/officeDocument/2006/relationships/image" Target="media/image4.png"/><Relationship Id="rId11" Type="http://schemas.microsoft.com/office/2016/09/relationships/commentsIds" Target="commentsIds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hyperlink" Target="https://docs.google.com/document/d/1HRsIqDCwgGZgX-G6ixQf3jXXzxb_jAhj/edit" TargetMode="External"/><Relationship Id="rId79" Type="http://schemas.openxmlformats.org/officeDocument/2006/relationships/hyperlink" Target="https://docs.google.com/document/d/1HRsIqDCwgGZgX-G6ixQf3jXXzxb_jAhj/edit" TargetMode="Externa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hyperlink" Target="https://docs.google.com/document/d/1HRsIqDCwgGZgX-G6ixQf3jXXzxb_jAhj/edit" TargetMode="External"/><Relationship Id="rId85" Type="http://schemas.microsoft.com/office/2011/relationships/people" Target="people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hyperlink" Target="https://docs.google.com/document/d/1HRsIqDCwgGZgX-G6ixQf3jXXzxb_jAhj/ed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microsoft.com/office/2011/relationships/commentsExtended" Target="commentsExtended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yperlink" Target="https://docs.google.com/document/d/1HRsIqDCwgGZgX-G6ixQf3jXXzxb_jAhj/edit" TargetMode="External"/><Relationship Id="rId78" Type="http://schemas.openxmlformats.org/officeDocument/2006/relationships/image" Target="media/image63.png"/><Relationship Id="rId81" Type="http://schemas.openxmlformats.org/officeDocument/2006/relationships/hyperlink" Target="https://docs.google.com/document/d/1HRsIqDCwgGZgX-G6ixQf3jXXzxb_jAhj/edit" TargetMode="External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microsoft.com/office/2018/08/relationships/commentsExtensible" Target="commentsExtensible.xml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61" Type="http://schemas.openxmlformats.org/officeDocument/2006/relationships/image" Target="media/image48.png"/><Relationship Id="rId82" Type="http://schemas.openxmlformats.org/officeDocument/2006/relationships/hyperlink" Target="https://docs.google.com/document/d/1HRsIqDCwgGZgX-G6ixQf3jXXzxb_jAhj/ed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149fuOc8tqwGaysmDhr+IMIqQ==">CgMxLjAaHwoBMBIaChgICVIUChJ0YWJsZS5wZGtkMTR4OWd0bjMaHwoBMRIaChgICVIUChJ0YWJsZS54NnV1cjlua3N1bmE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3925F7-4EEA-438B-B2CE-1B36AE791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317</Pages>
  <Words>59069</Words>
  <Characters>336694</Characters>
  <Application>Microsoft Office Word</Application>
  <DocSecurity>0</DocSecurity>
  <Lines>2805</Lines>
  <Paragraphs>789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Пекарская Юлия Валентиновна</dc:creator>
  <cp:lastModifiedBy>Никита Гринь</cp:lastModifiedBy>
  <cp:revision>2</cp:revision>
  <cp:lastPrinted>2026-07-24T12:21:00Z</cp:lastPrinted>
  <dcterms:created xsi:type="dcterms:W3CDTF">2026-08-06T08:38:00Z</dcterms:created>
  <dcterms:modified xsi:type="dcterms:W3CDTF">2026-08-06T08:38:00Z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</Properties>
</file>